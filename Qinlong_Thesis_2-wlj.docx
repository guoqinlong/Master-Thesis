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FA0B40" w14:textId="77777777" w:rsidR="004408D0" w:rsidRPr="00E90913" w:rsidRDefault="002F3951" w:rsidP="002F3951">
      <w:pPr>
        <w:pStyle w:val="12"/>
        <w:rPr>
          <w:b w:val="0"/>
        </w:rPr>
      </w:pPr>
      <w:bookmarkStart w:id="0" w:name="_Toc415228118"/>
      <w:r w:rsidRPr="00E90913">
        <w:rPr>
          <w:b w:val="0"/>
        </w:rPr>
        <w:t>第</w:t>
      </w:r>
      <w:r w:rsidRPr="00E90913">
        <w:rPr>
          <w:rFonts w:hint="eastAsia"/>
          <w:b w:val="0"/>
        </w:rPr>
        <w:t xml:space="preserve">2章 </w:t>
      </w:r>
      <w:r w:rsidR="004408D0" w:rsidRPr="00E90913">
        <w:rPr>
          <w:rFonts w:hint="eastAsia"/>
          <w:b w:val="0"/>
        </w:rPr>
        <w:t>相关工作</w:t>
      </w:r>
      <w:bookmarkEnd w:id="0"/>
    </w:p>
    <w:p w14:paraId="418E4CCC" w14:textId="77777777" w:rsidR="003956F9" w:rsidRPr="003956F9" w:rsidRDefault="003956F9" w:rsidP="003956F9">
      <w:pPr>
        <w:pStyle w:val="aa"/>
        <w:keepNext/>
        <w:keepLines/>
        <w:numPr>
          <w:ilvl w:val="0"/>
          <w:numId w:val="2"/>
        </w:numPr>
        <w:spacing w:before="480" w:after="120" w:line="400" w:lineRule="exact"/>
        <w:ind w:firstLineChars="0"/>
        <w:outlineLvl w:val="1"/>
        <w:rPr>
          <w:rFonts w:ascii="黑体" w:eastAsia="黑体" w:hAnsi="黑体" w:cstheme="majorBidi"/>
          <w:bCs/>
          <w:vanish/>
          <w:sz w:val="28"/>
          <w:szCs w:val="28"/>
        </w:rPr>
      </w:pPr>
      <w:bookmarkStart w:id="1" w:name="_Toc414998193"/>
      <w:bookmarkStart w:id="2" w:name="_Toc415053531"/>
      <w:bookmarkStart w:id="3" w:name="_Toc415054578"/>
      <w:bookmarkStart w:id="4" w:name="_Toc415147062"/>
      <w:bookmarkStart w:id="5" w:name="_Toc415228119"/>
      <w:bookmarkEnd w:id="1"/>
      <w:bookmarkEnd w:id="2"/>
      <w:bookmarkEnd w:id="3"/>
      <w:bookmarkEnd w:id="4"/>
      <w:bookmarkEnd w:id="5"/>
    </w:p>
    <w:p w14:paraId="0B2510F1" w14:textId="77777777" w:rsidR="003956F9" w:rsidRPr="003956F9" w:rsidRDefault="003956F9" w:rsidP="003956F9">
      <w:pPr>
        <w:pStyle w:val="aa"/>
        <w:keepNext/>
        <w:keepLines/>
        <w:numPr>
          <w:ilvl w:val="0"/>
          <w:numId w:val="2"/>
        </w:numPr>
        <w:spacing w:before="480" w:after="120" w:line="400" w:lineRule="exact"/>
        <w:ind w:firstLineChars="0"/>
        <w:outlineLvl w:val="1"/>
        <w:rPr>
          <w:rFonts w:ascii="黑体" w:eastAsia="黑体" w:hAnsi="黑体" w:cstheme="majorBidi"/>
          <w:bCs/>
          <w:vanish/>
          <w:sz w:val="28"/>
          <w:szCs w:val="28"/>
        </w:rPr>
      </w:pPr>
      <w:bookmarkStart w:id="6" w:name="_Toc414998194"/>
      <w:bookmarkStart w:id="7" w:name="_Toc415053532"/>
      <w:bookmarkStart w:id="8" w:name="_Toc415054579"/>
      <w:bookmarkStart w:id="9" w:name="_Toc415147063"/>
      <w:bookmarkStart w:id="10" w:name="_Toc415228120"/>
      <w:bookmarkEnd w:id="6"/>
      <w:bookmarkEnd w:id="7"/>
      <w:bookmarkEnd w:id="8"/>
      <w:bookmarkEnd w:id="9"/>
      <w:bookmarkEnd w:id="10"/>
    </w:p>
    <w:p w14:paraId="2807B76F" w14:textId="77777777" w:rsidR="004408D0" w:rsidRDefault="004408D0" w:rsidP="003956F9">
      <w:pPr>
        <w:pStyle w:val="2"/>
        <w:numPr>
          <w:ilvl w:val="1"/>
          <w:numId w:val="2"/>
        </w:numPr>
      </w:pPr>
      <w:bookmarkStart w:id="11" w:name="_Toc415228121"/>
      <w:r>
        <w:t>相关挖掘算法介绍</w:t>
      </w:r>
      <w:bookmarkEnd w:id="11"/>
    </w:p>
    <w:p w14:paraId="4B14D48C" w14:textId="0E164731" w:rsidR="00D0210C" w:rsidRPr="00F27A1B" w:rsidRDefault="00D0210C" w:rsidP="008A4355">
      <w:pPr>
        <w:pStyle w:val="ab"/>
        <w:spacing w:beforeLines="0" w:before="0" w:afterLines="0" w:after="0" w:line="400" w:lineRule="exact"/>
      </w:pPr>
      <w:r>
        <w:t>本节介绍一些主流的流程挖掘算法</w:t>
      </w:r>
      <w:r>
        <w:rPr>
          <w:rFonts w:hint="eastAsia"/>
        </w:rPr>
        <w:t>，</w:t>
      </w:r>
      <w:r w:rsidR="00F27A1B">
        <w:t>其中重点介绍与本文工作相关的</w:t>
      </w:r>
      <m:oMath>
        <m:r>
          <m:rPr>
            <m:sty m:val="p"/>
          </m:rPr>
          <w:rPr>
            <w:rFonts w:ascii="Cambria Math" w:hAnsi="Cambria Math"/>
          </w:rPr>
          <m:t>∝</m:t>
        </m:r>
      </m:oMath>
      <w:r w:rsidR="00F27A1B">
        <w:t>系列流程挖掘算法</w:t>
      </w:r>
      <w:r w:rsidR="00F27A1B">
        <w:rPr>
          <w:rFonts w:hint="eastAsia"/>
        </w:rPr>
        <w:t>（</w:t>
      </w:r>
      <m:oMath>
        <m:r>
          <m:rPr>
            <m:sty m:val="p"/>
          </m:rPr>
          <w:rPr>
            <w:rFonts w:ascii="Cambria Math" w:hAnsi="Cambria Math"/>
          </w:rPr>
          <m:t>∝</m:t>
        </m:r>
      </m:oMath>
      <w:r w:rsidR="00F27A1B">
        <w:t>算法</w:t>
      </w:r>
      <w:r w:rsidR="00A8515C">
        <w:rPr>
          <w:rFonts w:hint="eastAsia"/>
        </w:rPr>
        <w:t>、</w:t>
      </w:r>
      <m:oMath>
        <m:sSup>
          <m:sSupPr>
            <m:ctrlPr>
              <w:rPr>
                <w:rFonts w:ascii="Cambria Math" w:eastAsia="黑体" w:hAnsi="Cambria Math"/>
                <w:bCs/>
                <w:sz w:val="26"/>
                <w:szCs w:val="26"/>
              </w:rPr>
            </m:ctrlPr>
          </m:sSupPr>
          <m:e>
            <m:r>
              <w:rPr>
                <w:rFonts w:ascii="Cambria Math" w:hAnsi="Cambria Math"/>
              </w:rPr>
              <m:t>∝</m:t>
            </m:r>
          </m:e>
          <m:sup>
            <m:r>
              <w:rPr>
                <w:rFonts w:ascii="Cambria Math" w:hAnsi="Cambria Math"/>
              </w:rPr>
              <m:t>++</m:t>
            </m:r>
          </m:sup>
        </m:sSup>
      </m:oMath>
      <w:r w:rsidR="00F27A1B">
        <w:t>算法</w:t>
      </w:r>
      <w:r w:rsidR="00F27A1B">
        <w:rPr>
          <w:rFonts w:hint="eastAsia"/>
        </w:rPr>
        <w:t>和</w:t>
      </w:r>
      <m:oMath>
        <m:sSup>
          <m:sSupPr>
            <m:ctrlPr>
              <w:rPr>
                <w:rFonts w:ascii="Cambria Math" w:eastAsia="黑体" w:hAnsi="Cambria Math"/>
                <w:bCs/>
                <w:sz w:val="26"/>
                <w:szCs w:val="26"/>
              </w:rPr>
            </m:ctrlPr>
          </m:sSupPr>
          <m:e>
            <m:r>
              <w:rPr>
                <w:rFonts w:ascii="Cambria Math" w:hAnsi="Cambria Math"/>
              </w:rPr>
              <m:t>∝</m:t>
            </m:r>
          </m:e>
          <m:sup>
            <m:r>
              <w:rPr>
                <w:rFonts w:ascii="Cambria Math" w:hAnsi="Cambria Math"/>
              </w:rPr>
              <m:t>#</m:t>
            </m:r>
          </m:sup>
        </m:sSup>
      </m:oMath>
      <w:r w:rsidR="00F27A1B">
        <w:t>算法</w:t>
      </w:r>
      <w:r w:rsidR="00F27A1B">
        <w:rPr>
          <w:rFonts w:hint="eastAsia"/>
        </w:rPr>
        <w:t>）。其中</w:t>
      </w:r>
      <m:oMath>
        <m:r>
          <m:rPr>
            <m:sty m:val="p"/>
          </m:rPr>
          <w:rPr>
            <w:rFonts w:ascii="Cambria Math" w:hAnsi="Cambria Math"/>
          </w:rPr>
          <m:t>∝</m:t>
        </m:r>
      </m:oMath>
      <w:r w:rsidR="00F27A1B">
        <w:t>算法是</w:t>
      </w:r>
      <m:oMath>
        <m:r>
          <m:rPr>
            <m:sty m:val="p"/>
          </m:rPr>
          <w:rPr>
            <w:rFonts w:ascii="Cambria Math" w:hAnsi="Cambria Math"/>
          </w:rPr>
          <m:t>∝</m:t>
        </m:r>
      </m:oMath>
      <w:r w:rsidR="00F27A1B">
        <w:t>系列算法的鼻祖</w:t>
      </w:r>
      <w:r w:rsidR="00F27A1B">
        <w:rPr>
          <w:rFonts w:hint="eastAsia"/>
        </w:rPr>
        <w:t>，</w:t>
      </w:r>
      <m:oMath>
        <m:sSup>
          <m:sSupPr>
            <m:ctrlPr>
              <w:rPr>
                <w:rFonts w:ascii="Cambria Math" w:eastAsia="黑体" w:hAnsi="Cambria Math"/>
                <w:bCs/>
                <w:sz w:val="26"/>
                <w:szCs w:val="26"/>
              </w:rPr>
            </m:ctrlPr>
          </m:sSupPr>
          <m:e>
            <m:r>
              <w:rPr>
                <w:rFonts w:ascii="Cambria Math" w:hAnsi="Cambria Math"/>
              </w:rPr>
              <m:t>∝</m:t>
            </m:r>
          </m:e>
          <m:sup>
            <m:r>
              <w:rPr>
                <w:rFonts w:ascii="Cambria Math" w:hAnsi="Cambria Math"/>
              </w:rPr>
              <m:t>++</m:t>
            </m:r>
          </m:sup>
        </m:sSup>
      </m:oMath>
      <w:r w:rsidR="00F27A1B">
        <w:t>算法</w:t>
      </w:r>
      <w:r w:rsidR="00F27A1B">
        <w:rPr>
          <w:rFonts w:hint="eastAsia"/>
        </w:rPr>
        <w:t>和</w:t>
      </w:r>
      <m:oMath>
        <m:sSup>
          <m:sSupPr>
            <m:ctrlPr>
              <w:rPr>
                <w:rFonts w:ascii="Cambria Math" w:eastAsia="黑体" w:hAnsi="Cambria Math"/>
                <w:bCs/>
                <w:sz w:val="26"/>
                <w:szCs w:val="26"/>
              </w:rPr>
            </m:ctrlPr>
          </m:sSupPr>
          <m:e>
            <m:r>
              <w:rPr>
                <w:rFonts w:ascii="Cambria Math" w:hAnsi="Cambria Math"/>
              </w:rPr>
              <m:t>∝</m:t>
            </m:r>
          </m:e>
          <m:sup>
            <m:r>
              <w:rPr>
                <w:rFonts w:ascii="Cambria Math" w:hAnsi="Cambria Math"/>
              </w:rPr>
              <m:t>#</m:t>
            </m:r>
          </m:sup>
        </m:sSup>
      </m:oMath>
      <w:r w:rsidR="00F27A1B">
        <w:t>算法分别对</w:t>
      </w:r>
      <m:oMath>
        <m:r>
          <m:rPr>
            <m:sty m:val="p"/>
          </m:rPr>
          <w:rPr>
            <w:rFonts w:ascii="Cambria Math" w:hAnsi="Cambria Math"/>
          </w:rPr>
          <m:t>∝</m:t>
        </m:r>
      </m:oMath>
      <w:r w:rsidR="00F27A1B">
        <w:t>算法做出了改进</w:t>
      </w:r>
      <w:r w:rsidR="00F27A1B">
        <w:rPr>
          <w:rFonts w:hint="eastAsia"/>
        </w:rPr>
        <w:t>，</w:t>
      </w:r>
      <m:oMath>
        <m:sSup>
          <m:sSupPr>
            <m:ctrlPr>
              <w:rPr>
                <w:rFonts w:ascii="Cambria Math" w:eastAsia="黑体" w:hAnsi="Cambria Math"/>
                <w:bCs/>
                <w:sz w:val="26"/>
                <w:szCs w:val="26"/>
              </w:rPr>
            </m:ctrlPr>
          </m:sSupPr>
          <m:e>
            <m:r>
              <w:rPr>
                <w:rFonts w:ascii="Cambria Math" w:hAnsi="Cambria Math"/>
              </w:rPr>
              <m:t>∝</m:t>
            </m:r>
          </m:e>
          <m:sup>
            <m:r>
              <w:rPr>
                <w:rFonts w:ascii="Cambria Math" w:hAnsi="Cambria Math"/>
              </w:rPr>
              <m:t>++</m:t>
            </m:r>
          </m:sup>
        </m:sSup>
      </m:oMath>
      <w:r w:rsidR="00F27A1B">
        <w:t>算法可以挖掘出含有非自由选择结构的流程模型</w:t>
      </w:r>
      <w:r w:rsidR="00F27A1B">
        <w:rPr>
          <w:rFonts w:hint="eastAsia"/>
        </w:rPr>
        <w:t>，</w:t>
      </w:r>
      <w:bookmarkStart w:id="12" w:name="OLE_LINK6"/>
      <w:bookmarkStart w:id="13" w:name="OLE_LINK7"/>
      <m:oMath>
        <m:sSup>
          <m:sSupPr>
            <m:ctrlPr>
              <w:rPr>
                <w:rFonts w:ascii="Cambria Math" w:eastAsia="黑体" w:hAnsi="Cambria Math"/>
                <w:bCs/>
                <w:sz w:val="26"/>
                <w:szCs w:val="26"/>
              </w:rPr>
            </m:ctrlPr>
          </m:sSupPr>
          <m:e>
            <m:r>
              <w:rPr>
                <w:rFonts w:ascii="Cambria Math" w:hAnsi="Cambria Math"/>
              </w:rPr>
              <m:t>∝</m:t>
            </m:r>
          </m:e>
          <m:sup>
            <m:r>
              <w:rPr>
                <w:rFonts w:ascii="Cambria Math" w:hAnsi="Cambria Math"/>
              </w:rPr>
              <m:t>#</m:t>
            </m:r>
          </m:sup>
        </m:sSup>
      </m:oMath>
      <w:bookmarkEnd w:id="12"/>
      <w:bookmarkEnd w:id="13"/>
      <w:r w:rsidR="00F27A1B">
        <w:t>算法可以挖掘出含有不可见任务的流程模型</w:t>
      </w:r>
      <w:r w:rsidR="00F27A1B">
        <w:rPr>
          <w:rFonts w:hint="eastAsia"/>
        </w:rPr>
        <w:t>。</w:t>
      </w:r>
    </w:p>
    <w:p w14:paraId="792AD3AD" w14:textId="77777777" w:rsidR="003956F9" w:rsidRPr="003956F9" w:rsidRDefault="003956F9" w:rsidP="003956F9">
      <w:pPr>
        <w:pStyle w:val="aa"/>
        <w:keepNext/>
        <w:keepLines/>
        <w:numPr>
          <w:ilvl w:val="0"/>
          <w:numId w:val="3"/>
        </w:numPr>
        <w:spacing w:before="240" w:after="120" w:line="400" w:lineRule="exact"/>
        <w:ind w:firstLineChars="0"/>
        <w:jc w:val="left"/>
        <w:outlineLvl w:val="2"/>
        <w:rPr>
          <w:rFonts w:ascii="黑体" w:eastAsia="黑体" w:hAnsi="黑体"/>
          <w:bCs/>
          <w:vanish/>
          <w:sz w:val="26"/>
          <w:szCs w:val="26"/>
        </w:rPr>
      </w:pPr>
      <w:bookmarkStart w:id="14" w:name="_Toc414998196"/>
      <w:bookmarkStart w:id="15" w:name="_Toc415053534"/>
      <w:bookmarkStart w:id="16" w:name="_Toc415054581"/>
      <w:bookmarkStart w:id="17" w:name="_Toc415147065"/>
      <w:bookmarkStart w:id="18" w:name="_Toc415228122"/>
      <w:bookmarkEnd w:id="14"/>
      <w:bookmarkEnd w:id="15"/>
      <w:bookmarkEnd w:id="16"/>
      <w:bookmarkEnd w:id="17"/>
      <w:bookmarkEnd w:id="18"/>
    </w:p>
    <w:p w14:paraId="7B07855C" w14:textId="77777777" w:rsidR="003956F9" w:rsidRPr="003956F9" w:rsidRDefault="003956F9" w:rsidP="003956F9">
      <w:pPr>
        <w:pStyle w:val="aa"/>
        <w:keepNext/>
        <w:keepLines/>
        <w:numPr>
          <w:ilvl w:val="0"/>
          <w:numId w:val="3"/>
        </w:numPr>
        <w:spacing w:before="240" w:after="120" w:line="400" w:lineRule="exact"/>
        <w:ind w:firstLineChars="0"/>
        <w:jc w:val="left"/>
        <w:outlineLvl w:val="2"/>
        <w:rPr>
          <w:rFonts w:ascii="黑体" w:eastAsia="黑体" w:hAnsi="黑体"/>
          <w:bCs/>
          <w:vanish/>
          <w:sz w:val="26"/>
          <w:szCs w:val="26"/>
        </w:rPr>
      </w:pPr>
      <w:bookmarkStart w:id="19" w:name="_Toc414998197"/>
      <w:bookmarkStart w:id="20" w:name="_Toc415053535"/>
      <w:bookmarkStart w:id="21" w:name="_Toc415054582"/>
      <w:bookmarkStart w:id="22" w:name="_Toc415147066"/>
      <w:bookmarkStart w:id="23" w:name="_Toc415228123"/>
      <w:bookmarkEnd w:id="19"/>
      <w:bookmarkEnd w:id="20"/>
      <w:bookmarkEnd w:id="21"/>
      <w:bookmarkEnd w:id="22"/>
      <w:bookmarkEnd w:id="23"/>
    </w:p>
    <w:p w14:paraId="6A9421D1" w14:textId="77777777" w:rsidR="003956F9" w:rsidRPr="003956F9" w:rsidRDefault="003956F9" w:rsidP="003956F9">
      <w:pPr>
        <w:pStyle w:val="aa"/>
        <w:keepNext/>
        <w:keepLines/>
        <w:numPr>
          <w:ilvl w:val="1"/>
          <w:numId w:val="3"/>
        </w:numPr>
        <w:spacing w:before="240" w:after="120" w:line="400" w:lineRule="exact"/>
        <w:ind w:firstLineChars="0"/>
        <w:jc w:val="left"/>
        <w:outlineLvl w:val="2"/>
        <w:rPr>
          <w:rFonts w:ascii="黑体" w:eastAsia="黑体" w:hAnsi="黑体"/>
          <w:bCs/>
          <w:vanish/>
          <w:sz w:val="26"/>
          <w:szCs w:val="26"/>
        </w:rPr>
      </w:pPr>
      <w:bookmarkStart w:id="24" w:name="_Toc414998198"/>
      <w:bookmarkStart w:id="25" w:name="_Toc415053536"/>
      <w:bookmarkStart w:id="26" w:name="_Toc415054583"/>
      <w:bookmarkStart w:id="27" w:name="_Toc415147067"/>
      <w:bookmarkStart w:id="28" w:name="_Toc415228124"/>
      <w:bookmarkEnd w:id="24"/>
      <w:bookmarkEnd w:id="25"/>
      <w:bookmarkEnd w:id="26"/>
      <w:bookmarkEnd w:id="27"/>
      <w:bookmarkEnd w:id="28"/>
    </w:p>
    <w:p w14:paraId="4FE23175" w14:textId="77777777" w:rsidR="00EE3B73" w:rsidRDefault="008A4355" w:rsidP="003956F9">
      <w:pPr>
        <w:pStyle w:val="31"/>
        <w:numPr>
          <w:ilvl w:val="2"/>
          <w:numId w:val="3"/>
        </w:numPr>
      </w:pPr>
      <w:bookmarkStart w:id="29" w:name="_Toc415228125"/>
      <m:oMath>
        <m:r>
          <m:rPr>
            <m:sty m:val="p"/>
          </m:rPr>
          <w:rPr>
            <w:rFonts w:ascii="Cambria Math" w:hAnsi="Cambria Math"/>
          </w:rPr>
          <m:t>∝</m:t>
        </m:r>
      </m:oMath>
      <w:r w:rsidR="00EE3B73">
        <w:t>算法</w:t>
      </w:r>
      <w:bookmarkEnd w:id="29"/>
    </w:p>
    <w:p w14:paraId="339029E0" w14:textId="7D8A1B60" w:rsidR="008A4355" w:rsidRDefault="008A4355" w:rsidP="008A4355">
      <w:pPr>
        <w:pStyle w:val="ab"/>
        <w:spacing w:beforeLines="0" w:before="0" w:afterLines="0" w:after="0" w:line="400" w:lineRule="exact"/>
      </w:pPr>
      <m:oMath>
        <m:r>
          <m:rPr>
            <m:sty m:val="p"/>
          </m:rPr>
          <w:rPr>
            <w:rFonts w:ascii="Cambria Math" w:hAnsi="Cambria Math"/>
          </w:rPr>
          <m:t>∝</m:t>
        </m:r>
      </m:oMath>
      <w:r>
        <w:rPr>
          <w:rFonts w:hint="eastAsia"/>
        </w:rPr>
        <w:t>算法</w:t>
      </w:r>
      <w:r w:rsidR="00CE243A" w:rsidRPr="00CE243A">
        <w:rPr>
          <w:vertAlign w:val="superscript"/>
        </w:rPr>
        <w:fldChar w:fldCharType="begin"/>
      </w:r>
      <w:r w:rsidR="00CE243A" w:rsidRPr="00CE243A">
        <w:rPr>
          <w:vertAlign w:val="superscript"/>
        </w:rPr>
        <w:instrText xml:space="preserve"> </w:instrText>
      </w:r>
      <w:r w:rsidR="00CE243A" w:rsidRPr="00CE243A">
        <w:rPr>
          <w:rFonts w:hint="eastAsia"/>
          <w:vertAlign w:val="superscript"/>
        </w:rPr>
        <w:instrText>REF _Ref415502259 \r \h</w:instrText>
      </w:r>
      <w:r w:rsidR="00CE243A" w:rsidRPr="00CE243A">
        <w:rPr>
          <w:vertAlign w:val="superscript"/>
        </w:rPr>
        <w:instrText xml:space="preserve"> </w:instrText>
      </w:r>
      <w:r w:rsidR="00CE243A">
        <w:rPr>
          <w:vertAlign w:val="superscript"/>
        </w:rPr>
        <w:instrText xml:space="preserve"> \* MERGEFORMAT </w:instrText>
      </w:r>
      <w:r w:rsidR="00CE243A" w:rsidRPr="00CE243A">
        <w:rPr>
          <w:vertAlign w:val="superscript"/>
        </w:rPr>
      </w:r>
      <w:r w:rsidR="00CE243A" w:rsidRPr="00CE243A">
        <w:rPr>
          <w:vertAlign w:val="superscript"/>
        </w:rPr>
        <w:fldChar w:fldCharType="separate"/>
      </w:r>
      <w:r w:rsidR="00CE243A" w:rsidRPr="00CE243A">
        <w:rPr>
          <w:vertAlign w:val="superscript"/>
        </w:rPr>
        <w:t>[16]</w:t>
      </w:r>
      <w:r w:rsidR="00CE243A" w:rsidRPr="00CE243A">
        <w:rPr>
          <w:vertAlign w:val="superscript"/>
        </w:rPr>
        <w:fldChar w:fldCharType="end"/>
      </w:r>
      <w:r>
        <w:rPr>
          <w:rFonts w:hint="eastAsia"/>
        </w:rPr>
        <w:t>关注的重点在于事件日志中不同活动之间的因果关系。</w:t>
      </w:r>
      <m:oMath>
        <m:r>
          <m:rPr>
            <m:sty m:val="p"/>
          </m:rPr>
          <w:rPr>
            <w:rFonts w:ascii="Cambria Math" w:hAnsi="Cambria Math"/>
          </w:rPr>
          <m:t>∝</m:t>
        </m:r>
      </m:oMath>
      <w:r>
        <w:rPr>
          <w:rFonts w:hint="eastAsia"/>
        </w:rPr>
        <w:t>算法根据事件日志中出现的先后顺序定义了</w:t>
      </w:r>
      <w:r w:rsidR="001B7FED">
        <w:rPr>
          <w:rFonts w:hint="eastAsia"/>
        </w:rPr>
        <w:t>四种</w:t>
      </w:r>
      <w:r>
        <w:rPr>
          <w:rFonts w:hint="eastAsia"/>
        </w:rPr>
        <w:t>活动间的</w:t>
      </w:r>
      <w:r w:rsidR="00420906">
        <w:rPr>
          <w:rFonts w:hint="eastAsia"/>
        </w:rPr>
        <w:t>次序</w:t>
      </w:r>
      <w:r>
        <w:rPr>
          <w:rFonts w:hint="eastAsia"/>
        </w:rPr>
        <w:t>关系。不妨以</w:t>
      </w:r>
      <w:r w:rsidRPr="00981712">
        <w:rPr>
          <w:rFonts w:ascii="Times New Roman" w:hAnsi="Times New Roman" w:cs="Times New Roman"/>
        </w:rPr>
        <w:t>a</w:t>
      </w:r>
      <w:r w:rsidR="00D364FB">
        <w:rPr>
          <w:rFonts w:ascii="Times New Roman" w:hAnsi="Times New Roman" w:cs="Times New Roman" w:hint="eastAsia"/>
        </w:rPr>
        <w:t>、</w:t>
      </w:r>
      <w:r w:rsidRPr="00981712">
        <w:rPr>
          <w:rFonts w:ascii="Times New Roman" w:hAnsi="Times New Roman" w:cs="Times New Roman"/>
        </w:rPr>
        <w:t>b</w:t>
      </w:r>
      <w:r>
        <w:rPr>
          <w:rFonts w:hint="eastAsia"/>
        </w:rPr>
        <w:t>表示事件日志中的两个不同活动，那么四种关系分别是：</w:t>
      </w:r>
    </w:p>
    <w:p w14:paraId="3CA33E15" w14:textId="20ABE22C" w:rsidR="008A4355" w:rsidRPr="00DA77D7" w:rsidRDefault="008A4355" w:rsidP="008A4355">
      <w:pPr>
        <w:pStyle w:val="ab"/>
        <w:spacing w:before="120" w:after="120"/>
        <w:ind w:firstLineChars="0" w:firstLine="0"/>
        <w:rPr>
          <w:rFonts w:cstheme="minorHAnsi"/>
        </w:rPr>
      </w:pPr>
      <w:r>
        <w:rPr>
          <w:rFonts w:cstheme="minorHAnsi" w:hint="eastAsia"/>
        </w:rPr>
        <w:tab/>
        <w:t xml:space="preserve"> 1</w:t>
      </w:r>
      <w:r w:rsidRPr="00DA77D7">
        <w:rPr>
          <w:rFonts w:cstheme="minorHAnsi"/>
        </w:rPr>
        <w:t>.</w:t>
      </w:r>
      <m:oMath>
        <m:r>
          <m:rPr>
            <m:sty m:val="p"/>
          </m:rPr>
          <w:rPr>
            <w:rFonts w:ascii="Cambria Math" w:hAnsi="Cambria Math" w:cs="Times New Roman"/>
          </w:rPr>
          <m:t xml:space="preserve"> a</m:t>
        </m:r>
        <m:sSub>
          <m:sSubPr>
            <m:ctrlPr>
              <w:rPr>
                <w:rFonts w:ascii="Cambria Math" w:hAnsi="Cambria Math" w:cs="Times New Roman"/>
              </w:rPr>
            </m:ctrlPr>
          </m:sSubPr>
          <m:e>
            <m:r>
              <w:rPr>
                <w:rFonts w:ascii="Cambria Math" w:hAnsi="Cambria Math" w:cs="Times New Roman"/>
              </w:rPr>
              <m:t>&gt;</m:t>
            </m:r>
          </m:e>
          <m:sub>
            <m:r>
              <w:rPr>
                <w:rFonts w:ascii="Cambria Math" w:hAnsi="Cambria Math" w:cs="Times New Roman"/>
              </w:rPr>
              <m:t>L</m:t>
            </m:r>
          </m:sub>
        </m:sSub>
        <m:r>
          <w:rPr>
            <w:rFonts w:ascii="Cambria Math" w:hAnsi="Cambria Math" w:cs="Times New Roman"/>
          </w:rPr>
          <m:t xml:space="preserve">b,  </m:t>
        </m:r>
        <m:r>
          <m:rPr>
            <m:sty m:val="p"/>
          </m:rPr>
          <w:rPr>
            <w:rFonts w:ascii="Cambria Math" w:hAnsi="Cambria Math" w:cs="Times New Roman"/>
          </w:rPr>
          <m:t>在日志中存在一条记录是</m:t>
        </m:r>
        <m:r>
          <m:rPr>
            <m:sty m:val="p"/>
          </m:rPr>
          <w:rPr>
            <w:rFonts w:ascii="Cambria Math" w:hAnsi="Cambria Math" w:cs="Times New Roman"/>
          </w:rPr>
          <m:t>a</m:t>
        </m:r>
        <m:r>
          <m:rPr>
            <m:sty m:val="p"/>
          </m:rPr>
          <w:rPr>
            <w:rFonts w:ascii="Cambria Math" w:hAnsi="Cambria Math" w:cs="Times New Roman"/>
          </w:rPr>
          <m:t>先发生</m:t>
        </m:r>
        <m:r>
          <m:rPr>
            <m:sty m:val="p"/>
          </m:rPr>
          <w:rPr>
            <w:rFonts w:ascii="Cambria Math" w:hAnsi="Cambria Math" w:cs="Times New Roman"/>
          </w:rPr>
          <m:t>,b</m:t>
        </m:r>
        <m:r>
          <m:rPr>
            <m:sty m:val="p"/>
          </m:rPr>
          <w:rPr>
            <w:rFonts w:ascii="Cambria Math" w:hAnsi="Cambria Math" w:cs="Times New Roman"/>
          </w:rPr>
          <m:t>紧随其后发生</m:t>
        </m:r>
        <m:r>
          <m:rPr>
            <m:sty m:val="p"/>
          </m:rPr>
          <w:rPr>
            <w:rFonts w:ascii="Cambria Math" w:hAnsi="Cambria Math" w:cs="Times New Roman" w:hint="eastAsia"/>
          </w:rPr>
          <m:t>；</m:t>
        </m:r>
      </m:oMath>
    </w:p>
    <w:p w14:paraId="5D917EF3" w14:textId="0219E3E8" w:rsidR="008A4355" w:rsidRPr="00DA77D7" w:rsidRDefault="008A4355" w:rsidP="008A4355">
      <w:pPr>
        <w:pStyle w:val="ab"/>
        <w:spacing w:before="120" w:after="120"/>
        <w:ind w:firstLineChars="0" w:firstLine="0"/>
        <w:rPr>
          <w:rFonts w:cstheme="minorHAnsi"/>
        </w:rPr>
      </w:pPr>
      <w:r w:rsidRPr="00DA77D7">
        <w:rPr>
          <w:rFonts w:cstheme="minorHAnsi"/>
        </w:rPr>
        <w:tab/>
      </w:r>
      <w:r>
        <w:rPr>
          <w:rFonts w:cstheme="minorHAnsi" w:hint="eastAsia"/>
        </w:rPr>
        <w:t xml:space="preserve"> </w:t>
      </w:r>
      <w:r w:rsidRPr="00DA77D7">
        <w:rPr>
          <w:rFonts w:cstheme="minorHAnsi"/>
        </w:rPr>
        <w:t>2.</w:t>
      </w:r>
      <w:r w:rsidRPr="00DA77D7">
        <w:rPr>
          <w:rFonts w:cstheme="minorHAnsi"/>
        </w:rPr>
        <w:tab/>
      </w:r>
      <m:oMath>
        <m:r>
          <m:rPr>
            <m:sty m:val="p"/>
          </m:rPr>
          <w:rPr>
            <w:rFonts w:ascii="Cambria Math" w:hAnsi="Cambria Math" w:cs="Times New Roman"/>
          </w:rPr>
          <m:t>a</m:t>
        </m:r>
        <m:sSub>
          <m:sSubPr>
            <m:ctrlPr>
              <w:rPr>
                <w:rFonts w:ascii="Cambria Math" w:hAnsi="Cambria Math" w:cs="Times New Roman"/>
              </w:rPr>
            </m:ctrlPr>
          </m:sSubPr>
          <m:e>
            <m:r>
              <m:rPr>
                <m:sty m:val="p"/>
              </m:rPr>
              <w:rPr>
                <w:rFonts w:ascii="Cambria Math" w:hAnsi="Cambria Math" w:cs="Times New Roman"/>
              </w:rPr>
              <m:t>→</m:t>
            </m:r>
          </m:e>
          <m:sub>
            <m:r>
              <w:rPr>
                <w:rFonts w:ascii="Cambria Math" w:hAnsi="Cambria Math" w:cs="Times New Roman"/>
              </w:rPr>
              <m:t>L</m:t>
            </m:r>
          </m:sub>
        </m:sSub>
        <m:r>
          <m:rPr>
            <m:sty m:val="p"/>
          </m:rPr>
          <w:rPr>
            <w:rFonts w:ascii="Cambria Math" w:hAnsi="Cambria Math" w:cs="Times New Roman"/>
          </w:rPr>
          <m:t xml:space="preserve">b ,  </m:t>
        </m:r>
        <m:r>
          <m:rPr>
            <m:sty m:val="p"/>
          </m:rPr>
          <w:rPr>
            <w:rFonts w:ascii="Cambria Math" w:hAnsi="Cambria Math" w:cs="Times New Roman"/>
          </w:rPr>
          <m:t>在日志中存在</m:t>
        </m:r>
        <m:r>
          <m:rPr>
            <m:sty m:val="p"/>
          </m:rPr>
          <w:rPr>
            <w:rFonts w:ascii="Cambria Math" w:hAnsi="Cambria Math" w:cs="Times New Roman"/>
          </w:rPr>
          <m:t>a</m:t>
        </m:r>
        <m:r>
          <w:rPr>
            <w:rFonts w:ascii="Cambria Math" w:hAnsi="Cambria Math" w:cs="Times New Roman"/>
          </w:rPr>
          <m:t>&gt;</m:t>
        </m:r>
        <m:sSub>
          <m:sSubPr>
            <m:ctrlPr>
              <w:rPr>
                <w:rFonts w:ascii="Cambria Math" w:hAnsi="Cambria Math" w:cs="Times New Roman"/>
              </w:rPr>
            </m:ctrlPr>
          </m:sSubPr>
          <m:e>
            <m:r>
              <m:rPr>
                <m:sty m:val="p"/>
              </m:rPr>
              <w:rPr>
                <w:rFonts w:ascii="Cambria Math" w:hAnsi="Cambria Math" w:cs="Times New Roman"/>
              </w:rPr>
              <m:t>L</m:t>
            </m:r>
          </m:e>
          <m:sub>
            <m:r>
              <w:rPr>
                <w:rFonts w:ascii="Cambria Math" w:hAnsi="Cambria Math" w:cs="Times New Roman"/>
              </w:rPr>
              <m:t>1</m:t>
            </m:r>
          </m:sub>
        </m:sSub>
        <m:r>
          <w:rPr>
            <w:rFonts w:ascii="Cambria Math" w:hAnsi="Cambria Math" w:cs="Times New Roman"/>
          </w:rPr>
          <m:t xml:space="preserve">b </m:t>
        </m:r>
        <m:r>
          <m:rPr>
            <m:sty m:val="p"/>
          </m:rPr>
          <w:rPr>
            <w:rFonts w:ascii="Cambria Math" w:hAnsi="Cambria Math" w:cs="Times New Roman"/>
          </w:rPr>
          <m:t>且不存在</m:t>
        </m:r>
        <m:r>
          <m:rPr>
            <m:sty m:val="p"/>
          </m:rPr>
          <w:rPr>
            <w:rFonts w:ascii="Cambria Math" w:hAnsi="Cambria Math" w:cs="Times New Roman"/>
          </w:rPr>
          <m:t>b</m:t>
        </m:r>
        <m:r>
          <w:rPr>
            <w:rFonts w:ascii="Cambria Math" w:hAnsi="Cambria Math" w:cs="Times New Roman"/>
          </w:rPr>
          <m:t>&gt;</m:t>
        </m:r>
        <m:sSub>
          <m:sSubPr>
            <m:ctrlPr>
              <w:rPr>
                <w:rFonts w:ascii="Cambria Math" w:hAnsi="Cambria Math" w:cs="Times New Roman"/>
              </w:rPr>
            </m:ctrlPr>
          </m:sSubPr>
          <m:e>
            <m:r>
              <m:rPr>
                <m:sty m:val="p"/>
              </m:rPr>
              <w:rPr>
                <w:rFonts w:ascii="Cambria Math" w:hAnsi="Cambria Math" w:cs="Times New Roman"/>
              </w:rPr>
              <m:t>L</m:t>
            </m:r>
          </m:e>
          <m:sub>
            <m:r>
              <w:rPr>
                <w:rFonts w:ascii="Cambria Math" w:hAnsi="Cambria Math" w:cs="Times New Roman"/>
              </w:rPr>
              <m:t>1</m:t>
            </m:r>
          </m:sub>
        </m:sSub>
        <m:r>
          <w:rPr>
            <w:rFonts w:ascii="Cambria Math" w:hAnsi="Cambria Math" w:cs="Times New Roman"/>
          </w:rPr>
          <m:t>a</m:t>
        </m:r>
        <m:r>
          <m:rPr>
            <m:sty m:val="p"/>
          </m:rPr>
          <w:rPr>
            <w:rFonts w:ascii="Cambria Math" w:hAnsi="Cambria Math" w:cs="Times New Roman" w:hint="eastAsia"/>
          </w:rPr>
          <m:t>；</m:t>
        </m:r>
      </m:oMath>
    </w:p>
    <w:p w14:paraId="31C00985" w14:textId="0CC25947" w:rsidR="008A4355" w:rsidRPr="00981712" w:rsidRDefault="008A4355" w:rsidP="008A4355">
      <w:pPr>
        <w:pStyle w:val="ab"/>
        <w:spacing w:before="120" w:after="120"/>
        <w:ind w:firstLineChars="0" w:firstLine="0"/>
        <w:rPr>
          <w:rFonts w:ascii="Times New Roman" w:hAnsi="Times New Roman" w:cs="Times New Roman"/>
        </w:rPr>
      </w:pPr>
      <w:r w:rsidRPr="00DA77D7">
        <w:rPr>
          <w:rFonts w:cstheme="minorHAnsi"/>
        </w:rPr>
        <w:tab/>
      </w:r>
      <w:r>
        <w:rPr>
          <w:rFonts w:cstheme="minorHAnsi" w:hint="eastAsia"/>
        </w:rPr>
        <w:t xml:space="preserve"> </w:t>
      </w:r>
      <w:r w:rsidRPr="00DA77D7">
        <w:rPr>
          <w:rFonts w:cstheme="minorHAnsi"/>
        </w:rPr>
        <w:t>3.</w:t>
      </w:r>
      <m:oMath>
        <m:r>
          <m:rPr>
            <m:sty m:val="p"/>
          </m:rPr>
          <w:rPr>
            <w:rFonts w:ascii="Cambria Math" w:hAnsi="Cambria Math" w:cs="Times New Roman"/>
          </w:rPr>
          <m:t xml:space="preserve">   a</m:t>
        </m:r>
        <m:sSub>
          <m:sSubPr>
            <m:ctrlPr>
              <w:rPr>
                <w:rFonts w:ascii="Cambria Math" w:hAnsi="Cambria Math" w:cs="Times New Roman"/>
              </w:rPr>
            </m:ctrlPr>
          </m:sSubPr>
          <m:e>
            <m:r>
              <m:rPr>
                <m:sty m:val="p"/>
              </m:rPr>
              <w:rPr>
                <w:rFonts w:ascii="Cambria Math" w:hAnsi="Cambria Math" w:cs="Times New Roman"/>
              </w:rPr>
              <m:t>#</m:t>
            </m:r>
          </m:e>
          <m:sub>
            <m:r>
              <w:rPr>
                <w:rFonts w:ascii="Cambria Math" w:hAnsi="Cambria Math" w:cs="Times New Roman"/>
              </w:rPr>
              <m:t>L</m:t>
            </m:r>
          </m:sub>
        </m:sSub>
        <m:r>
          <m:rPr>
            <m:sty m:val="p"/>
          </m:rPr>
          <w:rPr>
            <w:rFonts w:ascii="Cambria Math" w:hAnsi="Cambria Math" w:cs="Times New Roman"/>
          </w:rPr>
          <m:t xml:space="preserve">b    ,  </m:t>
        </m:r>
        <m:r>
          <m:rPr>
            <m:sty m:val="p"/>
          </m:rPr>
          <w:rPr>
            <w:rFonts w:ascii="Cambria Math" w:hAnsi="Cambria Math" w:cs="Times New Roman"/>
          </w:rPr>
          <m:t>在日志中即不存在</m:t>
        </m:r>
        <m:r>
          <m:rPr>
            <m:sty m:val="p"/>
          </m:rPr>
          <w:rPr>
            <w:rFonts w:ascii="Cambria Math" w:hAnsi="Cambria Math" w:cs="Times New Roman"/>
          </w:rPr>
          <m:t>a</m:t>
        </m:r>
        <m:r>
          <w:rPr>
            <w:rFonts w:ascii="Cambria Math" w:hAnsi="Cambria Math" w:cs="Times New Roman"/>
          </w:rPr>
          <m:t>&gt;</m:t>
        </m:r>
        <m:sSub>
          <m:sSubPr>
            <m:ctrlPr>
              <w:rPr>
                <w:rFonts w:ascii="Cambria Math" w:hAnsi="Cambria Math" w:cs="Times New Roman"/>
              </w:rPr>
            </m:ctrlPr>
          </m:sSubPr>
          <m:e>
            <m:r>
              <m:rPr>
                <m:sty m:val="p"/>
              </m:rPr>
              <w:rPr>
                <w:rFonts w:ascii="Cambria Math" w:hAnsi="Cambria Math" w:cs="Times New Roman"/>
              </w:rPr>
              <m:t>L</m:t>
            </m:r>
          </m:e>
          <m:sub>
            <m:r>
              <w:rPr>
                <w:rFonts w:ascii="Cambria Math" w:hAnsi="Cambria Math" w:cs="Times New Roman"/>
              </w:rPr>
              <m:t>1</m:t>
            </m:r>
          </m:sub>
        </m:sSub>
        <m:r>
          <w:rPr>
            <w:rFonts w:ascii="Cambria Math" w:hAnsi="Cambria Math" w:cs="Times New Roman"/>
          </w:rPr>
          <m:t>b</m:t>
        </m:r>
        <m:r>
          <m:rPr>
            <m:sty m:val="p"/>
          </m:rPr>
          <w:rPr>
            <w:rFonts w:ascii="Cambria Math" w:hAnsi="Cambria Math" w:cs="Times New Roman"/>
          </w:rPr>
          <m:t>也不存在</m:t>
        </m:r>
        <m:r>
          <w:rPr>
            <w:rFonts w:ascii="Cambria Math" w:hAnsi="Cambria Math" w:cs="Times New Roman"/>
          </w:rPr>
          <m:t xml:space="preserve"> </m:t>
        </m:r>
        <m:r>
          <m:rPr>
            <m:sty m:val="p"/>
          </m:rPr>
          <w:rPr>
            <w:rFonts w:ascii="Cambria Math" w:hAnsi="Cambria Math" w:cs="Times New Roman"/>
          </w:rPr>
          <m:t>b</m:t>
        </m:r>
        <m:r>
          <w:rPr>
            <w:rFonts w:ascii="Cambria Math" w:hAnsi="Cambria Math" w:cs="Times New Roman"/>
          </w:rPr>
          <m:t>&gt;</m:t>
        </m:r>
        <m:sSub>
          <m:sSubPr>
            <m:ctrlPr>
              <w:rPr>
                <w:rFonts w:ascii="Cambria Math" w:hAnsi="Cambria Math" w:cs="Times New Roman"/>
              </w:rPr>
            </m:ctrlPr>
          </m:sSubPr>
          <m:e>
            <m:r>
              <m:rPr>
                <m:sty m:val="p"/>
              </m:rPr>
              <w:rPr>
                <w:rFonts w:ascii="Cambria Math" w:hAnsi="Cambria Math" w:cs="Times New Roman"/>
              </w:rPr>
              <m:t>L</m:t>
            </m:r>
          </m:e>
          <m:sub>
            <m:r>
              <w:rPr>
                <w:rFonts w:ascii="Cambria Math" w:hAnsi="Cambria Math" w:cs="Times New Roman"/>
              </w:rPr>
              <m:t>1</m:t>
            </m:r>
          </m:sub>
        </m:sSub>
        <m:r>
          <w:rPr>
            <w:rFonts w:ascii="Cambria Math" w:hAnsi="Cambria Math" w:cs="Times New Roman"/>
          </w:rPr>
          <m:t>a</m:t>
        </m:r>
        <m:r>
          <m:rPr>
            <m:sty m:val="p"/>
          </m:rPr>
          <w:rPr>
            <w:rFonts w:ascii="Cambria Math" w:hAnsi="Cambria Math" w:cs="Times New Roman"/>
          </w:rPr>
          <m:t xml:space="preserve"> </m:t>
        </m:r>
        <m:r>
          <m:rPr>
            <m:sty m:val="p"/>
          </m:rPr>
          <w:rPr>
            <w:rFonts w:ascii="Cambria Math" w:hAnsi="Cambria Math" w:cs="Times New Roman" w:hint="eastAsia"/>
          </w:rPr>
          <m:t>；</m:t>
        </m:r>
      </m:oMath>
    </w:p>
    <w:p w14:paraId="2F39F39B" w14:textId="3E9FF7CD" w:rsidR="008A4355" w:rsidRPr="00981712" w:rsidRDefault="008A4355" w:rsidP="008A4355">
      <w:pPr>
        <w:pStyle w:val="ab"/>
        <w:spacing w:before="120" w:after="120"/>
        <w:ind w:firstLineChars="0" w:firstLine="0"/>
        <w:rPr>
          <w:rFonts w:ascii="Times New Roman" w:hAnsi="Times New Roman" w:cs="Times New Roman"/>
        </w:rPr>
      </w:pPr>
      <w:r w:rsidRPr="00DA77D7">
        <w:rPr>
          <w:rFonts w:cstheme="minorHAnsi"/>
        </w:rPr>
        <w:tab/>
        <w:t xml:space="preserve"> 4.</w:t>
      </w:r>
      <m:oMath>
        <m:r>
          <m:rPr>
            <m:sty m:val="p"/>
          </m:rPr>
          <w:rPr>
            <w:rFonts w:ascii="Cambria Math" w:hAnsi="Cambria Math" w:cs="Times New Roman"/>
          </w:rPr>
          <m:t xml:space="preserve">   a</m:t>
        </m:r>
        <m:sSub>
          <m:sSubPr>
            <m:ctrlPr>
              <w:rPr>
                <w:rFonts w:ascii="Cambria Math" w:hAnsi="Cambria Math" w:cs="Times New Roman"/>
              </w:rPr>
            </m:ctrlPr>
          </m:sSubPr>
          <m:e>
            <m:r>
              <m:rPr>
                <m:sty m:val="p"/>
              </m:rPr>
              <w:rPr>
                <w:rFonts w:ascii="Cambria Math" w:hAnsi="Cambria Math" w:cs="Times New Roman"/>
              </w:rPr>
              <m:t>∥</m:t>
            </m:r>
          </m:e>
          <m:sub>
            <m:r>
              <w:rPr>
                <w:rFonts w:ascii="Cambria Math" w:hAnsi="Cambria Math" w:cs="Times New Roman"/>
              </w:rPr>
              <m:t>L</m:t>
            </m:r>
          </m:sub>
        </m:sSub>
        <m:r>
          <w:rPr>
            <w:rFonts w:ascii="Cambria Math" w:hAnsi="Cambria Math" w:cs="Times New Roman"/>
          </w:rPr>
          <m:t xml:space="preserve">b  ,   </m:t>
        </m:r>
        <m:r>
          <m:rPr>
            <m:sty m:val="p"/>
          </m:rPr>
          <w:rPr>
            <w:rFonts w:ascii="Cambria Math" w:hAnsi="Cambria Math" w:cs="Times New Roman"/>
          </w:rPr>
          <m:t>在日志中同时存在</m:t>
        </m:r>
        <m:r>
          <w:rPr>
            <w:rFonts w:ascii="Cambria Math" w:hAnsi="Cambria Math" w:cs="Times New Roman"/>
          </w:rPr>
          <m:t xml:space="preserve"> </m:t>
        </m:r>
        <m:r>
          <m:rPr>
            <m:sty m:val="p"/>
          </m:rPr>
          <w:rPr>
            <w:rFonts w:ascii="Cambria Math" w:hAnsi="Cambria Math" w:cs="Times New Roman"/>
          </w:rPr>
          <m:t>a</m:t>
        </m:r>
        <m:r>
          <w:rPr>
            <w:rFonts w:ascii="Cambria Math" w:hAnsi="Cambria Math" w:cs="Times New Roman"/>
          </w:rPr>
          <m:t>&gt;</m:t>
        </m:r>
        <m:sSub>
          <m:sSubPr>
            <m:ctrlPr>
              <w:rPr>
                <w:rFonts w:ascii="Cambria Math" w:hAnsi="Cambria Math" w:cs="Times New Roman"/>
              </w:rPr>
            </m:ctrlPr>
          </m:sSubPr>
          <m:e>
            <m:r>
              <m:rPr>
                <m:sty m:val="p"/>
              </m:rPr>
              <w:rPr>
                <w:rFonts w:ascii="Cambria Math" w:hAnsi="Cambria Math" w:cs="Times New Roman"/>
              </w:rPr>
              <m:t>L</m:t>
            </m:r>
          </m:e>
          <m:sub>
            <m:r>
              <w:rPr>
                <w:rFonts w:ascii="Cambria Math" w:hAnsi="Cambria Math" w:cs="Times New Roman"/>
              </w:rPr>
              <m:t>1</m:t>
            </m:r>
          </m:sub>
        </m:sSub>
        <m:r>
          <w:rPr>
            <w:rFonts w:ascii="Cambria Math" w:hAnsi="Cambria Math" w:cs="Times New Roman"/>
          </w:rPr>
          <m:t xml:space="preserve">b </m:t>
        </m:r>
        <m:r>
          <m:rPr>
            <m:sty m:val="p"/>
          </m:rPr>
          <w:rPr>
            <w:rFonts w:ascii="Cambria Math" w:hAnsi="Cambria Math" w:cs="Times New Roman"/>
          </w:rPr>
          <m:t>和</m:t>
        </m:r>
        <m:r>
          <w:rPr>
            <w:rFonts w:ascii="Cambria Math" w:hAnsi="Cambria Math" w:cs="Times New Roman"/>
          </w:rPr>
          <m:t xml:space="preserve"> </m:t>
        </m:r>
        <m:r>
          <m:rPr>
            <m:sty m:val="p"/>
          </m:rPr>
          <w:rPr>
            <w:rFonts w:ascii="Cambria Math" w:hAnsi="Cambria Math" w:cs="Times New Roman"/>
          </w:rPr>
          <m:t>b</m:t>
        </m:r>
        <m:r>
          <w:rPr>
            <w:rFonts w:ascii="Cambria Math" w:hAnsi="Cambria Math" w:cs="Times New Roman"/>
          </w:rPr>
          <m:t>&gt;</m:t>
        </m:r>
        <m:sSub>
          <m:sSubPr>
            <m:ctrlPr>
              <w:rPr>
                <w:rFonts w:ascii="Cambria Math" w:hAnsi="Cambria Math" w:cs="Times New Roman"/>
              </w:rPr>
            </m:ctrlPr>
          </m:sSubPr>
          <m:e>
            <m:r>
              <m:rPr>
                <m:sty m:val="p"/>
              </m:rPr>
              <w:rPr>
                <w:rFonts w:ascii="Cambria Math" w:hAnsi="Cambria Math" w:cs="Times New Roman"/>
              </w:rPr>
              <m:t>L</m:t>
            </m:r>
          </m:e>
          <m:sub>
            <m:r>
              <w:rPr>
                <w:rFonts w:ascii="Cambria Math" w:hAnsi="Cambria Math" w:cs="Times New Roman"/>
              </w:rPr>
              <m:t>1</m:t>
            </m:r>
          </m:sub>
        </m:sSub>
        <m:r>
          <w:rPr>
            <w:rFonts w:ascii="Cambria Math" w:hAnsi="Cambria Math" w:cs="Times New Roman"/>
          </w:rPr>
          <m:t>a</m:t>
        </m:r>
      </m:oMath>
      <w:r w:rsidR="00B82992">
        <w:rPr>
          <w:rFonts w:ascii="Times New Roman" w:hAnsi="Times New Roman" w:cs="Times New Roman" w:hint="eastAsia"/>
        </w:rPr>
        <w:t>。</w:t>
      </w:r>
    </w:p>
    <w:p w14:paraId="5D43554D" w14:textId="694C8EE6" w:rsidR="008A4355" w:rsidRDefault="008A4355" w:rsidP="008A4355">
      <w:pPr>
        <w:pStyle w:val="ab"/>
        <w:spacing w:beforeLines="0" w:before="0" w:afterLines="0" w:after="0" w:line="400" w:lineRule="exact"/>
        <w:rPr>
          <w:rFonts w:cstheme="minorHAnsi"/>
        </w:rPr>
      </w:pPr>
      <w:r>
        <w:rPr>
          <w:rFonts w:cstheme="minorHAnsi" w:hint="eastAsia"/>
        </w:rPr>
        <w:t>根据上述定义的四种关系，</w:t>
      </w:r>
      <m:oMath>
        <m:r>
          <m:rPr>
            <m:sty m:val="p"/>
          </m:rPr>
          <w:rPr>
            <w:rFonts w:ascii="Cambria Math" w:hAnsi="Cambria Math"/>
          </w:rPr>
          <m:t>∝</m:t>
        </m:r>
      </m:oMath>
      <w:r>
        <w:rPr>
          <w:rFonts w:cstheme="minorHAnsi" w:hint="eastAsia"/>
        </w:rPr>
        <w:t>算法找出所有满足如下关系的集合:</w:t>
      </w:r>
    </w:p>
    <w:tbl>
      <w:tblPr>
        <w:tblStyle w:val="a5"/>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1"/>
        <w:gridCol w:w="6560"/>
        <w:gridCol w:w="1472"/>
      </w:tblGrid>
      <w:tr w:rsidR="008A4355" w14:paraId="60BF43E2" w14:textId="77777777" w:rsidTr="007C4CC4">
        <w:tc>
          <w:tcPr>
            <w:tcW w:w="341" w:type="dxa"/>
            <w:vAlign w:val="center"/>
          </w:tcPr>
          <w:p w14:paraId="7B2C5C90" w14:textId="77777777" w:rsidR="008A4355" w:rsidRDefault="008A4355" w:rsidP="008A4355">
            <w:pPr>
              <w:pStyle w:val="ab"/>
              <w:spacing w:before="120" w:after="120"/>
            </w:pPr>
          </w:p>
        </w:tc>
        <w:tc>
          <w:tcPr>
            <w:tcW w:w="6560" w:type="dxa"/>
            <w:vAlign w:val="center"/>
          </w:tcPr>
          <w:p w14:paraId="6FE7E83C" w14:textId="77777777" w:rsidR="008A4355" w:rsidRDefault="004C4916" w:rsidP="008A4355">
            <w:pPr>
              <w:pStyle w:val="ab"/>
              <w:spacing w:before="120" w:after="120"/>
            </w:pPr>
            <m:oMathPara>
              <m:oMath>
                <m:sSub>
                  <m:sSubPr>
                    <m:ctrlPr>
                      <w:rPr>
                        <w:rFonts w:ascii="Cambria Math" w:hAnsi="Cambria Math" w:cstheme="minorHAnsi"/>
                        <w:szCs w:val="21"/>
                      </w:rPr>
                    </m:ctrlPr>
                  </m:sSubPr>
                  <m:e>
                    <m:r>
                      <w:rPr>
                        <w:rFonts w:ascii="Cambria Math" w:hAnsi="Cambria Math" w:cstheme="minorHAnsi"/>
                        <w:szCs w:val="21"/>
                      </w:rPr>
                      <m:t>X</m:t>
                    </m:r>
                  </m:e>
                  <m:sub>
                    <m:r>
                      <w:rPr>
                        <w:rFonts w:ascii="Cambria Math" w:hAnsi="Cambria Math" w:cstheme="minorHAnsi"/>
                        <w:szCs w:val="21"/>
                      </w:rPr>
                      <m:t>L</m:t>
                    </m:r>
                  </m:sub>
                </m:sSub>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A,B</m:t>
                        </m:r>
                      </m:e>
                    </m:d>
                  </m:e>
                  <m:e>
                    <m:eqArr>
                      <m:eqArrPr>
                        <m:ctrlPr>
                          <w:rPr>
                            <w:rFonts w:ascii="Cambria Math" w:hAnsi="Cambria Math"/>
                          </w:rPr>
                        </m:ctrlPr>
                      </m:eqArrPr>
                      <m:e>
                        <m:r>
                          <m:rPr>
                            <m:sty m:val="p"/>
                          </m:rPr>
                          <w:rPr>
                            <w:rFonts w:ascii="Cambria Math" w:hAnsi="Cambria Math"/>
                          </w:rPr>
                          <m:t>A⊆</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L</m:t>
                            </m:r>
                          </m:sub>
                        </m:sSub>
                        <m:r>
                          <m:rPr>
                            <m:sty m:val="p"/>
                          </m:rPr>
                          <w:rPr>
                            <w:rFonts w:ascii="Cambria Math" w:hAnsi="Cambria Math"/>
                          </w:rPr>
                          <m:t>∧A≠ϕ∧B⊆</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L</m:t>
                            </m:r>
                          </m:sub>
                        </m:sSub>
                        <m:r>
                          <m:rPr>
                            <m:sty m:val="p"/>
                          </m:rPr>
                          <w:rPr>
                            <w:rFonts w:ascii="Cambria Math" w:hAnsi="Cambria Math"/>
                          </w:rPr>
                          <m:t>∧B≠ϕ∧</m:t>
                        </m:r>
                      </m:e>
                      <m:e>
                        <m:sSub>
                          <m:sSubPr>
                            <m:ctrlPr>
                              <w:rPr>
                                <w:rFonts w:ascii="Cambria Math" w:hAnsi="Cambria Math"/>
                              </w:rPr>
                            </m:ctrlPr>
                          </m:sSubPr>
                          <m:e>
                            <m:r>
                              <m:rPr>
                                <m:sty m:val="p"/>
                              </m:rPr>
                              <w:rPr>
                                <w:rFonts w:ascii="Cambria Math" w:hAnsi="Cambria Math"/>
                              </w:rPr>
                              <m:t>∀</m:t>
                            </m:r>
                          </m:e>
                          <m:sub>
                            <m:r>
                              <m:rPr>
                                <m:sty m:val="p"/>
                              </m:rPr>
                              <w:rPr>
                                <w:rFonts w:ascii="Cambria Math" w:hAnsi="Cambria Math"/>
                              </w:rPr>
                              <m:t>a∈A</m:t>
                            </m:r>
                          </m:sub>
                        </m:sSub>
                        <m:sSub>
                          <m:sSubPr>
                            <m:ctrlPr>
                              <w:rPr>
                                <w:rFonts w:ascii="Cambria Math" w:hAnsi="Cambria Math"/>
                              </w:rPr>
                            </m:ctrlPr>
                          </m:sSubPr>
                          <m:e>
                            <m:r>
                              <m:rPr>
                                <m:sty m:val="p"/>
                              </m:rPr>
                              <w:rPr>
                                <w:rFonts w:ascii="Cambria Math" w:hAnsi="Cambria Math"/>
                              </w:rPr>
                              <m:t>∀</m:t>
                            </m:r>
                          </m:e>
                          <m:sub>
                            <m:r>
                              <m:rPr>
                                <m:sty m:val="p"/>
                              </m:rPr>
                              <w:rPr>
                                <w:rFonts w:ascii="Cambria Math" w:hAnsi="Cambria Math"/>
                              </w:rPr>
                              <m:t>b∈B</m:t>
                            </m:r>
                          </m:sub>
                        </m:sSub>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L</m:t>
                            </m:r>
                          </m:sub>
                        </m:sSub>
                        <m:r>
                          <m:rPr>
                            <m:sty m:val="p"/>
                          </m:rPr>
                          <w:rPr>
                            <w:rFonts w:ascii="Cambria Math" w:hAnsi="Cambria Math"/>
                          </w:rPr>
                          <m:t>b∧</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m:t>
                            </m:r>
                          </m:e>
                          <m:sub>
                            <m:r>
                              <m:rPr>
                                <m:sty m:val="p"/>
                              </m:rPr>
                              <w:rPr>
                                <w:rFonts w:ascii="Cambria Math" w:hAnsi="Cambria Math"/>
                              </w:rPr>
                              <m:t>L</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2</m:t>
                                </m:r>
                              </m:sub>
                            </m:s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m:t>
                            </m:r>
                          </m:e>
                          <m:sub>
                            <m:r>
                              <m:rPr>
                                <m:sty m:val="p"/>
                              </m:rPr>
                              <w:rPr>
                                <w:rFonts w:ascii="Cambria Math" w:hAnsi="Cambria Math"/>
                              </w:rPr>
                              <m:t>L</m:t>
                            </m:r>
                          </m:sub>
                        </m:sSub>
                        <m:sSub>
                          <m:sSubPr>
                            <m:ctrlPr>
                              <w:rPr>
                                <w:rFonts w:ascii="Cambria Math" w:hAnsi="Cambria Math"/>
                              </w:rPr>
                            </m:ctrlPr>
                          </m:sSubPr>
                          <m:e>
                            <m:r>
                              <m:rPr>
                                <m:sty m:val="p"/>
                              </m:rPr>
                              <w:rPr>
                                <w:rFonts w:ascii="Cambria Math" w:hAnsi="Cambria Math"/>
                              </w:rPr>
                              <m:t>b</m:t>
                            </m:r>
                          </m:e>
                          <m:sub>
                            <m:r>
                              <m:rPr>
                                <m:sty m:val="p"/>
                              </m:rPr>
                              <w:rPr>
                                <w:rFonts w:ascii="Cambria Math" w:hAnsi="Cambria Math"/>
                              </w:rPr>
                              <m:t>2</m:t>
                            </m:r>
                          </m:sub>
                        </m:sSub>
                        <m:ctrlPr>
                          <w:rPr>
                            <w:rFonts w:ascii="Cambria Math" w:hAnsi="Cambria Math"/>
                            <w:i/>
                          </w:rPr>
                        </m:ctrlPr>
                      </m:e>
                    </m:eqArr>
                  </m:e>
                </m:d>
              </m:oMath>
            </m:oMathPara>
          </w:p>
        </w:tc>
        <w:tc>
          <w:tcPr>
            <w:tcW w:w="1472" w:type="dxa"/>
            <w:vAlign w:val="center"/>
          </w:tcPr>
          <w:p w14:paraId="2EC5439A" w14:textId="6E2E1296" w:rsidR="008A4355" w:rsidRDefault="007C4CC4" w:rsidP="008A4355">
            <w:pPr>
              <w:pStyle w:val="ab"/>
              <w:spacing w:before="120" w:after="120"/>
            </w:pPr>
            <w:r>
              <w:rPr>
                <w:rFonts w:hint="eastAsia"/>
              </w:rPr>
              <w:t>（</w:t>
            </w:r>
            <w:r w:rsidR="008A4355">
              <w:rPr>
                <w:rFonts w:hint="eastAsia"/>
              </w:rPr>
              <w:t>2-1</w:t>
            </w:r>
            <w:r>
              <w:rPr>
                <w:rFonts w:hint="eastAsia"/>
              </w:rPr>
              <w:t>）</w:t>
            </w:r>
          </w:p>
        </w:tc>
      </w:tr>
    </w:tbl>
    <w:p w14:paraId="42F921B0" w14:textId="4A2DE6F4" w:rsidR="005277BC" w:rsidRDefault="008A4355" w:rsidP="00FF1393">
      <w:pPr>
        <w:pStyle w:val="ab"/>
        <w:spacing w:beforeLines="0" w:before="0" w:afterLines="0" w:after="0" w:line="400" w:lineRule="exact"/>
      </w:pPr>
      <w:r w:rsidRPr="00F458BD">
        <w:rPr>
          <w:rFonts w:hint="eastAsia"/>
        </w:rPr>
        <w:t>即集合</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L</m:t>
            </m:r>
          </m:sub>
        </m:sSub>
      </m:oMath>
      <w:r w:rsidRPr="00F458BD">
        <w:rPr>
          <w:rFonts w:hint="eastAsia"/>
        </w:rPr>
        <w:t>中每个元素是二元组</w:t>
      </w:r>
      <w:r w:rsidRPr="00DB3A77">
        <w:rPr>
          <w:rFonts w:ascii="Times New Roman" w:hAnsi="Times New Roman" w:cs="Times New Roman"/>
        </w:rPr>
        <w:t>(A,B)</w:t>
      </w:r>
      <w:r w:rsidRPr="00F458BD">
        <w:rPr>
          <w:rFonts w:hint="eastAsia"/>
        </w:rPr>
        <w:t>，其中</w:t>
      </w:r>
      <w:r w:rsidRPr="00DB3A77">
        <w:rPr>
          <w:rFonts w:ascii="Times New Roman" w:hAnsi="Times New Roman" w:cs="Times New Roman"/>
        </w:rPr>
        <w:t>A</w:t>
      </w:r>
      <w:r w:rsidRPr="00F458BD">
        <w:rPr>
          <w:rFonts w:hint="eastAsia"/>
        </w:rPr>
        <w:t>和</w:t>
      </w:r>
      <w:r w:rsidRPr="00DB3A77">
        <w:rPr>
          <w:rFonts w:ascii="Times New Roman" w:hAnsi="Times New Roman" w:cs="Times New Roman"/>
        </w:rPr>
        <w:t>B</w:t>
      </w:r>
      <w:r w:rsidRPr="00F458BD">
        <w:rPr>
          <w:rFonts w:hint="eastAsia"/>
        </w:rPr>
        <w:t>都是日志中活动的集合。</w:t>
      </w:r>
      <w:r w:rsidRPr="00DB3A77">
        <w:rPr>
          <w:rFonts w:ascii="Times New Roman" w:hAnsi="Times New Roman" w:cs="Times New Roman"/>
        </w:rPr>
        <w:t>A</w:t>
      </w:r>
      <w:r w:rsidRPr="00F458BD">
        <w:rPr>
          <w:rFonts w:hint="eastAsia"/>
        </w:rPr>
        <w:t>和</w:t>
      </w:r>
      <w:r w:rsidRPr="00DB3A77">
        <w:rPr>
          <w:rFonts w:ascii="Times New Roman" w:hAnsi="Times New Roman" w:cs="Times New Roman"/>
        </w:rPr>
        <w:t>B</w:t>
      </w:r>
      <w:r w:rsidRPr="00F458BD">
        <w:rPr>
          <w:rFonts w:hint="eastAsia"/>
        </w:rPr>
        <w:t>中的每个元素都满足“</w:t>
      </w:r>
      <m:oMath>
        <m:sSub>
          <m:sSubPr>
            <m:ctrlPr>
              <w:rPr>
                <w:rFonts w:ascii="Cambria Math" w:hAnsi="Cambria Math"/>
              </w:rPr>
            </m:ctrlPr>
          </m:sSubPr>
          <m:e>
            <m:r>
              <m:rPr>
                <m:sty m:val="p"/>
              </m:rPr>
              <w:rPr>
                <w:rFonts w:ascii="Cambria Math"/>
              </w:rPr>
              <m:t>#</m:t>
            </m:r>
          </m:e>
          <m:sub>
            <m:r>
              <m:rPr>
                <m:sty m:val="p"/>
              </m:rPr>
              <w:rPr>
                <w:rFonts w:ascii="Cambria Math" w:hAnsi="Cambria Math"/>
              </w:rPr>
              <m:t>L</m:t>
            </m:r>
            <m:r>
              <m:rPr>
                <m:sty m:val="p"/>
              </m:rPr>
              <w:rPr>
                <w:rFonts w:ascii="Cambria Math"/>
              </w:rPr>
              <m:t xml:space="preserve"> </m:t>
            </m:r>
          </m:sub>
        </m:sSub>
      </m:oMath>
      <w:r w:rsidRPr="00F458BD">
        <w:rPr>
          <w:rFonts w:hint="eastAsia"/>
        </w:rPr>
        <w:t>”关系，而</w:t>
      </w:r>
      <w:r w:rsidRPr="00DB3A77">
        <w:rPr>
          <w:rFonts w:ascii="Times New Roman" w:hAnsi="Times New Roman" w:cs="Times New Roman"/>
        </w:rPr>
        <w:t>A</w:t>
      </w:r>
      <w:r w:rsidRPr="00F458BD">
        <w:rPr>
          <w:rFonts w:hint="eastAsia"/>
        </w:rPr>
        <w:t>中每个元素和</w:t>
      </w:r>
      <w:r w:rsidRPr="00DB3A77">
        <w:rPr>
          <w:rFonts w:ascii="Times New Roman" w:hAnsi="Times New Roman" w:cs="Times New Roman"/>
        </w:rPr>
        <w:t>B</w:t>
      </w:r>
      <w:r w:rsidRPr="00F458BD">
        <w:rPr>
          <w:rFonts w:hint="eastAsia"/>
        </w:rPr>
        <w:t>中每个元素都满足“</w:t>
      </w: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L</m:t>
            </m:r>
          </m:sub>
        </m:sSub>
      </m:oMath>
      <w:r w:rsidRPr="00F458BD">
        <w:rPr>
          <w:rFonts w:hint="eastAsia"/>
        </w:rPr>
        <w:t>”关系。在获取</w:t>
      </w:r>
      <m:oMath>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L</m:t>
            </m:r>
          </m:sub>
        </m:sSub>
      </m:oMath>
      <w:r w:rsidRPr="00F458BD">
        <w:rPr>
          <w:rFonts w:hint="eastAsia"/>
        </w:rPr>
        <w:t>集合后，其中</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L</m:t>
            </m:r>
          </m:sub>
        </m:sSub>
      </m:oMath>
      <w:r w:rsidRPr="00F458BD">
        <w:rPr>
          <w:rFonts w:hint="eastAsia"/>
        </w:rPr>
        <w:t>中每一个</w:t>
      </w:r>
      <w:r>
        <w:rPr>
          <w:rFonts w:hint="eastAsia"/>
        </w:rPr>
        <w:t>最大的</w:t>
      </w:r>
      <w:r w:rsidRPr="00F458BD">
        <w:rPr>
          <w:rFonts w:hint="eastAsia"/>
        </w:rPr>
        <w:t>元素都对应挖掘后模型的库所，而</w:t>
      </w:r>
      <w:r>
        <w:rPr>
          <w:rFonts w:hint="eastAsia"/>
        </w:rPr>
        <w:t>事件日志</w:t>
      </w:r>
      <w:r w:rsidRPr="00F458BD">
        <w:rPr>
          <w:rFonts w:hint="eastAsia"/>
        </w:rPr>
        <w:t>中的每个活动对应挖掘后过程模型的变迁。根据</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L</m:t>
            </m:r>
          </m:sub>
        </m:sSub>
      </m:oMath>
      <w:r w:rsidRPr="00F458BD">
        <w:rPr>
          <w:rFonts w:hint="eastAsia"/>
        </w:rPr>
        <w:t>中的关系，可以确定挖掘后模型的每一条边，进而获取挖掘以后的过程模型。</w:t>
      </w:r>
    </w:p>
    <w:p w14:paraId="453ED80C" w14:textId="53644CE5" w:rsidR="00FC1340" w:rsidRPr="008A4355" w:rsidRDefault="00FC1340" w:rsidP="00FF1393">
      <w:pPr>
        <w:pStyle w:val="ab"/>
        <w:spacing w:beforeLines="0" w:before="0" w:afterLines="0" w:after="0" w:line="400" w:lineRule="exact"/>
        <w:rPr>
          <w:rFonts w:hint="eastAsia"/>
        </w:rPr>
      </w:pPr>
      <m:oMath>
        <m:r>
          <m:rPr>
            <m:sty m:val="p"/>
          </m:rPr>
          <w:rPr>
            <w:rFonts w:ascii="Cambria Math" w:hAnsi="Cambria Math"/>
          </w:rPr>
          <m:t>∝</m:t>
        </m:r>
      </m:oMath>
      <w:r>
        <w:rPr>
          <w:rFonts w:hint="eastAsia"/>
        </w:rPr>
        <w:t>算法具有算法流程简单</w:t>
      </w:r>
      <w:r w:rsidR="005660D6">
        <w:rPr>
          <w:rFonts w:hint="eastAsia"/>
        </w:rPr>
        <w:t>的特点，同时因为算法基于流程的推理，具有算法正确性可以证明的优点。然而正式</w:t>
      </w:r>
      <w:r w:rsidR="005660D6">
        <w:t>因为</w:t>
      </w:r>
      <m:oMath>
        <m:r>
          <m:rPr>
            <m:sty m:val="p"/>
          </m:rPr>
          <w:rPr>
            <w:rFonts w:ascii="Cambria Math" w:hAnsi="Cambria Math"/>
          </w:rPr>
          <m:t>∝</m:t>
        </m:r>
      </m:oMath>
      <w:r w:rsidR="005660D6">
        <w:rPr>
          <w:rFonts w:hint="eastAsia"/>
        </w:rPr>
        <w:t>算法简单，</w:t>
      </w:r>
      <m:oMath>
        <m:r>
          <m:rPr>
            <m:sty m:val="p"/>
          </m:rPr>
          <w:rPr>
            <w:rFonts w:ascii="Cambria Math" w:hAnsi="Cambria Math"/>
          </w:rPr>
          <m:t>∝</m:t>
        </m:r>
      </m:oMath>
      <w:r w:rsidR="005660D6">
        <w:rPr>
          <w:rFonts w:hint="eastAsia"/>
        </w:rPr>
        <w:t>算法无法挖掘出流程模型中的一些复杂结构。如</w:t>
      </w:r>
      <m:oMath>
        <m:r>
          <m:rPr>
            <m:sty m:val="p"/>
          </m:rPr>
          <w:rPr>
            <w:rFonts w:ascii="Cambria Math" w:hAnsi="Cambria Math"/>
          </w:rPr>
          <m:t>∝</m:t>
        </m:r>
      </m:oMath>
      <w:r w:rsidR="005660D6">
        <w:rPr>
          <w:rFonts w:hint="eastAsia"/>
        </w:rPr>
        <w:t>算法无法挖掘含有不可见任务和非自由选择结构的流程模型。在</w:t>
      </w:r>
      <m:oMath>
        <m:r>
          <m:rPr>
            <m:sty m:val="p"/>
          </m:rPr>
          <w:rPr>
            <w:rFonts w:ascii="Cambria Math" w:hAnsi="Cambria Math"/>
          </w:rPr>
          <m:t>∝</m:t>
        </m:r>
      </m:oMath>
      <w:r w:rsidR="005660D6">
        <w:rPr>
          <w:rFonts w:hint="eastAsia"/>
        </w:rPr>
        <w:t>算法的基础上，</w:t>
      </w:r>
      <m:oMath>
        <m:r>
          <m:rPr>
            <m:sty m:val="p"/>
          </m:rPr>
          <w:rPr>
            <w:rFonts w:ascii="Cambria Math" w:hAnsi="Cambria Math"/>
          </w:rPr>
          <m:t>∝</m:t>
        </m:r>
      </m:oMath>
      <w:r w:rsidR="005660D6">
        <w:rPr>
          <w:rFonts w:hint="eastAsia"/>
        </w:rPr>
        <w:t>系列的算法</w:t>
      </w:r>
      <m:oMath>
        <m:sSup>
          <m:sSupPr>
            <m:ctrlPr>
              <w:rPr>
                <w:rFonts w:ascii="Cambria Math" w:eastAsia="黑体" w:hAnsi="Cambria Math"/>
                <w:bCs/>
                <w:sz w:val="26"/>
                <w:szCs w:val="26"/>
              </w:rPr>
            </m:ctrlPr>
          </m:sSupPr>
          <m:e>
            <m:r>
              <w:rPr>
                <w:rFonts w:ascii="Cambria Math" w:hAnsi="Cambria Math"/>
              </w:rPr>
              <m:t>∝</m:t>
            </m:r>
          </m:e>
          <m:sup>
            <m:r>
              <w:rPr>
                <w:rFonts w:ascii="Cambria Math" w:hAnsi="Cambria Math"/>
              </w:rPr>
              <m:t>++</m:t>
            </m:r>
          </m:sup>
        </m:sSup>
      </m:oMath>
      <w:r w:rsidR="005660D6">
        <w:rPr>
          <w:rFonts w:hint="eastAsia"/>
        </w:rPr>
        <w:t>和</w:t>
      </w:r>
      <m:oMath>
        <m:sSup>
          <m:sSupPr>
            <m:ctrlPr>
              <w:rPr>
                <w:rFonts w:ascii="Cambria Math" w:eastAsia="黑体" w:hAnsi="Cambria Math"/>
                <w:bCs/>
                <w:sz w:val="26"/>
                <w:szCs w:val="26"/>
              </w:rPr>
            </m:ctrlPr>
          </m:sSupPr>
          <m:e>
            <m:r>
              <w:rPr>
                <w:rFonts w:ascii="Cambria Math" w:hAnsi="Cambria Math"/>
              </w:rPr>
              <m:t>∝</m:t>
            </m:r>
          </m:e>
          <m:sup>
            <m:r>
              <w:rPr>
                <w:rFonts w:ascii="Cambria Math" w:hAnsi="Cambria Math"/>
              </w:rPr>
              <m:t>#</m:t>
            </m:r>
          </m:sup>
        </m:sSup>
      </m:oMath>
      <w:r w:rsidR="005660D6">
        <w:rPr>
          <w:bCs/>
          <w:sz w:val="26"/>
          <w:szCs w:val="26"/>
        </w:rPr>
        <w:t>分别具备了能够挖掘非自由选择结构和</w:t>
      </w:r>
      <w:r w:rsidR="00AB1F69">
        <w:rPr>
          <w:bCs/>
          <w:sz w:val="26"/>
          <w:szCs w:val="26"/>
        </w:rPr>
        <w:t>不</w:t>
      </w:r>
      <w:r w:rsidR="00AB1F69">
        <w:rPr>
          <w:bCs/>
          <w:sz w:val="26"/>
          <w:szCs w:val="26"/>
        </w:rPr>
        <w:lastRenderedPageBreak/>
        <w:t>可见任务</w:t>
      </w:r>
      <w:r w:rsidR="005660D6">
        <w:rPr>
          <w:bCs/>
          <w:sz w:val="26"/>
          <w:szCs w:val="26"/>
        </w:rPr>
        <w:t>的能力</w:t>
      </w:r>
      <w:r w:rsidR="005660D6">
        <w:rPr>
          <w:rFonts w:hint="eastAsia"/>
          <w:bCs/>
          <w:sz w:val="26"/>
          <w:szCs w:val="26"/>
        </w:rPr>
        <w:t>。</w:t>
      </w:r>
    </w:p>
    <w:bookmarkStart w:id="30" w:name="_Toc415228126"/>
    <w:p w14:paraId="1573FD01" w14:textId="2EAFEBB8" w:rsidR="00EE3B73" w:rsidRDefault="004C4916" w:rsidP="00EE3B73">
      <w:pPr>
        <w:pStyle w:val="31"/>
        <w:numPr>
          <w:ilvl w:val="2"/>
          <w:numId w:val="3"/>
        </w:numPr>
      </w:pPr>
      <m:oMath>
        <m:sSup>
          <m:sSupPr>
            <m:ctrlPr>
              <w:rPr>
                <w:rFonts w:ascii="Cambria Math" w:hAnsi="Cambria Math"/>
              </w:rPr>
            </m:ctrlPr>
          </m:sSupPr>
          <m:e>
            <m:r>
              <w:rPr>
                <w:rFonts w:ascii="Cambria Math" w:hAnsi="Cambria Math"/>
              </w:rPr>
              <m:t>∝</m:t>
            </m:r>
          </m:e>
          <m:sup>
            <m:r>
              <w:rPr>
                <w:rFonts w:ascii="Cambria Math" w:hAnsi="Cambria Math"/>
              </w:rPr>
              <m:t>++</m:t>
            </m:r>
          </m:sup>
        </m:sSup>
      </m:oMath>
      <w:r w:rsidR="004408D0" w:rsidRPr="002F3951">
        <w:t>算法</w:t>
      </w:r>
      <w:bookmarkEnd w:id="30"/>
    </w:p>
    <w:bookmarkStart w:id="31" w:name="_Toc415228127"/>
    <w:p w14:paraId="221B01AE" w14:textId="327AD4F8" w:rsidR="0076507C" w:rsidRDefault="004C4916" w:rsidP="00FF1393">
      <w:pPr>
        <w:pStyle w:val="ab"/>
        <w:spacing w:beforeLines="0" w:before="0" w:afterLines="0" w:after="0" w:line="400" w:lineRule="exact"/>
        <w:ind w:firstLine="520"/>
      </w:pPr>
      <m:oMath>
        <m:sSup>
          <m:sSupPr>
            <m:ctrlPr>
              <w:rPr>
                <w:rFonts w:ascii="Cambria Math" w:eastAsia="黑体" w:hAnsi="Cambria Math"/>
                <w:bCs/>
                <w:sz w:val="26"/>
                <w:szCs w:val="26"/>
              </w:rPr>
            </m:ctrlPr>
          </m:sSupPr>
          <m:e>
            <m:r>
              <w:rPr>
                <w:rFonts w:ascii="Cambria Math" w:hAnsi="Cambria Math"/>
              </w:rPr>
              <m:t>∝</m:t>
            </m:r>
          </m:e>
          <m:sup>
            <m:r>
              <w:rPr>
                <w:rFonts w:ascii="Cambria Math" w:hAnsi="Cambria Math"/>
              </w:rPr>
              <m:t>++</m:t>
            </m:r>
          </m:sup>
        </m:sSup>
      </m:oMath>
      <w:r w:rsidR="0076507C">
        <w:rPr>
          <w:rFonts w:hint="eastAsia"/>
        </w:rPr>
        <w:t>算法</w:t>
      </w:r>
      <w:r w:rsidR="0076507C">
        <w:t>中</w:t>
      </w:r>
      <w:r w:rsidR="0076507C">
        <w:rPr>
          <w:rFonts w:hint="eastAsia"/>
        </w:rPr>
        <w:t>将工作流模型中</w:t>
      </w:r>
      <w:r w:rsidR="0076507C">
        <w:t>任务的依赖关系分为了两类</w:t>
      </w:r>
      <w:r w:rsidR="0076507C">
        <w:rPr>
          <w:rFonts w:hint="eastAsia"/>
        </w:rPr>
        <w:t>：显式依赖关系(</w:t>
      </w:r>
      <w:r w:rsidR="0076507C" w:rsidRPr="00EF34EC">
        <w:rPr>
          <w:rFonts w:ascii="Times New Roman" w:hAnsi="Times New Roman" w:cs="Times New Roman"/>
          <w:rPrChange w:id="32" w:author="GUO Qinlong" w:date="2015-05-12T14:04:00Z">
            <w:rPr/>
          </w:rPrChange>
        </w:rPr>
        <w:t>Explicit Dependency</w:t>
      </w:r>
      <w:r w:rsidR="0076507C">
        <w:rPr>
          <w:rFonts w:hint="eastAsia"/>
        </w:rPr>
        <w:t>)和隐式</w:t>
      </w:r>
      <w:r w:rsidR="0076507C">
        <w:t>依赖关系</w:t>
      </w:r>
      <w:r w:rsidR="0076507C">
        <w:rPr>
          <w:rFonts w:hint="eastAsia"/>
        </w:rPr>
        <w:t>(</w:t>
      </w:r>
      <w:r w:rsidR="0076507C" w:rsidRPr="00EF34EC">
        <w:rPr>
          <w:rFonts w:ascii="Times New Roman" w:hAnsi="Times New Roman" w:cs="Times New Roman"/>
          <w:rPrChange w:id="33" w:author="GUO Qinlong" w:date="2015-05-12T14:04:00Z">
            <w:rPr/>
          </w:rPrChange>
        </w:rPr>
        <w:t>Implicit</w:t>
      </w:r>
      <w:r w:rsidR="0076507C" w:rsidRPr="00EF34EC">
        <w:rPr>
          <w:rFonts w:ascii="Times New Roman" w:hAnsi="Times New Roman" w:cs="Times New Roman"/>
          <w:rPrChange w:id="34" w:author="GUO Qinlong" w:date="2015-05-12T14:04:00Z">
            <w:rPr>
              <w:rFonts w:hint="eastAsia"/>
            </w:rPr>
          </w:rPrChange>
        </w:rPr>
        <w:t xml:space="preserve"> Dependency</w:t>
      </w:r>
      <w:r w:rsidR="0076507C">
        <w:rPr>
          <w:rFonts w:hint="eastAsia"/>
        </w:rPr>
        <w:t>)，</w:t>
      </w:r>
      <w:r w:rsidR="0076507C">
        <w:t>并且通过找寻事件间的</w:t>
      </w:r>
      <w:r w:rsidR="0076507C">
        <w:rPr>
          <w:rFonts w:hint="eastAsia"/>
        </w:rPr>
        <w:t>隐式</w:t>
      </w:r>
      <w:r w:rsidR="0076507C">
        <w:t>依赖关系来</w:t>
      </w:r>
      <w:r w:rsidR="0076507C">
        <w:rPr>
          <w:rFonts w:hint="eastAsia"/>
        </w:rPr>
        <w:t>挖掘工作流</w:t>
      </w:r>
      <w:r w:rsidR="0076507C">
        <w:t>模型中的非自由选择结构。</w:t>
      </w:r>
    </w:p>
    <w:p w14:paraId="4C031429" w14:textId="69F9D7BB" w:rsidR="0076507C" w:rsidRDefault="0076507C" w:rsidP="00FF1393">
      <w:pPr>
        <w:pStyle w:val="ab"/>
        <w:spacing w:beforeLines="0" w:before="0" w:afterLines="0" w:after="0" w:line="400" w:lineRule="exact"/>
      </w:pPr>
      <w:r>
        <w:rPr>
          <w:rFonts w:hint="eastAsia"/>
        </w:rPr>
        <w:t>显式依赖</w:t>
      </w:r>
      <w:r w:rsidR="002B1CBE">
        <w:rPr>
          <w:rFonts w:hint="eastAsia"/>
        </w:rPr>
        <w:t>的两个变迁</w:t>
      </w:r>
      <w:r>
        <w:rPr>
          <w:rFonts w:hint="eastAsia"/>
        </w:rPr>
        <w:t>是指在一个工作流网中，两个变迁之间</w:t>
      </w:r>
      <w:r w:rsidR="002B1CBE">
        <w:rPr>
          <w:rFonts w:hint="eastAsia"/>
        </w:rPr>
        <w:t>是</w:t>
      </w:r>
      <w:r>
        <w:rPr>
          <w:rFonts w:hint="eastAsia"/>
        </w:rPr>
        <w:t>满足连接性与连续性。而</w:t>
      </w:r>
      <w:bookmarkStart w:id="35" w:name="OLE_LINK37"/>
      <w:bookmarkStart w:id="36" w:name="OLE_LINK38"/>
      <w:r>
        <w:rPr>
          <w:rFonts w:hint="eastAsia"/>
        </w:rPr>
        <w:t>隐式</w:t>
      </w:r>
      <w:bookmarkEnd w:id="35"/>
      <w:bookmarkEnd w:id="36"/>
      <w:r>
        <w:rPr>
          <w:rFonts w:hint="eastAsia"/>
        </w:rPr>
        <w:t>依赖是指工作流</w:t>
      </w:r>
      <w:r w:rsidR="002B1CBE">
        <w:rPr>
          <w:rFonts w:hint="eastAsia"/>
        </w:rPr>
        <w:t>网中两个变迁需要满足连接性、不连续性和可达性。定义2.1和2.2分别给出了显式依赖和隐式依赖的定义。</w:t>
      </w:r>
    </w:p>
    <w:p w14:paraId="20062FE1" w14:textId="77777777" w:rsidR="00296E3B" w:rsidRDefault="00296E3B" w:rsidP="00FF1393">
      <w:pPr>
        <w:pStyle w:val="ab"/>
        <w:spacing w:beforeLines="0" w:before="0" w:afterLines="0" w:after="0" w:line="400" w:lineRule="exact"/>
        <w:rPr>
          <w:rFonts w:hint="eastAsia"/>
        </w:rPr>
      </w:pPr>
    </w:p>
    <w:p w14:paraId="011C41D0" w14:textId="7D5CA360" w:rsidR="0076507C" w:rsidRDefault="0076507C" w:rsidP="00BB4644">
      <w:pPr>
        <w:pStyle w:val="ab"/>
        <w:spacing w:beforeLines="0" w:before="0" w:afterLines="0" w:after="0" w:line="400" w:lineRule="exact"/>
        <w:ind w:firstLine="482"/>
      </w:pPr>
      <w:r w:rsidRPr="00FC2D35">
        <w:rPr>
          <w:rFonts w:hint="eastAsia"/>
          <w:b/>
        </w:rPr>
        <w:t>定义</w:t>
      </w:r>
      <w:r w:rsidR="002B1CBE">
        <w:rPr>
          <w:rFonts w:hint="eastAsia"/>
          <w:b/>
        </w:rPr>
        <w:t>2.</w:t>
      </w:r>
      <w:r w:rsidRPr="00FC2D35">
        <w:rPr>
          <w:rFonts w:hint="eastAsia"/>
          <w:b/>
        </w:rPr>
        <w:t>1</w:t>
      </w:r>
      <w:r w:rsidRPr="00AB1366">
        <w:rPr>
          <w:rFonts w:hint="eastAsia"/>
          <w:b/>
        </w:rPr>
        <w:t>(</w:t>
      </w:r>
      <w:r w:rsidR="002B1CBE" w:rsidRPr="00AB1366">
        <w:rPr>
          <w:rFonts w:hint="eastAsia"/>
          <w:b/>
        </w:rPr>
        <w:t>显式</w:t>
      </w:r>
      <w:r w:rsidRPr="00AB1366">
        <w:rPr>
          <w:rFonts w:hint="eastAsia"/>
          <w:b/>
        </w:rPr>
        <w:t>依赖)</w:t>
      </w:r>
      <w:r w:rsidR="00AB1366">
        <w:rPr>
          <w:rFonts w:hint="eastAsia"/>
        </w:rPr>
        <w:t>：</w:t>
      </w:r>
      <w:r>
        <w:t xml:space="preserve"> </w:t>
      </w:r>
      <m:oMath>
        <m:r>
          <m:rPr>
            <m:sty m:val="p"/>
          </m:rPr>
          <w:rPr>
            <w:rFonts w:ascii="Cambria Math" w:hAnsi="Cambria Math"/>
          </w:rPr>
          <m:t>N=(P,T,F)</m:t>
        </m:r>
      </m:oMath>
      <w:r>
        <w:rPr>
          <w:rFonts w:hint="eastAsia"/>
        </w:rPr>
        <w:t>是</w:t>
      </w:r>
      <w:r>
        <w:t>一个工作流</w:t>
      </w:r>
      <w:r>
        <w:rPr>
          <w:rFonts w:hint="eastAsia"/>
        </w:rPr>
        <w:t>网，那么</w:t>
      </w:r>
      <w:r>
        <w:t>对于</w:t>
      </w:r>
      <w:r>
        <w:rPr>
          <w:rFonts w:hint="eastAsia"/>
        </w:rPr>
        <w:t>任意</w:t>
      </w:r>
      <w:r>
        <w:t>两个变迁</w:t>
      </w:r>
      <m:oMath>
        <m:r>
          <m:rPr>
            <m:sty m:val="p"/>
          </m:rPr>
          <w:rPr>
            <w:rFonts w:ascii="Cambria Math" w:hAnsi="Cambria Math"/>
          </w:rPr>
          <m:t>a,b∈T</m:t>
        </m:r>
      </m:oMath>
      <w:r>
        <w:rPr>
          <w:rFonts w:hint="eastAsia"/>
        </w:rPr>
        <w:t>，</w:t>
      </w:r>
      <w:r>
        <w:t>a</w:t>
      </w:r>
      <w:r>
        <w:rPr>
          <w:rFonts w:hint="eastAsia"/>
        </w:rPr>
        <w:t>，</w:t>
      </w:r>
      <w:r>
        <w:t>b</w:t>
      </w:r>
      <w:r>
        <w:rPr>
          <w:rFonts w:hint="eastAsia"/>
        </w:rPr>
        <w:t>之间</w:t>
      </w:r>
      <w:r>
        <w:t>存在一个</w:t>
      </w:r>
      <w:r w:rsidR="00B91002" w:rsidRPr="00B91002">
        <w:rPr>
          <w:rFonts w:hint="eastAsia"/>
        </w:rPr>
        <w:t>显式</w:t>
      </w:r>
      <w:r>
        <w:t>依赖关系当且仅当</w:t>
      </w:r>
      <w:r>
        <w:rPr>
          <w:rFonts w:hint="eastAsia"/>
        </w:rPr>
        <w:t>以下</w:t>
      </w:r>
      <w:r>
        <w:t>两个</w:t>
      </w:r>
      <w:r>
        <w:rPr>
          <w:rFonts w:hint="eastAsia"/>
        </w:rPr>
        <w:t>条件</w:t>
      </w:r>
      <w:r>
        <w:t>满足：</w:t>
      </w:r>
    </w:p>
    <w:p w14:paraId="3415749F" w14:textId="14B1DDB3" w:rsidR="0076507C" w:rsidRDefault="0076507C" w:rsidP="00FF1393">
      <w:pPr>
        <w:pStyle w:val="ab"/>
        <w:spacing w:beforeLines="0" w:before="0" w:afterLines="0" w:after="0" w:line="400" w:lineRule="exact"/>
      </w:pPr>
      <w:r>
        <w:rPr>
          <w:rFonts w:hint="eastAsia"/>
        </w:rPr>
        <w:t>连接性</w:t>
      </w:r>
      <w:r>
        <w:t>：</w:t>
      </w:r>
      <m:oMath>
        <m:r>
          <m:rPr>
            <m:sty m:val="p"/>
          </m:rPr>
          <w:rPr>
            <w:rFonts w:ascii="Cambria Math" w:hAnsi="Cambria Math"/>
          </w:rPr>
          <m:t>a∙∩∙b≠∅</m:t>
        </m:r>
      </m:oMath>
      <w:r w:rsidR="00C51ADF">
        <w:rPr>
          <w:rFonts w:hint="eastAsia"/>
        </w:rPr>
        <w:t>；</w:t>
      </w:r>
    </w:p>
    <w:p w14:paraId="3627CA1C" w14:textId="77777777" w:rsidR="0076507C" w:rsidRPr="00A50115" w:rsidRDefault="0076507C" w:rsidP="00FF1393">
      <w:pPr>
        <w:pStyle w:val="ab"/>
        <w:spacing w:beforeLines="0" w:before="0" w:afterLines="0" w:after="0" w:line="400" w:lineRule="exact"/>
      </w:pPr>
      <w:r>
        <w:rPr>
          <w:rFonts w:hint="eastAsia"/>
        </w:rPr>
        <w:t>连续性</w:t>
      </w:r>
      <w:r>
        <w:t>：</w:t>
      </w:r>
      <w:r>
        <w:rPr>
          <w:rFonts w:hint="eastAsia"/>
        </w:rPr>
        <w:t>存在</w:t>
      </w:r>
      <w:r>
        <w:t>一个</w:t>
      </w:r>
      <w:r>
        <w:rPr>
          <w:rFonts w:hint="eastAsia"/>
        </w:rPr>
        <w:t>标识s，</w:t>
      </w:r>
      <w:commentRangeStart w:id="37"/>
      <m:oMath>
        <m:r>
          <m:rPr>
            <m:sty m:val="p"/>
          </m:rPr>
          <w:rPr>
            <w:rFonts w:ascii="Cambria Math" w:hAnsi="Cambria Math"/>
          </w:rPr>
          <m:t>s∈[N,</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&gt;</m:t>
        </m:r>
      </m:oMath>
      <w:r>
        <w:rPr>
          <w:rFonts w:hint="eastAsia"/>
        </w:rPr>
        <w:t>,满足</w:t>
      </w:r>
      <m:oMath>
        <m:d>
          <m:dPr>
            <m:ctrlPr>
              <w:rPr>
                <w:rFonts w:ascii="Cambria Math" w:hAnsi="Cambria Math"/>
              </w:rPr>
            </m:ctrlPr>
          </m:dPr>
          <m:e>
            <m:r>
              <m:rPr>
                <m:sty m:val="p"/>
              </m:rPr>
              <w:rPr>
                <w:rFonts w:ascii="Cambria Math" w:hAnsi="Cambria Math"/>
              </w:rPr>
              <m:t>N,s</m:t>
            </m:r>
          </m:e>
        </m:d>
        <m:r>
          <m:rPr>
            <m:sty m:val="p"/>
          </m:rPr>
          <w:rPr>
            <w:rFonts w:ascii="Cambria Math" w:hAnsi="Cambria Math"/>
          </w:rPr>
          <m:t>[a&gt;</m:t>
        </m:r>
      </m:oMath>
      <w:r>
        <w:rPr>
          <w:rFonts w:hint="eastAsia"/>
        </w:rPr>
        <w:t>且</w:t>
      </w:r>
      <m:oMath>
        <m:d>
          <m:dPr>
            <m:ctrlPr>
              <w:rPr>
                <w:rFonts w:ascii="Cambria Math" w:hAnsi="Cambria Math"/>
              </w:rPr>
            </m:ctrlPr>
          </m:dPr>
          <m:e>
            <m:r>
              <m:rPr>
                <m:sty m:val="p"/>
              </m:rPr>
              <w:rPr>
                <w:rFonts w:ascii="Cambria Math" w:hAnsi="Cambria Math"/>
              </w:rPr>
              <m:t>N,s-∙a+a∙</m:t>
            </m:r>
          </m:e>
        </m:d>
        <m:r>
          <m:rPr>
            <m:sty m:val="p"/>
          </m:rPr>
          <w:rPr>
            <w:rFonts w:ascii="Cambria Math" w:hAnsi="Cambria Math"/>
          </w:rPr>
          <m:t>[b&gt;</m:t>
        </m:r>
        <w:commentRangeEnd w:id="37"/>
        <m:r>
          <m:rPr>
            <m:sty m:val="p"/>
          </m:rPr>
          <w:rPr>
            <w:rStyle w:val="af"/>
            <w:rFonts w:asciiTheme="minorHAnsi" w:hAnsiTheme="minorHAnsi"/>
          </w:rPr>
          <w:commentReference w:id="37"/>
        </m:r>
      </m:oMath>
      <w:r>
        <w:rPr>
          <w:rFonts w:hint="eastAsia"/>
        </w:rPr>
        <w:t>。</w:t>
      </w:r>
    </w:p>
    <w:p w14:paraId="2F816B0D" w14:textId="77777777" w:rsidR="0076507C" w:rsidRPr="00A50115" w:rsidRDefault="0076507C" w:rsidP="00FF1393">
      <w:pPr>
        <w:pStyle w:val="ab"/>
        <w:spacing w:beforeLines="0" w:before="0" w:afterLines="0" w:after="0" w:line="400" w:lineRule="exact"/>
      </w:pPr>
    </w:p>
    <w:p w14:paraId="12F4AFD6" w14:textId="7591BACF" w:rsidR="0076507C" w:rsidRDefault="0076507C" w:rsidP="00BB4644">
      <w:pPr>
        <w:pStyle w:val="ab"/>
        <w:spacing w:beforeLines="0" w:before="0" w:afterLines="0" w:after="0" w:line="400" w:lineRule="exact"/>
        <w:ind w:firstLine="482"/>
      </w:pPr>
      <w:r w:rsidRPr="00FC2D35">
        <w:rPr>
          <w:rFonts w:hint="eastAsia"/>
          <w:b/>
        </w:rPr>
        <w:t>定义</w:t>
      </w:r>
      <w:r w:rsidR="002B1CBE">
        <w:rPr>
          <w:rFonts w:hint="eastAsia"/>
          <w:b/>
        </w:rPr>
        <w:t>2.2</w:t>
      </w:r>
      <w:r w:rsidRPr="00AB1366">
        <w:rPr>
          <w:b/>
        </w:rPr>
        <w:t>(</w:t>
      </w:r>
      <w:r w:rsidR="002B1CBE" w:rsidRPr="00AB1366">
        <w:rPr>
          <w:rFonts w:hint="eastAsia"/>
          <w:b/>
        </w:rPr>
        <w:t>隐式</w:t>
      </w:r>
      <w:r w:rsidRPr="00AB1366">
        <w:rPr>
          <w:rFonts w:hint="eastAsia"/>
          <w:b/>
        </w:rPr>
        <w:t>依赖</w:t>
      </w:r>
      <w:r w:rsidRPr="00AB1366">
        <w:rPr>
          <w:b/>
        </w:rPr>
        <w:t>)</w:t>
      </w:r>
      <w:r w:rsidR="00AB1366" w:rsidRPr="00AB1366">
        <w:rPr>
          <w:rFonts w:hint="eastAsia"/>
          <w:b/>
        </w:rPr>
        <w:t>：</w:t>
      </w:r>
      <w:r>
        <w:t xml:space="preserve"> </w:t>
      </w:r>
      <m:oMath>
        <m:r>
          <m:rPr>
            <m:sty m:val="p"/>
          </m:rPr>
          <w:rPr>
            <w:rFonts w:ascii="Cambria Math" w:hAnsi="Cambria Math"/>
          </w:rPr>
          <m:t>N=(P,T,F)</m:t>
        </m:r>
      </m:oMath>
      <w:r>
        <w:rPr>
          <w:rFonts w:hint="eastAsia"/>
        </w:rPr>
        <w:t>是</w:t>
      </w:r>
      <w:r>
        <w:t>一个</w:t>
      </w:r>
      <w:r>
        <w:rPr>
          <w:rFonts w:hint="eastAsia"/>
        </w:rPr>
        <w:t>合理</w:t>
      </w:r>
      <w:r>
        <w:t>的工作流</w:t>
      </w:r>
      <w:r>
        <w:rPr>
          <w:rFonts w:hint="eastAsia"/>
        </w:rPr>
        <w:t>网，那么</w:t>
      </w:r>
      <w:r>
        <w:t>对于</w:t>
      </w:r>
      <w:r>
        <w:rPr>
          <w:rFonts w:hint="eastAsia"/>
        </w:rPr>
        <w:t>任意</w:t>
      </w:r>
      <w:r>
        <w:t>两个变迁</w:t>
      </w:r>
      <m:oMath>
        <m:r>
          <m:rPr>
            <m:sty m:val="p"/>
          </m:rPr>
          <w:rPr>
            <w:rFonts w:ascii="Cambria Math" w:hAnsi="Cambria Math"/>
          </w:rPr>
          <m:t>a,b∈T</m:t>
        </m:r>
      </m:oMath>
      <w:r>
        <w:rPr>
          <w:rFonts w:hint="eastAsia"/>
        </w:rPr>
        <w:t>，</w:t>
      </w:r>
      <w:r>
        <w:t>a</w:t>
      </w:r>
      <w:r>
        <w:rPr>
          <w:rFonts w:hint="eastAsia"/>
        </w:rPr>
        <w:t>，</w:t>
      </w:r>
      <w:r>
        <w:t>b</w:t>
      </w:r>
      <w:r>
        <w:rPr>
          <w:rFonts w:hint="eastAsia"/>
        </w:rPr>
        <w:t>之间</w:t>
      </w:r>
      <w:r>
        <w:t>存在一个</w:t>
      </w:r>
      <w:r w:rsidR="00B91002" w:rsidRPr="00B91002">
        <w:rPr>
          <w:rFonts w:hint="eastAsia"/>
        </w:rPr>
        <w:t>隐式</w:t>
      </w:r>
      <w:r>
        <w:t>依赖关系当且仅当</w:t>
      </w:r>
      <w:r>
        <w:rPr>
          <w:rFonts w:hint="eastAsia"/>
        </w:rPr>
        <w:t>以下三</w:t>
      </w:r>
      <w:r>
        <w:t>个</w:t>
      </w:r>
      <w:r>
        <w:rPr>
          <w:rFonts w:hint="eastAsia"/>
        </w:rPr>
        <w:t>条件</w:t>
      </w:r>
      <w:r>
        <w:t>满足：</w:t>
      </w:r>
    </w:p>
    <w:p w14:paraId="500A5D9D" w14:textId="2D7AB5CE" w:rsidR="0076507C" w:rsidRDefault="0076507C" w:rsidP="00FF1393">
      <w:pPr>
        <w:pStyle w:val="ab"/>
        <w:spacing w:beforeLines="0" w:before="0" w:afterLines="0" w:after="0" w:line="400" w:lineRule="exact"/>
      </w:pPr>
      <w:r>
        <w:rPr>
          <w:rFonts w:hint="eastAsia"/>
        </w:rPr>
        <w:t>连接性</w:t>
      </w:r>
      <w:r>
        <w:t>：</w:t>
      </w:r>
      <m:oMath>
        <m:r>
          <m:rPr>
            <m:sty m:val="p"/>
          </m:rPr>
          <w:rPr>
            <w:rFonts w:ascii="Cambria Math" w:hAnsi="Cambria Math"/>
          </w:rPr>
          <m:t>a∙∩∙b≠∅</m:t>
        </m:r>
      </m:oMath>
      <w:r w:rsidR="00465817">
        <w:rPr>
          <w:rFonts w:hint="eastAsia"/>
        </w:rPr>
        <w:t>；</w:t>
      </w:r>
    </w:p>
    <w:p w14:paraId="38B624B4" w14:textId="579D6093" w:rsidR="0076507C" w:rsidRDefault="0076507C" w:rsidP="00FF1393">
      <w:pPr>
        <w:pStyle w:val="ab"/>
        <w:spacing w:beforeLines="0" w:before="0" w:afterLines="0" w:after="0" w:line="400" w:lineRule="exact"/>
      </w:pPr>
      <w:r>
        <w:rPr>
          <w:rFonts w:hint="eastAsia"/>
        </w:rPr>
        <w:t>不连续</w:t>
      </w:r>
      <w:r>
        <w:t>性：</w:t>
      </w:r>
      <w:r>
        <w:rPr>
          <w:rFonts w:hint="eastAsia"/>
        </w:rPr>
        <w:t>不存在</w:t>
      </w:r>
      <w:r>
        <w:t>一个</w:t>
      </w:r>
      <w:r>
        <w:rPr>
          <w:rFonts w:hint="eastAsia"/>
        </w:rPr>
        <w:t>标识s,</w:t>
      </w:r>
      <m:oMath>
        <m:r>
          <m:rPr>
            <m:sty m:val="p"/>
          </m:rPr>
          <w:rPr>
            <w:rFonts w:ascii="Cambria Math" w:hAnsi="Cambria Math"/>
          </w:rPr>
          <m:t xml:space="preserve"> s∈[N,</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hint="eastAsia"/>
          </w:rPr>
          <m:t>&gt;</m:t>
        </m:r>
      </m:oMath>
      <w:r>
        <w:rPr>
          <w:rFonts w:hint="eastAsia"/>
        </w:rPr>
        <w:t>,满足</w:t>
      </w:r>
      <m:oMath>
        <m:d>
          <m:dPr>
            <m:ctrlPr>
              <w:rPr>
                <w:rFonts w:ascii="Cambria Math" w:hAnsi="Cambria Math"/>
              </w:rPr>
            </m:ctrlPr>
          </m:dPr>
          <m:e>
            <m:r>
              <m:rPr>
                <m:sty m:val="p"/>
              </m:rPr>
              <w:rPr>
                <w:rFonts w:ascii="Cambria Math" w:hAnsi="Cambria Math"/>
              </w:rPr>
              <m:t>N,s</m:t>
            </m:r>
          </m:e>
        </m:d>
        <m:r>
          <m:rPr>
            <m:sty m:val="p"/>
          </m:rPr>
          <w:rPr>
            <w:rFonts w:ascii="Cambria Math" w:hAnsi="Cambria Math"/>
          </w:rPr>
          <m:t>[a&gt;</m:t>
        </m:r>
      </m:oMath>
      <w:r>
        <w:rPr>
          <w:rFonts w:hint="eastAsia"/>
        </w:rPr>
        <w:t>且</w:t>
      </w:r>
      <m:oMath>
        <m:d>
          <m:dPr>
            <m:ctrlPr>
              <w:rPr>
                <w:rFonts w:ascii="Cambria Math" w:hAnsi="Cambria Math"/>
              </w:rPr>
            </m:ctrlPr>
          </m:dPr>
          <m:e>
            <m:r>
              <m:rPr>
                <m:sty m:val="p"/>
              </m:rPr>
              <w:rPr>
                <w:rFonts w:ascii="Cambria Math" w:hAnsi="Cambria Math"/>
              </w:rPr>
              <m:t>N,s-∙a+a∙</m:t>
            </m:r>
          </m:e>
        </m:d>
        <m:r>
          <m:rPr>
            <m:sty m:val="p"/>
          </m:rPr>
          <w:rPr>
            <w:rFonts w:ascii="Cambria Math" w:hAnsi="Cambria Math"/>
          </w:rPr>
          <m:t>[b</m:t>
        </m:r>
        <m:r>
          <m:rPr>
            <m:sty m:val="p"/>
          </m:rPr>
          <w:rPr>
            <w:rFonts w:ascii="Cambria Math" w:hAnsi="Cambria Math" w:hint="eastAsia"/>
          </w:rPr>
          <m:t>&gt;</m:t>
        </m:r>
      </m:oMath>
      <w:r w:rsidR="00465817">
        <w:rPr>
          <w:rFonts w:hint="eastAsia"/>
        </w:rPr>
        <w:t>；</w:t>
      </w:r>
    </w:p>
    <w:p w14:paraId="3EAAF0F9" w14:textId="4B8EBED8" w:rsidR="0076507C" w:rsidRDefault="0076507C" w:rsidP="00FF1393">
      <w:pPr>
        <w:pStyle w:val="ab"/>
        <w:spacing w:beforeLines="0" w:before="0" w:afterLines="0" w:after="0" w:line="400" w:lineRule="exact"/>
      </w:pPr>
      <w:r>
        <w:rPr>
          <w:rFonts w:hint="eastAsia"/>
        </w:rPr>
        <w:t>可达性</w:t>
      </w:r>
      <w:r>
        <w:t>：</w:t>
      </w:r>
      <w:r>
        <w:rPr>
          <w:rFonts w:hint="eastAsia"/>
        </w:rPr>
        <w:t>存在</w:t>
      </w:r>
      <w:r>
        <w:t>一个标号</w:t>
      </w:r>
      <w:r>
        <w:rPr>
          <w:rFonts w:hint="eastAsia"/>
        </w:rPr>
        <w:t>s，满足</w:t>
      </w:r>
      <m:oMath>
        <m:r>
          <m:rPr>
            <m:sty m:val="p"/>
          </m:rPr>
          <w:rPr>
            <w:rFonts w:ascii="Cambria Math" w:hAnsi="Cambria Math"/>
          </w:rPr>
          <m:t>s∈[N,</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hint="eastAsia"/>
          </w:rPr>
          <m:t>&gt;</m:t>
        </m:r>
      </m:oMath>
      <w:r>
        <w:rPr>
          <w:rFonts w:hint="eastAsia"/>
        </w:rPr>
        <w:t>,</w:t>
      </w:r>
      <w:r w:rsidRPr="007B4531">
        <w:rPr>
          <w:rFonts w:hint="eastAsia"/>
        </w:rPr>
        <w:t xml:space="preserve"> </w:t>
      </w:r>
      <w:r>
        <w:rPr>
          <w:rFonts w:hint="eastAsia"/>
        </w:rPr>
        <w:t>并且</w:t>
      </w:r>
      <w:r>
        <w:t>另外一个标号</w:t>
      </w:r>
      <m:oMath>
        <m:sSup>
          <m:sSupPr>
            <m:ctrlPr>
              <w:rPr>
                <w:rFonts w:ascii="Cambria Math" w:hAnsi="Cambria Math"/>
              </w:rPr>
            </m:ctrlPr>
          </m:sSupPr>
          <m:e>
            <m:r>
              <w:rPr>
                <w:rFonts w:ascii="Cambria Math" w:hAnsi="Cambria Math"/>
              </w:rPr>
              <m:t>s</m:t>
            </m:r>
          </m:e>
          <m:sup>
            <m:r>
              <w:rPr>
                <w:rFonts w:ascii="Cambria Math" w:hAnsi="Cambria Math"/>
              </w:rPr>
              <m:t>,</m:t>
            </m:r>
          </m:sup>
        </m:sSup>
        <m:r>
          <w:rPr>
            <w:rFonts w:ascii="Cambria Math" w:hAnsi="Cambria Math"/>
          </w:rPr>
          <m:t>∈[N,s-</m:t>
        </m:r>
        <m:r>
          <m:rPr>
            <m:sty m:val="p"/>
          </m:rPr>
          <w:rPr>
            <w:rFonts w:ascii="Cambria Math" w:hAnsi="Cambria Math"/>
          </w:rPr>
          <m:t>∙a+a∙</m:t>
        </m:r>
      </m:oMath>
      <w:r>
        <w:rPr>
          <w:rFonts w:hint="eastAsia"/>
        </w:rPr>
        <w:t>&gt;,满足</w:t>
      </w:r>
      <m:oMath>
        <m:d>
          <m:dPr>
            <m:ctrlPr>
              <w:rPr>
                <w:rFonts w:ascii="Cambria Math" w:hAnsi="Cambria Math"/>
              </w:rPr>
            </m:ctrlPr>
          </m:dPr>
          <m:e>
            <m:r>
              <m:rPr>
                <m:sty m:val="p"/>
              </m:rPr>
              <w:rPr>
                <w:rFonts w:ascii="Cambria Math" w:hAnsi="Cambria Math"/>
              </w:rPr>
              <m:t>N,</m:t>
            </m:r>
            <m:sSup>
              <m:sSupPr>
                <m:ctrlPr>
                  <w:rPr>
                    <w:rFonts w:ascii="Cambria Math" w:hAnsi="Cambria Math"/>
                  </w:rPr>
                </m:ctrlPr>
              </m:sSupPr>
              <m:e>
                <m:r>
                  <w:rPr>
                    <w:rFonts w:ascii="Cambria Math" w:hAnsi="Cambria Math"/>
                  </w:rPr>
                  <m:t>s</m:t>
                </m:r>
              </m:e>
              <m:sup>
                <m:r>
                  <w:rPr>
                    <w:rFonts w:ascii="Cambria Math" w:hAnsi="Cambria Math"/>
                  </w:rPr>
                  <m:t>,</m:t>
                </m:r>
              </m:sup>
            </m:sSup>
          </m:e>
        </m:d>
        <m:r>
          <m:rPr>
            <m:sty m:val="p"/>
          </m:rPr>
          <w:rPr>
            <w:rFonts w:ascii="Cambria Math" w:hAnsi="Cambria Math"/>
          </w:rPr>
          <m:t>[b&gt;</m:t>
        </m:r>
      </m:oMath>
      <w:r w:rsidR="00465817">
        <w:rPr>
          <w:rFonts w:hint="eastAsia"/>
        </w:rPr>
        <w:t>。</w:t>
      </w:r>
    </w:p>
    <w:p w14:paraId="1044BBBF" w14:textId="77777777" w:rsidR="00296E3B" w:rsidRPr="007B4531" w:rsidRDefault="00296E3B" w:rsidP="00FF1393">
      <w:pPr>
        <w:pStyle w:val="ab"/>
        <w:spacing w:beforeLines="0" w:before="0" w:afterLines="0" w:after="0" w:line="400" w:lineRule="exact"/>
        <w:rPr>
          <w:rFonts w:hint="eastAsia"/>
        </w:rPr>
      </w:pPr>
    </w:p>
    <w:p w14:paraId="3EEB434B" w14:textId="185A4B5E" w:rsidR="0076507C" w:rsidRDefault="0076507C" w:rsidP="00FF1393">
      <w:pPr>
        <w:pStyle w:val="ab"/>
        <w:spacing w:beforeLines="0" w:before="0" w:afterLines="0" w:after="0" w:line="400" w:lineRule="exact"/>
        <w:jc w:val="left"/>
      </w:pPr>
      <w:r>
        <w:rPr>
          <w:noProof/>
        </w:rPr>
        <mc:AlternateContent>
          <mc:Choice Requires="wps">
            <w:drawing>
              <wp:anchor distT="45720" distB="45720" distL="114300" distR="114300" simplePos="0" relativeHeight="251685888" behindDoc="0" locked="0" layoutInCell="1" allowOverlap="1" wp14:anchorId="586F383A" wp14:editId="3DCCFEF8">
                <wp:simplePos x="0" y="0"/>
                <wp:positionH relativeFrom="margin">
                  <wp:align>left</wp:align>
                </wp:positionH>
                <wp:positionV relativeFrom="paragraph">
                  <wp:posOffset>223592</wp:posOffset>
                </wp:positionV>
                <wp:extent cx="5244465" cy="2032635"/>
                <wp:effectExtent l="0" t="0" r="0" b="0"/>
                <wp:wrapSquare wrapText="bothSides"/>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2032635"/>
                        </a:xfrm>
                        <a:prstGeom prst="rect">
                          <a:avLst/>
                        </a:prstGeom>
                        <a:solidFill>
                          <a:srgbClr val="FFFFFF"/>
                        </a:solidFill>
                        <a:ln w="9525">
                          <a:noFill/>
                          <a:miter lim="800000"/>
                          <a:headEnd/>
                          <a:tailEnd/>
                        </a:ln>
                      </wps:spPr>
                      <wps:txbx>
                        <w:txbxContent>
                          <w:p w14:paraId="1C484A32" w14:textId="77777777" w:rsidR="004C4916" w:rsidRDefault="004C4916" w:rsidP="0076507C">
                            <w:pPr>
                              <w:jc w:val="center"/>
                            </w:pPr>
                            <w:r>
                              <w:rPr>
                                <w:noProof/>
                              </w:rPr>
                              <w:drawing>
                                <wp:inline distT="0" distB="0" distL="0" distR="0" wp14:anchorId="688A6E47" wp14:editId="21B593C7">
                                  <wp:extent cx="3729729" cy="1759789"/>
                                  <wp:effectExtent l="0" t="0" r="444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34445" cy="1762014"/>
                                          </a:xfrm>
                                          <a:prstGeom prst="rect">
                                            <a:avLst/>
                                          </a:prstGeom>
                                        </pic:spPr>
                                      </pic:pic>
                                    </a:graphicData>
                                  </a:graphic>
                                </wp:inline>
                              </w:drawing>
                            </w:r>
                          </w:p>
                          <w:p w14:paraId="1C533369" w14:textId="490B8481" w:rsidR="004C4916" w:rsidRDefault="004C4916" w:rsidP="0076507C">
                            <w:pPr>
                              <w:jc w:val="center"/>
                            </w:pPr>
                            <w:r>
                              <w:rPr>
                                <w:rFonts w:hint="eastAsia"/>
                              </w:rPr>
                              <w:t>图</w:t>
                            </w:r>
                            <w:r>
                              <w:rPr>
                                <w:rFonts w:hint="eastAsia"/>
                              </w:rPr>
                              <w:t>2.1</w:t>
                            </w:r>
                            <w:r>
                              <w:rPr>
                                <w:rFonts w:hint="eastAsia"/>
                              </w:rPr>
                              <w:t>一个</w:t>
                            </w:r>
                            <w:r>
                              <w:t>同时具有</w:t>
                            </w:r>
                            <w:r>
                              <w:rPr>
                                <w:rFonts w:hint="eastAsia"/>
                              </w:rPr>
                              <w:t>显式</w:t>
                            </w:r>
                            <w:r>
                              <w:t>与</w:t>
                            </w:r>
                            <w:r>
                              <w:rPr>
                                <w:rFonts w:hint="eastAsia"/>
                              </w:rPr>
                              <w:t>隐式</w:t>
                            </w:r>
                            <w:r>
                              <w:t>依赖的模型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86F383A" id="_x0000_t202" coordsize="21600,21600" o:spt="202" path="m,l,21600r21600,l21600,xe">
                <v:stroke joinstyle="miter"/>
                <v:path gradientshapeok="t" o:connecttype="rect"/>
              </v:shapetype>
              <v:shape id="文本框 2" o:spid="_x0000_s1026" type="#_x0000_t202" style="position:absolute;left:0;text-align:left;margin-left:0;margin-top:17.6pt;width:412.95pt;height:160.05pt;z-index:2516858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" stroked="f">
                <v:textbox style="mso-fit-shape-to-text:t">
                  <w:txbxContent>
                    <w:p w14:paraId="1C484A32" w14:textId="77777777" w:rsidR="004C4916" w:rsidRDefault="004C4916" w:rsidP="0076507C">
                      <w:pPr>
                        <w:jc w:val="center"/>
                      </w:pPr>
                      <w:r>
                        <w:rPr>
                          <w:noProof/>
                        </w:rPr>
                        <w:drawing>
                          <wp:inline distT="0" distB="0" distL="0" distR="0" wp14:anchorId="688A6E47" wp14:editId="21B593C7">
                            <wp:extent cx="3729729" cy="1759789"/>
                            <wp:effectExtent l="0" t="0" r="444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34445" cy="1762014"/>
                                    </a:xfrm>
                                    <a:prstGeom prst="rect">
                                      <a:avLst/>
                                    </a:prstGeom>
                                  </pic:spPr>
                                </pic:pic>
                              </a:graphicData>
                            </a:graphic>
                          </wp:inline>
                        </w:drawing>
                      </w:r>
                    </w:p>
                    <w:p w14:paraId="1C533369" w14:textId="490B8481" w:rsidR="004C4916" w:rsidRDefault="004C4916" w:rsidP="0076507C">
                      <w:pPr>
                        <w:jc w:val="center"/>
                      </w:pPr>
                      <w:r>
                        <w:rPr>
                          <w:rFonts w:hint="eastAsia"/>
                        </w:rPr>
                        <w:t>图</w:t>
                      </w:r>
                      <w:r>
                        <w:rPr>
                          <w:rFonts w:hint="eastAsia"/>
                        </w:rPr>
                        <w:t>2.1</w:t>
                      </w:r>
                      <w:r>
                        <w:rPr>
                          <w:rFonts w:hint="eastAsia"/>
                        </w:rPr>
                        <w:t>一个</w:t>
                      </w:r>
                      <w:r>
                        <w:t>同时具有</w:t>
                      </w:r>
                      <w:r>
                        <w:rPr>
                          <w:rFonts w:hint="eastAsia"/>
                        </w:rPr>
                        <w:t>显式</w:t>
                      </w:r>
                      <w:r>
                        <w:t>与</w:t>
                      </w:r>
                      <w:r>
                        <w:rPr>
                          <w:rFonts w:hint="eastAsia"/>
                        </w:rPr>
                        <w:t>隐式</w:t>
                      </w:r>
                      <w:r>
                        <w:t>依赖的模型</w:t>
                      </w:r>
                    </w:p>
                  </w:txbxContent>
                </v:textbox>
                <w10:wrap type="square" anchorx="margin"/>
              </v:shape>
            </w:pict>
          </mc:Fallback>
        </mc:AlternateContent>
      </w:r>
      <w:r>
        <w:rPr>
          <w:rFonts w:hint="eastAsia"/>
        </w:rPr>
        <w:t>如</w:t>
      </w:r>
      <w:r w:rsidRPr="00FC2D35">
        <w:t>图</w:t>
      </w:r>
      <w:r>
        <w:t>2.1</w:t>
      </w:r>
      <w:r>
        <w:rPr>
          <w:rFonts w:hint="eastAsia"/>
        </w:rPr>
        <w:t>所示</w:t>
      </w:r>
      <w:r>
        <w:t>，</w:t>
      </w:r>
      <w:commentRangeStart w:id="38"/>
      <w:r w:rsidRPr="00EF34EC">
        <w:rPr>
          <w:rFonts w:ascii="Times New Roman" w:hAnsi="Times New Roman" w:cs="Times New Roman"/>
        </w:rPr>
        <w:t>T</w:t>
      </w:r>
      <w:r w:rsidRPr="00EF34EC">
        <w:rPr>
          <w:rFonts w:ascii="Times New Roman" w:hAnsi="Times New Roman" w:cs="Times New Roman"/>
          <w:vertAlign w:val="subscript"/>
        </w:rPr>
        <w:t>1</w:t>
      </w:r>
      <w:r>
        <w:t>与</w:t>
      </w:r>
      <w:r w:rsidRPr="00EF34EC">
        <w:rPr>
          <w:rFonts w:ascii="Times New Roman" w:hAnsi="Times New Roman" w:cs="Times New Roman"/>
        </w:rPr>
        <w:t>T</w:t>
      </w:r>
      <w:r w:rsidRPr="00EF34EC">
        <w:rPr>
          <w:rFonts w:ascii="Times New Roman" w:hAnsi="Times New Roman" w:cs="Times New Roman"/>
          <w:vertAlign w:val="subscript"/>
        </w:rPr>
        <w:t>3</w:t>
      </w:r>
      <w:r w:rsidRPr="00EF34EC">
        <w:rPr>
          <w:rFonts w:ascii="Times New Roman" w:hAnsi="Times New Roman" w:cs="Times New Roman"/>
        </w:rPr>
        <w:t>，</w:t>
      </w:r>
      <w:r w:rsidRPr="00EF34EC">
        <w:rPr>
          <w:rFonts w:ascii="Times New Roman" w:hAnsi="Times New Roman" w:cs="Times New Roman"/>
        </w:rPr>
        <w:t>T</w:t>
      </w:r>
      <w:r w:rsidRPr="00EF34EC">
        <w:rPr>
          <w:rFonts w:ascii="Times New Roman" w:hAnsi="Times New Roman" w:cs="Times New Roman"/>
          <w:vertAlign w:val="subscript"/>
        </w:rPr>
        <w:t>2</w:t>
      </w:r>
      <w:r>
        <w:t>与</w:t>
      </w:r>
      <w:r w:rsidRPr="00EF34EC">
        <w:rPr>
          <w:rFonts w:ascii="Times New Roman" w:hAnsi="Times New Roman" w:cs="Times New Roman"/>
        </w:rPr>
        <w:t>T</w:t>
      </w:r>
      <w:r w:rsidRPr="00EF34EC">
        <w:rPr>
          <w:rFonts w:ascii="Times New Roman" w:hAnsi="Times New Roman" w:cs="Times New Roman"/>
          <w:vertAlign w:val="subscript"/>
        </w:rPr>
        <w:t>3</w:t>
      </w:r>
      <w:r>
        <w:rPr>
          <w:rFonts w:hint="eastAsia"/>
        </w:rPr>
        <w:t>均为</w:t>
      </w:r>
      <w:r w:rsidR="00B91002" w:rsidRPr="00B91002">
        <w:rPr>
          <w:rFonts w:hint="eastAsia"/>
        </w:rPr>
        <w:t>显式</w:t>
      </w:r>
      <w:r>
        <w:t>依赖。而</w:t>
      </w:r>
      <w:r w:rsidRPr="00EF34EC">
        <w:rPr>
          <w:rFonts w:ascii="Times New Roman" w:hAnsi="Times New Roman" w:cs="Times New Roman"/>
        </w:rPr>
        <w:t>T</w:t>
      </w:r>
      <w:r w:rsidRPr="00EF34EC">
        <w:rPr>
          <w:rFonts w:ascii="Times New Roman" w:hAnsi="Times New Roman" w:cs="Times New Roman"/>
          <w:vertAlign w:val="subscript"/>
        </w:rPr>
        <w:t>1</w:t>
      </w:r>
      <w:r>
        <w:t>与</w:t>
      </w:r>
      <w:r w:rsidRPr="00EF34EC">
        <w:rPr>
          <w:rFonts w:ascii="Times New Roman" w:hAnsi="Times New Roman" w:cs="Times New Roman"/>
        </w:rPr>
        <w:t>T</w:t>
      </w:r>
      <w:r w:rsidRPr="00EF34EC">
        <w:rPr>
          <w:rFonts w:ascii="Times New Roman" w:hAnsi="Times New Roman" w:cs="Times New Roman"/>
          <w:vertAlign w:val="subscript"/>
        </w:rPr>
        <w:t>4</w:t>
      </w:r>
      <w:r>
        <w:t>之间，</w:t>
      </w:r>
      <w:r w:rsidRPr="00EF34EC">
        <w:rPr>
          <w:rFonts w:ascii="Times New Roman" w:hAnsi="Times New Roman" w:cs="Times New Roman"/>
        </w:rPr>
        <w:t>T</w:t>
      </w:r>
      <w:r w:rsidRPr="00EF34EC">
        <w:rPr>
          <w:rFonts w:ascii="Times New Roman" w:hAnsi="Times New Roman" w:cs="Times New Roman"/>
          <w:vertAlign w:val="subscript"/>
        </w:rPr>
        <w:t>2</w:t>
      </w:r>
      <w:r>
        <w:t>与</w:t>
      </w:r>
      <w:r w:rsidRPr="00EF34EC">
        <w:rPr>
          <w:rFonts w:ascii="Times New Roman" w:hAnsi="Times New Roman" w:cs="Times New Roman"/>
        </w:rPr>
        <w:t>T</w:t>
      </w:r>
      <w:r w:rsidRPr="00EF34EC">
        <w:rPr>
          <w:rFonts w:ascii="Times New Roman" w:hAnsi="Times New Roman" w:cs="Times New Roman"/>
          <w:vertAlign w:val="subscript"/>
        </w:rPr>
        <w:t>5</w:t>
      </w:r>
      <w:commentRangeEnd w:id="38"/>
      <w:r w:rsidR="00CA3C18" w:rsidRPr="00EF34EC">
        <w:rPr>
          <w:rStyle w:val="af"/>
          <w:rFonts w:ascii="Times New Roman" w:hAnsi="Times New Roman" w:cs="Times New Roman"/>
        </w:rPr>
        <w:commentReference w:id="38"/>
      </w:r>
      <w:r>
        <w:t>之</w:t>
      </w:r>
      <w:r>
        <w:lastRenderedPageBreak/>
        <w:t>间则是</w:t>
      </w:r>
      <w:r w:rsidR="00B91002" w:rsidRPr="00B91002">
        <w:rPr>
          <w:rFonts w:hint="eastAsia"/>
        </w:rPr>
        <w:t>隐式</w:t>
      </w:r>
      <w:r>
        <w:t>依赖。</w:t>
      </w:r>
      <w:r>
        <w:rPr>
          <w:rFonts w:hint="eastAsia"/>
        </w:rPr>
        <w:t>如果</w:t>
      </w:r>
      <w:r>
        <w:t>一个模型</w:t>
      </w:r>
      <w:r>
        <w:rPr>
          <w:rFonts w:hint="eastAsia"/>
        </w:rPr>
        <w:t>中</w:t>
      </w:r>
      <w:r>
        <w:t>的仅</w:t>
      </w:r>
      <w:r>
        <w:rPr>
          <w:rFonts w:hint="eastAsia"/>
        </w:rPr>
        <w:t>含有</w:t>
      </w:r>
      <w:r w:rsidR="00B91002" w:rsidRPr="00B91002">
        <w:rPr>
          <w:rFonts w:hint="eastAsia"/>
        </w:rPr>
        <w:t>显式</w:t>
      </w:r>
      <w:r>
        <w:t>依赖关系，</w:t>
      </w:r>
      <w:r>
        <w:rPr>
          <w:rFonts w:hint="eastAsia"/>
        </w:rPr>
        <w:t>那么</w:t>
      </w:r>
      <w:r>
        <w:t>这个模型中就不</w:t>
      </w:r>
      <w:r>
        <w:rPr>
          <w:rFonts w:hint="eastAsia"/>
        </w:rPr>
        <w:t>含有</w:t>
      </w:r>
      <w:r>
        <w:t>非自有选择结构，</w:t>
      </w:r>
      <w:r>
        <w:rPr>
          <w:rFonts w:hint="eastAsia"/>
        </w:rPr>
        <w:t>大多数</w:t>
      </w:r>
      <w:r>
        <w:t>过程挖掘算法</w:t>
      </w:r>
      <w:r>
        <w:rPr>
          <w:rFonts w:hint="eastAsia"/>
        </w:rPr>
        <w:t>都可以</w:t>
      </w:r>
      <w:r>
        <w:t>将</w:t>
      </w:r>
      <w:r>
        <w:rPr>
          <w:rFonts w:hint="eastAsia"/>
        </w:rPr>
        <w:t>模型</w:t>
      </w:r>
      <w:r>
        <w:t>正确的挖掘出来</w:t>
      </w:r>
      <w:r>
        <w:rPr>
          <w:rFonts w:hint="eastAsia"/>
        </w:rPr>
        <w:t>。而</w:t>
      </w:r>
      <w:r>
        <w:t>当</w:t>
      </w:r>
      <w:r>
        <w:rPr>
          <w:rFonts w:hint="eastAsia"/>
        </w:rPr>
        <w:t>工作流</w:t>
      </w:r>
      <w:r>
        <w:t>模型中含有</w:t>
      </w:r>
      <w:r w:rsidR="00B91002" w:rsidRPr="00B91002">
        <w:rPr>
          <w:rFonts w:hint="eastAsia"/>
        </w:rPr>
        <w:t>隐式</w:t>
      </w:r>
      <w:r>
        <w:t>依赖关系时，</w:t>
      </w:r>
      <w:r>
        <w:rPr>
          <w:rFonts w:hint="eastAsia"/>
        </w:rPr>
        <w:t>则</w:t>
      </w:r>
      <w:r>
        <w:t>这个模型中含有非自有选择结构，</w:t>
      </w:r>
      <w:r>
        <w:rPr>
          <w:rFonts w:hint="eastAsia"/>
        </w:rPr>
        <w:t>绝大部分</w:t>
      </w:r>
      <w:r>
        <w:t>过程挖掘算法不可以将正确的模型挖掘出来，</w:t>
      </w:r>
      <w:r>
        <w:rPr>
          <w:rFonts w:hint="eastAsia"/>
        </w:rPr>
        <w:t>这正是</w:t>
      </w:r>
      <m:oMath>
        <m:sSup>
          <m:sSupPr>
            <m:ctrlPr>
              <w:rPr>
                <w:rFonts w:ascii="Cambria Math" w:hAnsi="Cambria Math"/>
              </w:rPr>
            </m:ctrlPr>
          </m:sSupPr>
          <m:e>
            <m:r>
              <w:rPr>
                <w:rFonts w:ascii="Cambria Math" w:hAnsi="Cambria Math"/>
              </w:rPr>
              <m:t>∝</m:t>
            </m:r>
          </m:e>
          <m:sup>
            <m:r>
              <w:rPr>
                <w:rFonts w:ascii="Cambria Math" w:hAnsi="Cambria Math"/>
              </w:rPr>
              <m:t>++</m:t>
            </m:r>
          </m:sup>
        </m:sSup>
      </m:oMath>
      <w:r>
        <w:t>算法所解决的问题。</w:t>
      </w:r>
    </w:p>
    <w:p w14:paraId="1A8B921D" w14:textId="2AF25449" w:rsidR="0076507C" w:rsidRDefault="0076507C" w:rsidP="00FF1393">
      <w:pPr>
        <w:pStyle w:val="ab"/>
        <w:spacing w:beforeLines="0" w:before="0" w:afterLines="0" w:after="0" w:line="400" w:lineRule="exact"/>
      </w:pPr>
      <w:r>
        <w:rPr>
          <w:noProof/>
        </w:rPr>
        <mc:AlternateContent>
          <mc:Choice Requires="wps">
            <w:drawing>
              <wp:anchor distT="45720" distB="45720" distL="114300" distR="114300" simplePos="0" relativeHeight="251693056" behindDoc="0" locked="0" layoutInCell="1" allowOverlap="1" wp14:anchorId="6A7ED137" wp14:editId="0EA1E149">
                <wp:simplePos x="0" y="0"/>
                <wp:positionH relativeFrom="margin">
                  <wp:posOffset>170121</wp:posOffset>
                </wp:positionH>
                <wp:positionV relativeFrom="paragraph">
                  <wp:posOffset>0</wp:posOffset>
                </wp:positionV>
                <wp:extent cx="5257800" cy="3786505"/>
                <wp:effectExtent l="0" t="0" r="0" b="10795"/>
                <wp:wrapSquare wrapText="bothSides"/>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3786505"/>
                        </a:xfrm>
                        <a:prstGeom prst="rect">
                          <a:avLst/>
                        </a:prstGeom>
                        <a:solidFill>
                          <a:srgbClr val="FFFFFF"/>
                        </a:solidFill>
                        <a:ln w="9525">
                          <a:noFill/>
                          <a:miter lim="800000"/>
                          <a:headEnd/>
                          <a:tailEnd/>
                        </a:ln>
                      </wps:spPr>
                      <wps:txbx>
                        <w:txbxContent>
                          <w:p w14:paraId="54C2917D" w14:textId="685DB886" w:rsidR="004C4916" w:rsidRDefault="004C4916" w:rsidP="0076507C">
                            <w:pPr>
                              <w:jc w:val="center"/>
                            </w:pPr>
                            <w:r>
                              <w:t>表</w:t>
                            </w:r>
                            <w:r>
                              <w:rPr>
                                <w:rFonts w:hint="eastAsia"/>
                              </w:rPr>
                              <w:t>2.</w:t>
                            </w:r>
                            <w:r>
                              <w:t>1</w:t>
                            </w:r>
                            <w:r>
                              <w:rPr>
                                <w:rFonts w:hint="eastAsia"/>
                              </w:rPr>
                              <w:t xml:space="preserve"> </w:t>
                            </w:r>
                            <m:oMath>
                              <m:sSup>
                                <m:sSupPr>
                                  <m:ctrlPr>
                                    <w:rPr>
                                      <w:rFonts w:ascii="Cambria Math" w:hAnsi="Cambria Math"/>
                                    </w:rPr>
                                  </m:ctrlPr>
                                </m:sSupPr>
                                <m:e>
                                  <m:r>
                                    <w:rPr>
                                      <w:rFonts w:ascii="Cambria Math" w:hAnsi="Cambria Math"/>
                                    </w:rPr>
                                    <m:t>∝</m:t>
                                  </m:r>
                                </m:e>
                                <m:sup>
                                  <m:r>
                                    <w:rPr>
                                      <w:rFonts w:ascii="Cambria Math" w:hAnsi="Cambria Math"/>
                                    </w:rPr>
                                    <m:t>++</m:t>
                                  </m:r>
                                </m:sup>
                              </m:sSup>
                            </m:oMath>
                            <w:r>
                              <w:t>中</w:t>
                            </w:r>
                            <w:r>
                              <w:rPr>
                                <w:rFonts w:hint="eastAsia"/>
                              </w:rPr>
                              <w:t>三种</w:t>
                            </w:r>
                            <m:oMath>
                              <m:r>
                                <m:rPr>
                                  <m:sty m:val="p"/>
                                </m:rPr>
                                <w:rPr>
                                  <w:rFonts w:ascii="Cambria Math" w:hAnsi="Cambria Math"/>
                                </w:rPr>
                                <m:t>⟼</m:t>
                              </m:r>
                            </m:oMath>
                            <w:r>
                              <w:rPr>
                                <w:rFonts w:hint="eastAsia"/>
                              </w:rPr>
                              <w:t>关系</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5"/>
                              <w:gridCol w:w="6789"/>
                            </w:tblGrid>
                            <w:tr w:rsidR="00EF34EC" w14:paraId="48C5E37B" w14:textId="77777777" w:rsidTr="00B23997">
                              <w:tc>
                                <w:tcPr>
                                  <w:tcW w:w="1413" w:type="dxa"/>
                                  <w:tcBorders>
                                    <w:top w:val="single" w:sz="12" w:space="0" w:color="auto"/>
                                    <w:bottom w:val="single" w:sz="4" w:space="0" w:color="auto"/>
                                  </w:tcBorders>
                                  <w:vAlign w:val="center"/>
                                </w:tcPr>
                                <w:p w14:paraId="1926A35C" w14:textId="60156E94" w:rsidR="004C4916" w:rsidRPr="00B20589" w:rsidRDefault="004C4916" w:rsidP="00B23997">
                                  <w:pPr>
                                    <w:pStyle w:val="ab"/>
                                    <w:spacing w:before="120" w:after="120"/>
                                    <w:ind w:firstLineChars="0" w:firstLine="0"/>
                                    <w:jc w:val="center"/>
                                    <w:rPr>
                                      <w:rFonts w:ascii="Calibri" w:hAnsi="Calibri"/>
                                      <w:b/>
                                    </w:rPr>
                                  </w:pPr>
                                  <m:oMath>
                                    <m:r>
                                      <m:rPr>
                                        <m:sty m:val="b"/>
                                      </m:rPr>
                                      <w:rPr>
                                        <w:rFonts w:ascii="Cambria Math" w:hAnsi="Cambria Math"/>
                                      </w:rPr>
                                      <m:t>⟼</m:t>
                                    </m:r>
                                  </m:oMath>
                                  <w:r w:rsidRPr="00B20589">
                                    <w:rPr>
                                      <w:rFonts w:hint="eastAsia"/>
                                      <w:b/>
                                    </w:rPr>
                                    <w:t>关系</w:t>
                                  </w:r>
                                </w:p>
                              </w:tc>
                              <w:tc>
                                <w:tcPr>
                                  <w:tcW w:w="6883" w:type="dxa"/>
                                  <w:tcBorders>
                                    <w:top w:val="single" w:sz="12" w:space="0" w:color="auto"/>
                                    <w:bottom w:val="single" w:sz="4" w:space="0" w:color="auto"/>
                                  </w:tcBorders>
                                  <w:vAlign w:val="center"/>
                                </w:tcPr>
                                <w:p w14:paraId="7A55CDD2" w14:textId="7BE7077E" w:rsidR="004C4916" w:rsidRPr="00B20589" w:rsidRDefault="004C4916" w:rsidP="00B23997">
                                  <w:pPr>
                                    <w:pStyle w:val="ab"/>
                                    <w:spacing w:before="120" w:after="120"/>
                                    <w:ind w:firstLineChars="0" w:firstLine="0"/>
                                    <w:jc w:val="center"/>
                                    <w:rPr>
                                      <w:rFonts w:hint="eastAsia"/>
                                      <w:b/>
                                    </w:rPr>
                                  </w:pPr>
                                  <w:r w:rsidRPr="00B20589">
                                    <w:rPr>
                                      <w:rFonts w:hint="eastAsia"/>
                                      <w:b/>
                                    </w:rPr>
                                    <w:t>意义及说明</w:t>
                                  </w:r>
                                </w:p>
                              </w:tc>
                            </w:tr>
                            <w:tr w:rsidR="00EF34EC" w14:paraId="553F32DF" w14:textId="77777777" w:rsidTr="004754AC">
                              <w:tc>
                                <w:tcPr>
                                  <w:tcW w:w="1413" w:type="dxa"/>
                                  <w:tcBorders>
                                    <w:top w:val="single" w:sz="4" w:space="0" w:color="auto"/>
                                  </w:tcBorders>
                                  <w:vAlign w:val="center"/>
                                </w:tcPr>
                                <w:p w14:paraId="4754410D" w14:textId="77777777" w:rsidR="004C4916" w:rsidRDefault="004C4916" w:rsidP="00B23997">
                                  <w:pPr>
                                    <w:pStyle w:val="ab"/>
                                    <w:spacing w:before="120" w:after="120"/>
                                    <w:ind w:firstLineChars="0" w:firstLine="0"/>
                                    <w:jc w:val="center"/>
                                  </w:pPr>
                                  <m:oMathPara>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L1</m:t>
                                          </m:r>
                                        </m:sub>
                                      </m:sSub>
                                      <m:r>
                                        <w:rPr>
                                          <w:rFonts w:ascii="Cambria Math" w:hAnsi="Cambria Math"/>
                                        </w:rPr>
                                        <m:t>b</m:t>
                                      </m:r>
                                    </m:oMath>
                                  </m:oMathPara>
                                </w:p>
                              </w:tc>
                              <w:tc>
                                <w:tcPr>
                                  <w:tcW w:w="6883" w:type="dxa"/>
                                  <w:tcBorders>
                                    <w:top w:val="single" w:sz="4" w:space="0" w:color="auto"/>
                                  </w:tcBorders>
                                </w:tcPr>
                                <w:p w14:paraId="065064FF" w14:textId="77777777" w:rsidR="004C4916" w:rsidRDefault="004C4916" w:rsidP="004754AC">
                                  <w:pPr>
                                    <w:pStyle w:val="ab"/>
                                    <w:spacing w:before="120" w:after="120"/>
                                    <w:ind w:firstLineChars="0" w:firstLine="0"/>
                                  </w:pPr>
                                  <w:r>
                                    <w:rPr>
                                      <w:rFonts w:hint="eastAsia"/>
                                    </w:rPr>
                                    <w:t>当且仅当</w:t>
                                  </w:r>
                                  <m:oMath>
                                    <m:r>
                                      <m:rPr>
                                        <m:sty m:val="p"/>
                                      </m:rPr>
                                      <w:rPr>
                                        <w:rFonts w:ascii="Cambria Math" w:hAnsi="Cambria Math"/>
                                      </w:rPr>
                                      <m:t>a</m:t>
                                    </m:r>
                                    <m:sSub>
                                      <m:sSubPr>
                                        <m:ctrlPr>
                                          <w:rPr>
                                            <w:rFonts w:ascii="Cambria Math" w:hAnsi="Cambria Math"/>
                                          </w:rPr>
                                        </m:ctrlPr>
                                      </m:sSubPr>
                                      <m:e>
                                        <m:r>
                                          <w:rPr>
                                            <w:rFonts w:ascii="Cambria Math" w:hAnsi="Cambria Math"/>
                                          </w:rPr>
                                          <m:t>≯</m:t>
                                        </m:r>
                                      </m:e>
                                      <m:sub>
                                        <m:r>
                                          <w:rPr>
                                            <w:rFonts w:ascii="Cambria Math" w:hAnsi="Cambria Math"/>
                                          </w:rPr>
                                          <m:t>L</m:t>
                                        </m:r>
                                      </m:sub>
                                    </m:sSub>
                                    <m:r>
                                      <w:rPr>
                                        <w:rFonts w:ascii="Cambria Math" w:hAnsi="Cambria Math"/>
                                      </w:rPr>
                                      <m:t>b</m:t>
                                    </m:r>
                                  </m:oMath>
                                  <w:r>
                                    <w:rPr>
                                      <w:rFonts w:hint="eastAsia"/>
                                    </w:rPr>
                                    <w:t>,且存在</w:t>
                                  </w:r>
                                  <w:r>
                                    <w:t>一个任务</w:t>
                                  </w:r>
                                  <m:oMath>
                                    <m:r>
                                      <m:rPr>
                                        <m:sty m:val="p"/>
                                      </m:rPr>
                                      <w:rPr>
                                        <w:rFonts w:ascii="Cambria Math" w:hAnsi="Cambria Math"/>
                                      </w:rPr>
                                      <m:t>c∈T</m:t>
                                    </m:r>
                                  </m:oMath>
                                  <w:r>
                                    <w:rPr>
                                      <w:rFonts w:hint="eastAsia"/>
                                    </w:rPr>
                                    <w:t>,和</w:t>
                                  </w:r>
                                  <w:r>
                                    <w:t>两个不同的库所</w:t>
                                  </w: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m:rPr>
                                        <m:sty m:val="p"/>
                                      </m:rPr>
                                      <w:rPr>
                                        <w:rFonts w:ascii="Cambria Math" w:hAnsi="Cambria Math"/>
                                      </w:rPr>
                                      <m:t>∈P</m:t>
                                    </m:r>
                                  </m:oMath>
                                  <w:r>
                                    <w:rPr>
                                      <w:rFonts w:hint="eastAsia"/>
                                    </w:rPr>
                                    <w:t>,其中</w:t>
                                  </w: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∈∙c</m:t>
                                    </m:r>
                                  </m:oMath>
                                  <w:r>
                                    <w:rPr>
                                      <w:rFonts w:hint="eastAsia"/>
                                    </w:rPr>
                                    <w:t>,且</w:t>
                                  </w:r>
                                  <w:r>
                                    <w:t>a</w:t>
                                  </w:r>
                                  <m:oMath>
                                    <m:r>
                                      <m:rPr>
                                        <m:sty m:val="p"/>
                                      </m:rP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rPr>
                                      <w:rFonts w:hint="eastAsia"/>
                                    </w:rPr>
                                    <w:t>,</w:t>
                                  </w:r>
                                  <w:r>
                                    <w:t>a</w:t>
                                  </w:r>
                                  <m:oMath>
                                    <m:r>
                                      <m:rPr>
                                        <m:sty m:val="p"/>
                                      </m:rP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Pr>
                                      <w:rFonts w:hint="eastAsia"/>
                                    </w:rPr>
                                    <w:t>,</w:t>
                                  </w:r>
                                  <w:r w:rsidRPr="000C7D76">
                                    <w:t xml:space="preserve"> </w:t>
                                  </w:r>
                                  <w:r>
                                    <w:t>b</w:t>
                                  </w:r>
                                  <m:oMath>
                                    <m:r>
                                      <m:rPr>
                                        <m:sty m:val="p"/>
                                      </m:rP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Pr>
                                      <w:rFonts w:hint="eastAsia"/>
                                    </w:rPr>
                                    <w:t>,</w:t>
                                  </w:r>
                                  <w:r>
                                    <w:t>b</w:t>
                                  </w:r>
                                  <m:oMath>
                                    <m:r>
                                      <m:rPr>
                                        <m:sty m:val="p"/>
                                      </m:rP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rPr>
                                      <w:rFonts w:hint="eastAsia"/>
                                    </w:rPr>
                                    <w:t>,</w:t>
                                  </w:r>
                                  <w:r>
                                    <w:t xml:space="preserve"> </w:t>
                                  </w:r>
                                  <w:r>
                                    <w:rPr>
                                      <w:rFonts w:hint="eastAsia"/>
                                    </w:rPr>
                                    <w:t>并且</w:t>
                                  </w:r>
                                  <w:r>
                                    <w:t>不存在任务</w:t>
                                  </w:r>
                                  <m:oMath>
                                    <m:r>
                                      <m:rPr>
                                        <m:sty m:val="p"/>
                                      </m:rPr>
                                      <w:rPr>
                                        <w:rFonts w:ascii="Cambria Math" w:hAnsi="Cambria Math"/>
                                      </w:rPr>
                                      <m:t>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Pr>
                                      <w:rFonts w:hint="eastAsia"/>
                                    </w:rPr>
                                    <w:t>,满足</w:t>
                                  </w:r>
                                  <m:oMath>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a</m:t>
                                    </m:r>
                                  </m:oMath>
                                  <w:r>
                                    <w:rPr>
                                      <w:rFonts w:hint="eastAsia"/>
                                    </w:rPr>
                                    <w:t>或者</w:t>
                                  </w:r>
                                  <m:oMath>
                                    <m:sSub>
                                      <m:sSubPr>
                                        <m:ctrlPr>
                                          <w:rPr>
                                            <w:rFonts w:ascii="Cambria Math" w:hAnsi="Cambria Math"/>
                                          </w:rPr>
                                        </m:ctrlPr>
                                      </m:sSubPr>
                                      <m:e>
                                        <m:r>
                                          <m:rPr>
                                            <m:sty m:val="p"/>
                                          </m:rPr>
                                          <w:rPr>
                                            <w:rFonts w:ascii="Cambria Math" w:hAnsi="Cambria Math"/>
                                          </w:rPr>
                                          <m:t>t||</m:t>
                                        </m:r>
                                      </m:e>
                                      <m:sub>
                                        <m:r>
                                          <w:rPr>
                                            <w:rFonts w:ascii="Cambria Math" w:hAnsi="Cambria Math"/>
                                          </w:rPr>
                                          <m:t>L</m:t>
                                        </m:r>
                                      </m:sub>
                                    </m:sSub>
                                    <m:r>
                                      <w:rPr>
                                        <w:rFonts w:ascii="Cambria Math" w:hAnsi="Cambria Math"/>
                                      </w:rPr>
                                      <m:t>a</m:t>
                                    </m:r>
                                  </m:oMath>
                                </w:p>
                              </w:tc>
                            </w:tr>
                            <w:tr w:rsidR="00EF34EC" w14:paraId="08201BD5" w14:textId="77777777" w:rsidTr="004754AC">
                              <w:tc>
                                <w:tcPr>
                                  <w:tcW w:w="1413" w:type="dxa"/>
                                  <w:vAlign w:val="center"/>
                                </w:tcPr>
                                <w:p w14:paraId="748F839A" w14:textId="77777777" w:rsidR="004C4916" w:rsidRDefault="004C4916" w:rsidP="00B23997">
                                  <w:pPr>
                                    <w:pStyle w:val="ab"/>
                                    <w:spacing w:before="120" w:after="120"/>
                                    <w:ind w:firstLineChars="0" w:firstLine="0"/>
                                    <w:jc w:val="center"/>
                                  </w:pPr>
                                  <m:oMathPara>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L21</m:t>
                                          </m:r>
                                        </m:sub>
                                      </m:sSub>
                                      <m:r>
                                        <w:rPr>
                                          <w:rFonts w:ascii="Cambria Math" w:hAnsi="Cambria Math"/>
                                        </w:rPr>
                                        <m:t>b</m:t>
                                      </m:r>
                                    </m:oMath>
                                  </m:oMathPara>
                                </w:p>
                              </w:tc>
                              <w:tc>
                                <w:tcPr>
                                  <w:tcW w:w="6883" w:type="dxa"/>
                                </w:tcPr>
                                <w:p w14:paraId="40B8AF0B" w14:textId="77777777" w:rsidR="004C4916" w:rsidRDefault="004C4916" w:rsidP="004754AC">
                                  <w:pPr>
                                    <w:pStyle w:val="ab"/>
                                    <w:spacing w:before="120" w:after="120"/>
                                    <w:ind w:firstLineChars="0" w:firstLine="0"/>
                                  </w:pPr>
                                  <w:r>
                                    <w:rPr>
                                      <w:rFonts w:hint="eastAsia"/>
                                    </w:rPr>
                                    <w:t>当且仅当</w:t>
                                  </w:r>
                                  <m:oMath>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b</m:t>
                                    </m:r>
                                  </m:oMath>
                                  <w:r>
                                    <w:rPr>
                                      <w:rFonts w:hint="eastAsia"/>
                                    </w:rPr>
                                    <w:t>,</w:t>
                                  </w:r>
                                  <w:r>
                                    <w:t>|a</w:t>
                                  </w:r>
                                  <m:oMath>
                                    <m:r>
                                      <w:rPr>
                                        <w:rFonts w:ascii="Cambria Math" w:hAnsi="Cambria Math"/>
                                      </w:rPr>
                                      <m:t>∙</m:t>
                                    </m:r>
                                  </m:oMath>
                                  <w:r>
                                    <w:t>|&gt;1</w:t>
                                  </w:r>
                                  <w:r>
                                    <w:rPr>
                                      <w:rFonts w:hint="eastAsia"/>
                                    </w:rPr>
                                    <w:t>且</w:t>
                                  </w:r>
                                  <w:r>
                                    <w:t>存在一个任务</w:t>
                                  </w:r>
                                  <m:oMath>
                                    <m:r>
                                      <m:rPr>
                                        <m:sty m:val="p"/>
                                      </m:rPr>
                                      <w:rPr>
                                        <w:rFonts w:ascii="Cambria Math" w:hAnsi="Cambria Math"/>
                                      </w:rPr>
                                      <m:t>b'</m:t>
                                    </m:r>
                                    <m:r>
                                      <w:rPr>
                                        <w:rFonts w:ascii="Cambria Math" w:hAnsi="Cambria Math"/>
                                      </w:rPr>
                                      <m:t>∈T</m:t>
                                    </m:r>
                                  </m:oMath>
                                  <w:r>
                                    <w:rPr>
                                      <w:rFonts w:hint="eastAsia"/>
                                    </w:rPr>
                                    <w:t>满足</w:t>
                                  </w:r>
                                  <m:oMath>
                                    <m:r>
                                      <w:rPr>
                                        <w:rFonts w:ascii="Cambria Math" w:hAnsi="Cambria Math"/>
                                      </w:rPr>
                                      <m:t>b</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m:rPr>
                                        <m:sty m:val="p"/>
                                      </m:rPr>
                                      <w:rPr>
                                        <w:rFonts w:ascii="Cambria Math" w:hAnsi="Cambria Math"/>
                                      </w:rPr>
                                      <m:t>b'</m:t>
                                    </m:r>
                                  </m:oMath>
                                  <w:r>
                                    <w:rPr>
                                      <w:rFonts w:hint="eastAsia"/>
                                    </w:rPr>
                                    <w:t>且</w:t>
                                  </w:r>
                                  <w:r>
                                    <w:t>存在一个库所</w:t>
                                  </w:r>
                                  <m:oMath>
                                    <m:r>
                                      <m:rPr>
                                        <m:sty m:val="p"/>
                                      </m:rPr>
                                      <w:rPr>
                                        <w:rFonts w:ascii="Cambria Math" w:hAnsi="Cambria Math"/>
                                      </w:rPr>
                                      <m:t>p∈a</m:t>
                                    </m:r>
                                    <m:r>
                                      <w:rPr>
                                        <w:rFonts w:ascii="Cambria Math" w:hAnsi="Cambria Math"/>
                                      </w:rPr>
                                      <m:t>∙</m:t>
                                    </m:r>
                                  </m:oMath>
                                  <w:r>
                                    <w:rPr>
                                      <w:rFonts w:hint="eastAsia"/>
                                    </w:rPr>
                                    <w:t>满足</w:t>
                                  </w:r>
                                  <w:r>
                                    <w:t>不存在任务</w:t>
                                  </w:r>
                                  <m:oMath>
                                    <m:r>
                                      <m:rPr>
                                        <m:sty m:val="p"/>
                                      </m:rPr>
                                      <w:rPr>
                                        <w:rFonts w:ascii="Cambria Math" w:hAnsi="Cambria Math"/>
                                      </w:rPr>
                                      <m:t>t∈p</m:t>
                                    </m:r>
                                    <m:r>
                                      <w:rPr>
                                        <w:rFonts w:ascii="Cambria Math" w:hAnsi="Cambria Math"/>
                                      </w:rPr>
                                      <m:t>∙</m:t>
                                    </m:r>
                                  </m:oMath>
                                  <w:r>
                                    <w:rPr>
                                      <w:rFonts w:hint="eastAsia"/>
                                    </w:rPr>
                                    <w:t>,</w:t>
                                  </w:r>
                                  <m:oMath>
                                    <m:r>
                                      <m:rPr>
                                        <m:sty m:val="p"/>
                                      </m:rPr>
                                      <w:rPr>
                                        <w:rFonts w:ascii="Cambria Math" w:hAnsi="Cambria Math"/>
                                      </w:rPr>
                                      <m:t>t</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w:rPr>
                                        <w:rFonts w:ascii="Cambria Math" w:hAnsi="Cambria Math"/>
                                      </w:rPr>
                                      <m:t>b</m:t>
                                    </m:r>
                                  </m:oMath>
                                  <w:r>
                                    <w:rPr>
                                      <w:rFonts w:hint="eastAsia"/>
                                    </w:rPr>
                                    <w:t>或</w:t>
                                  </w:r>
                                  <m:oMath>
                                    <m:sSub>
                                      <m:sSubPr>
                                        <m:ctrlPr>
                                          <w:rPr>
                                            <w:rFonts w:ascii="Cambria Math" w:hAnsi="Cambria Math"/>
                                          </w:rPr>
                                        </m:ctrlPr>
                                      </m:sSubPr>
                                      <m:e>
                                        <m:r>
                                          <m:rPr>
                                            <m:sty m:val="p"/>
                                          </m:rPr>
                                          <w:rPr>
                                            <w:rFonts w:ascii="Cambria Math" w:hAnsi="Cambria Math"/>
                                          </w:rPr>
                                          <m:t>t||</m:t>
                                        </m:r>
                                      </m:e>
                                      <m:sub>
                                        <m:r>
                                          <w:rPr>
                                            <w:rFonts w:ascii="Cambria Math" w:hAnsi="Cambria Math"/>
                                          </w:rPr>
                                          <m:t>L</m:t>
                                        </m:r>
                                      </m:sub>
                                    </m:sSub>
                                    <m:r>
                                      <w:rPr>
                                        <w:rFonts w:ascii="Cambria Math" w:hAnsi="Cambria Math"/>
                                      </w:rPr>
                                      <m:t>b</m:t>
                                    </m:r>
                                  </m:oMath>
                                  <w:r>
                                    <w:rPr>
                                      <w:rFonts w:hint="eastAsia"/>
                                    </w:rPr>
                                    <w:t>，</w:t>
                                  </w:r>
                                  <w:r>
                                    <w:t>存在一个任务</w:t>
                                  </w:r>
                                  <m:oMath>
                                    <m:r>
                                      <m:rPr>
                                        <m:sty m:val="p"/>
                                      </m:rPr>
                                      <w:rPr>
                                        <w:rFonts w:ascii="Cambria Math" w:hAnsi="Cambria Math"/>
                                      </w:rPr>
                                      <m:t>t’ ∈p</m:t>
                                    </m:r>
                                    <m:r>
                                      <w:rPr>
                                        <w:rFonts w:ascii="Cambria Math" w:hAnsi="Cambria Math"/>
                                      </w:rPr>
                                      <m:t>∙</m:t>
                                    </m:r>
                                  </m:oMath>
                                  <w:r>
                                    <w:rPr>
                                      <w:rFonts w:hint="eastAsia"/>
                                    </w:rPr>
                                    <w:t>满足</w:t>
                                  </w:r>
                                  <m:oMath>
                                    <m:sSub>
                                      <m:sSubPr>
                                        <m:ctrlPr>
                                          <w:rPr>
                                            <w:rFonts w:ascii="Cambria Math" w:hAnsi="Cambria Math"/>
                                          </w:rPr>
                                        </m:ctrlPr>
                                      </m:sSubPr>
                                      <m:e>
                                        <m:r>
                                          <m:rPr>
                                            <m:sty m:val="p"/>
                                          </m:rPr>
                                          <w:rPr>
                                            <w:rFonts w:ascii="Cambria Math" w:hAnsi="Cambria Math"/>
                                          </w:rPr>
                                          <m:t>t’≻</m:t>
                                        </m:r>
                                      </m:e>
                                      <m:sub>
                                        <m:r>
                                          <w:rPr>
                                            <w:rFonts w:ascii="Cambria Math" w:hAnsi="Cambria Math"/>
                                          </w:rPr>
                                          <m:t>L</m:t>
                                        </m:r>
                                      </m:sub>
                                    </m:sSub>
                                    <m:r>
                                      <w:rPr>
                                        <w:rFonts w:ascii="Cambria Math" w:hAnsi="Cambria Math"/>
                                      </w:rPr>
                                      <m:t>b</m:t>
                                    </m:r>
                                    <m:r>
                                      <m:rPr>
                                        <m:sty m:val="p"/>
                                      </m:rPr>
                                      <w:rPr>
                                        <w:rFonts w:ascii="Cambria Math" w:hAnsi="Cambria Math"/>
                                      </w:rPr>
                                      <m:t>’</m:t>
                                    </m:r>
                                  </m:oMath>
                                  <w:r>
                                    <w:rPr>
                                      <w:rFonts w:hint="eastAsia"/>
                                    </w:rPr>
                                    <w:t>或</w:t>
                                  </w:r>
                                  <m:oMath>
                                    <m:sSub>
                                      <m:sSubPr>
                                        <m:ctrlPr>
                                          <w:rPr>
                                            <w:rFonts w:ascii="Cambria Math" w:hAnsi="Cambria Math"/>
                                          </w:rPr>
                                        </m:ctrlPr>
                                      </m:sSubPr>
                                      <m:e>
                                        <m:r>
                                          <m:rPr>
                                            <m:sty m:val="p"/>
                                          </m:rPr>
                                          <w:rPr>
                                            <w:rFonts w:ascii="Cambria Math" w:hAnsi="Cambria Math"/>
                                          </w:rPr>
                                          <m:t>t</m:t>
                                        </m:r>
                                        <m:r>
                                          <w:rPr>
                                            <w:rFonts w:ascii="Cambria Math" w:hAnsi="Cambria Math"/>
                                          </w:rPr>
                                          <m:t>’</m:t>
                                        </m:r>
                                        <m:r>
                                          <m:rPr>
                                            <m:sty m:val="p"/>
                                          </m:rPr>
                                          <w:rPr>
                                            <w:rFonts w:ascii="Cambria Math" w:hAnsi="Cambria Math"/>
                                          </w:rPr>
                                          <m:t>||</m:t>
                                        </m:r>
                                      </m:e>
                                      <m:sub>
                                        <m:r>
                                          <w:rPr>
                                            <w:rFonts w:ascii="Cambria Math" w:hAnsi="Cambria Math"/>
                                          </w:rPr>
                                          <m:t>L</m:t>
                                        </m:r>
                                      </m:sub>
                                    </m:sSub>
                                    <m:r>
                                      <w:rPr>
                                        <w:rFonts w:ascii="Cambria Math" w:hAnsi="Cambria Math"/>
                                      </w:rPr>
                                      <m:t>b’</m:t>
                                    </m:r>
                                  </m:oMath>
                                </w:p>
                              </w:tc>
                            </w:tr>
                            <w:tr w:rsidR="00EF34EC" w14:paraId="27AC621D" w14:textId="77777777" w:rsidTr="004754AC">
                              <w:tc>
                                <w:tcPr>
                                  <w:tcW w:w="1413" w:type="dxa"/>
                                  <w:vAlign w:val="center"/>
                                </w:tcPr>
                                <w:p w14:paraId="52D85DE5" w14:textId="77777777" w:rsidR="004C4916" w:rsidRDefault="004C4916" w:rsidP="00B23997">
                                  <w:pPr>
                                    <w:pStyle w:val="ab"/>
                                    <w:spacing w:before="120" w:after="120"/>
                                    <w:ind w:firstLineChars="0" w:firstLine="0"/>
                                    <w:jc w:val="center"/>
                                  </w:pPr>
                                  <m:oMathPara>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L22</m:t>
                                          </m:r>
                                        </m:sub>
                                      </m:sSub>
                                      <m:r>
                                        <w:rPr>
                                          <w:rFonts w:ascii="Cambria Math" w:hAnsi="Cambria Math"/>
                                        </w:rPr>
                                        <m:t>b</m:t>
                                      </m:r>
                                    </m:oMath>
                                  </m:oMathPara>
                                </w:p>
                              </w:tc>
                              <w:tc>
                                <w:tcPr>
                                  <w:tcW w:w="6883" w:type="dxa"/>
                                </w:tcPr>
                                <w:p w14:paraId="5196F7C7" w14:textId="77777777" w:rsidR="004C4916" w:rsidRDefault="004C4916" w:rsidP="004754AC">
                                  <w:pPr>
                                    <w:pStyle w:val="ab"/>
                                    <w:spacing w:before="120" w:after="120"/>
                                    <w:ind w:firstLineChars="0" w:firstLine="0"/>
                                  </w:pPr>
                                  <w:r>
                                    <w:rPr>
                                      <w:rFonts w:hint="eastAsia"/>
                                    </w:rPr>
                                    <w:t>当且仅当</w:t>
                                  </w:r>
                                  <m:oMath>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b</m:t>
                                    </m:r>
                                  </m:oMath>
                                  <w:r>
                                    <w:rPr>
                                      <w:rFonts w:hint="eastAsia"/>
                                    </w:rPr>
                                    <w:t>,</w:t>
                                  </w:r>
                                  <w:r>
                                    <w:t>|</w:t>
                                  </w:r>
                                  <m:oMath>
                                    <m:r>
                                      <w:rPr>
                                        <w:rFonts w:ascii="Cambria Math" w:hAnsi="Cambria Math"/>
                                      </w:rPr>
                                      <m:t xml:space="preserve"> ∙b</m:t>
                                    </m:r>
                                  </m:oMath>
                                  <w:r>
                                    <w:t>|&gt;1</w:t>
                                  </w:r>
                                  <w:r>
                                    <w:rPr>
                                      <w:rFonts w:hint="eastAsia"/>
                                    </w:rPr>
                                    <w:t>且</w:t>
                                  </w:r>
                                  <w:r>
                                    <w:t>存在一个任务</w:t>
                                  </w:r>
                                  <m:oMath>
                                    <m:r>
                                      <m:rPr>
                                        <m:sty m:val="p"/>
                                      </m:rPr>
                                      <w:rPr>
                                        <w:rFonts w:ascii="Cambria Math" w:hAnsi="Cambria Math"/>
                                      </w:rPr>
                                      <m:t>a'</m:t>
                                    </m:r>
                                    <m:r>
                                      <w:rPr>
                                        <w:rFonts w:ascii="Cambria Math" w:hAnsi="Cambria Math"/>
                                      </w:rPr>
                                      <m:t>∈T</m:t>
                                    </m:r>
                                  </m:oMath>
                                  <w:r>
                                    <w:rPr>
                                      <w:rFonts w:hint="eastAsia"/>
                                    </w:rPr>
                                    <w:t>满足</w:t>
                                  </w:r>
                                  <m:oMath>
                                    <m: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m:rPr>
                                        <m:sty m:val="p"/>
                                      </m:rPr>
                                      <w:rPr>
                                        <w:rFonts w:ascii="Cambria Math" w:hAnsi="Cambria Math"/>
                                      </w:rPr>
                                      <m:t>a'</m:t>
                                    </m:r>
                                  </m:oMath>
                                  <w:r>
                                    <w:rPr>
                                      <w:rFonts w:hint="eastAsia"/>
                                    </w:rPr>
                                    <w:t>且</w:t>
                                  </w:r>
                                  <w:r>
                                    <w:t>存在一个库所</w:t>
                                  </w:r>
                                  <m:oMath>
                                    <m:r>
                                      <m:rPr>
                                        <m:sty m:val="p"/>
                                      </m:rPr>
                                      <w:rPr>
                                        <w:rFonts w:ascii="Cambria Math" w:hAnsi="Cambria Math"/>
                                      </w:rPr>
                                      <m:t>p∈</m:t>
                                    </m:r>
                                    <m:r>
                                      <w:rPr>
                                        <w:rFonts w:ascii="Cambria Math" w:hAnsi="Cambria Math"/>
                                      </w:rPr>
                                      <m:t>∙b</m:t>
                                    </m:r>
                                  </m:oMath>
                                  <w:r>
                                    <w:rPr>
                                      <w:rFonts w:hint="eastAsia"/>
                                    </w:rPr>
                                    <w:t>满足</w:t>
                                  </w:r>
                                  <w:r>
                                    <w:t>不存在任务</w:t>
                                  </w:r>
                                  <m:oMath>
                                    <m:r>
                                      <m:rPr>
                                        <m:sty m:val="p"/>
                                      </m:rPr>
                                      <w:rPr>
                                        <w:rFonts w:ascii="Cambria Math" w:hAnsi="Cambria Math"/>
                                      </w:rPr>
                                      <m:t>t∈</m:t>
                                    </m:r>
                                    <m:r>
                                      <w:rPr>
                                        <w:rFonts w:ascii="Cambria Math" w:hAnsi="Cambria Math"/>
                                      </w:rPr>
                                      <m:t>∙</m:t>
                                    </m:r>
                                    <m:r>
                                      <m:rPr>
                                        <m:sty m:val="p"/>
                                      </m:rPr>
                                      <w:rPr>
                                        <w:rFonts w:ascii="Cambria Math" w:hAnsi="Cambria Math"/>
                                      </w:rPr>
                                      <m:t>p</m:t>
                                    </m:r>
                                  </m:oMath>
                                  <w:r>
                                    <w:rPr>
                                      <w:rFonts w:hint="eastAsia"/>
                                    </w:rPr>
                                    <w:t>,</w:t>
                                  </w:r>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w:rPr>
                                        <w:rFonts w:ascii="Cambria Math" w:hAnsi="Cambria Math"/>
                                      </w:rPr>
                                      <m:t>t</m:t>
                                    </m:r>
                                  </m:oMath>
                                  <w:r>
                                    <w:rPr>
                                      <w:rFonts w:hint="eastAsia"/>
                                    </w:rPr>
                                    <w:t>或</w:t>
                                  </w:r>
                                  <m:oMath>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t</m:t>
                                    </m:r>
                                  </m:oMath>
                                  <w:r>
                                    <w:rPr>
                                      <w:rFonts w:hint="eastAsia"/>
                                    </w:rPr>
                                    <w:t>，</w:t>
                                  </w:r>
                                  <w:r>
                                    <w:t>存在一个任务</w:t>
                                  </w:r>
                                  <m:oMath>
                                    <m:r>
                                      <m:rPr>
                                        <m:sty m:val="p"/>
                                      </m:rPr>
                                      <w:rPr>
                                        <w:rFonts w:ascii="Cambria Math" w:hAnsi="Cambria Math"/>
                                      </w:rPr>
                                      <m:t>t’ ∈</m:t>
                                    </m:r>
                                    <m:r>
                                      <w:rPr>
                                        <w:rFonts w:ascii="Cambria Math" w:hAnsi="Cambria Math"/>
                                      </w:rPr>
                                      <m:t>∙</m:t>
                                    </m:r>
                                    <m:r>
                                      <m:rPr>
                                        <m:sty m:val="p"/>
                                      </m:rPr>
                                      <w:rPr>
                                        <w:rFonts w:ascii="Cambria Math" w:hAnsi="Cambria Math"/>
                                      </w:rPr>
                                      <m:t>p</m:t>
                                    </m:r>
                                  </m:oMath>
                                  <w:r>
                                    <w:rPr>
                                      <w:rFonts w:hint="eastAsia"/>
                                    </w:rPr>
                                    <w:t>满足</w:t>
                                  </w:r>
                                  <m:oMath>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t</m:t>
                                    </m:r>
                                    <m:r>
                                      <m:rPr>
                                        <m:sty m:val="p"/>
                                      </m:rPr>
                                      <w:rPr>
                                        <w:rFonts w:ascii="Cambria Math" w:hAnsi="Cambria Math"/>
                                      </w:rPr>
                                      <m:t>’</m:t>
                                    </m:r>
                                  </m:oMath>
                                  <w:r>
                                    <w:rPr>
                                      <w:rFonts w:hint="eastAsia"/>
                                    </w:rPr>
                                    <w:t>或</w:t>
                                  </w:r>
                                  <m:oMath>
                                    <m:sSub>
                                      <m:sSubPr>
                                        <m:ctrlPr>
                                          <w:rPr>
                                            <w:rFonts w:ascii="Cambria Math" w:hAnsi="Cambria Math"/>
                                          </w:rPr>
                                        </m:ctrlPr>
                                      </m:sSubPr>
                                      <m:e>
                                        <m:r>
                                          <m:rPr>
                                            <m:sty m:val="p"/>
                                          </m:rPr>
                                          <w:rPr>
                                            <w:rFonts w:ascii="Cambria Math" w:hAnsi="Cambria Math"/>
                                          </w:rPr>
                                          <m:t>a</m:t>
                                        </m:r>
                                        <m:r>
                                          <w:rPr>
                                            <w:rFonts w:ascii="Cambria Math" w:hAnsi="Cambria Math"/>
                                          </w:rPr>
                                          <m:t>’</m:t>
                                        </m:r>
                                        <m:r>
                                          <m:rPr>
                                            <m:sty m:val="p"/>
                                          </m:rPr>
                                          <w:rPr>
                                            <w:rFonts w:ascii="Cambria Math" w:hAnsi="Cambria Math"/>
                                          </w:rPr>
                                          <m:t>||</m:t>
                                        </m:r>
                                      </m:e>
                                      <m:sub>
                                        <m:r>
                                          <w:rPr>
                                            <w:rFonts w:ascii="Cambria Math" w:hAnsi="Cambria Math"/>
                                          </w:rPr>
                                          <m:t>L</m:t>
                                        </m:r>
                                      </m:sub>
                                    </m:sSub>
                                    <m:r>
                                      <w:rPr>
                                        <w:rFonts w:ascii="Cambria Math" w:hAnsi="Cambria Math"/>
                                      </w:rPr>
                                      <m:t>t</m:t>
                                    </m:r>
                                  </m:oMath>
                                </w:p>
                              </w:tc>
                            </w:tr>
                            <w:tr w:rsidR="00EF34EC" w14:paraId="092AD1AF" w14:textId="77777777" w:rsidTr="004754AC">
                              <w:tc>
                                <w:tcPr>
                                  <w:tcW w:w="1413" w:type="dxa"/>
                                  <w:vAlign w:val="center"/>
                                </w:tcPr>
                                <w:p w14:paraId="1B3CBDB1" w14:textId="77777777" w:rsidR="004C4916" w:rsidRDefault="004C4916" w:rsidP="00B23997">
                                  <w:pPr>
                                    <w:pStyle w:val="ab"/>
                                    <w:spacing w:before="120" w:after="120"/>
                                    <w:ind w:firstLineChars="0" w:firstLine="0"/>
                                    <w:jc w:val="center"/>
                                  </w:pPr>
                                  <m:oMathPara>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L2</m:t>
                                          </m:r>
                                        </m:sub>
                                      </m:sSub>
                                      <m:r>
                                        <w:rPr>
                                          <w:rFonts w:ascii="Cambria Math" w:hAnsi="Cambria Math"/>
                                        </w:rPr>
                                        <m:t>b</m:t>
                                      </m:r>
                                    </m:oMath>
                                  </m:oMathPara>
                                </w:p>
                              </w:tc>
                              <w:tc>
                                <w:tcPr>
                                  <w:tcW w:w="6883" w:type="dxa"/>
                                </w:tcPr>
                                <w:p w14:paraId="0445E9E6" w14:textId="77777777" w:rsidR="004C4916" w:rsidRDefault="004C4916" w:rsidP="004754AC">
                                  <w:pPr>
                                    <w:pStyle w:val="ab"/>
                                    <w:spacing w:before="120" w:after="120"/>
                                    <w:ind w:firstLineChars="0" w:firstLine="0"/>
                                  </w:pPr>
                                  <w:r>
                                    <w:rPr>
                                      <w:rFonts w:hint="eastAsia"/>
                                    </w:rPr>
                                    <w:t>当且仅当</w:t>
                                  </w:r>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L21</m:t>
                                        </m:r>
                                      </m:sub>
                                    </m:sSub>
                                    <m:r>
                                      <w:rPr>
                                        <w:rFonts w:ascii="Cambria Math" w:hAnsi="Cambria Math"/>
                                      </w:rPr>
                                      <m:t>b</m:t>
                                    </m:r>
                                  </m:oMath>
                                  <w:r>
                                    <w:rPr>
                                      <w:rFonts w:hint="eastAsia"/>
                                    </w:rPr>
                                    <w:t>或</w:t>
                                  </w:r>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L22</m:t>
                                        </m:r>
                                      </m:sub>
                                    </m:sSub>
                                    <m:r>
                                      <w:rPr>
                                        <w:rFonts w:ascii="Cambria Math" w:hAnsi="Cambria Math"/>
                                      </w:rPr>
                                      <m:t>b</m:t>
                                    </m:r>
                                  </m:oMath>
                                </w:p>
                              </w:tc>
                            </w:tr>
                            <w:tr w:rsidR="00EF34EC" w14:paraId="15B07038" w14:textId="77777777" w:rsidTr="004754AC">
                              <w:tc>
                                <w:tcPr>
                                  <w:tcW w:w="1413" w:type="dxa"/>
                                  <w:tcBorders>
                                    <w:bottom w:val="single" w:sz="12" w:space="0" w:color="auto"/>
                                  </w:tcBorders>
                                  <w:vAlign w:val="center"/>
                                </w:tcPr>
                                <w:p w14:paraId="4ABAD1BC" w14:textId="77777777" w:rsidR="004C4916" w:rsidRDefault="004C4916" w:rsidP="00B23997">
                                  <w:pPr>
                                    <w:pStyle w:val="ab"/>
                                    <w:spacing w:before="120" w:after="120"/>
                                    <w:ind w:firstLineChars="0" w:firstLine="0"/>
                                    <w:jc w:val="center"/>
                                  </w:pPr>
                                  <m:oMathPara>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L3</m:t>
                                          </m:r>
                                        </m:sub>
                                      </m:sSub>
                                      <m:r>
                                        <w:rPr>
                                          <w:rFonts w:ascii="Cambria Math" w:hAnsi="Cambria Math"/>
                                        </w:rPr>
                                        <m:t>b</m:t>
                                      </m:r>
                                    </m:oMath>
                                  </m:oMathPara>
                                </w:p>
                              </w:tc>
                              <w:tc>
                                <w:tcPr>
                                  <w:tcW w:w="6883" w:type="dxa"/>
                                  <w:tcBorders>
                                    <w:bottom w:val="single" w:sz="12" w:space="0" w:color="auto"/>
                                  </w:tcBorders>
                                </w:tcPr>
                                <w:p w14:paraId="7C0CE4BF" w14:textId="77777777" w:rsidR="004C4916" w:rsidRPr="00FB4BE7" w:rsidRDefault="004C4916" w:rsidP="004754AC">
                                  <w:pPr>
                                    <w:pStyle w:val="ab"/>
                                    <w:spacing w:before="120" w:after="120"/>
                                    <w:ind w:firstLineChars="0" w:firstLine="0"/>
                                  </w:pPr>
                                  <w:r w:rsidRPr="00B04066">
                                    <w:rPr>
                                      <w:rFonts w:hint="eastAsia"/>
                                    </w:rPr>
                                    <w:t>当且仅当存在</w:t>
                                  </w:r>
                                  <w:r w:rsidRPr="00B04066">
                                    <w:t>两个任务</w:t>
                                  </w:r>
                                  <m:oMath>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sup>
                                    </m:sSup>
                                    <m:r>
                                      <m:rPr>
                                        <m:sty m:val="p"/>
                                      </m:rPr>
                                      <w:rPr>
                                        <w:rFonts w:ascii="Cambria Math" w:hAnsi="Cambria Math" w:hint="eastAsia"/>
                                      </w:rPr>
                                      <m:t>,</m:t>
                                    </m:r>
                                    <m:r>
                                      <m:rPr>
                                        <m:sty m:val="p"/>
                                      </m:rPr>
                                      <w:rPr>
                                        <w:rFonts w:ascii="Cambria Math" w:hAnsi="Cambria Math"/>
                                      </w:rPr>
                                      <m:t>b'∈T</m:t>
                                    </m:r>
                                  </m:oMath>
                                  <w:r>
                                    <w:rPr>
                                      <w:rFonts w:hint="eastAsia"/>
                                    </w:rPr>
                                    <w:t>,满足</w:t>
                                  </w:r>
                                  <m:oMath>
                                    <m:r>
                                      <m:rPr>
                                        <m:sty m:val="p"/>
                                      </m:rPr>
                                      <w:rPr>
                                        <w:rFonts w:ascii="Cambria Math" w:hAnsi="Cambria Math"/>
                                      </w:rPr>
                                      <m:t>a</m:t>
                                    </m:r>
                                    <m:r>
                                      <w:rPr>
                                        <w:rFonts w:ascii="Cambria Math" w:hAnsi="Cambria Math"/>
                                      </w:rPr>
                                      <m:t>∙∩</m:t>
                                    </m:r>
                                    <m:r>
                                      <m:rPr>
                                        <m:sty m:val="p"/>
                                      </m:rPr>
                                      <w:rPr>
                                        <w:rFonts w:ascii="Cambria Math" w:hAnsi="Cambria Math"/>
                                      </w:rPr>
                                      <m:t>a’</m:t>
                                    </m:r>
                                    <m:r>
                                      <w:rPr>
                                        <w:rFonts w:ascii="Cambria Math" w:hAnsi="Cambria Math"/>
                                      </w:rPr>
                                      <m:t>∙≠ϕ</m:t>
                                    </m:r>
                                  </m:oMath>
                                  <w:r>
                                    <w:rPr>
                                      <w:rFonts w:hint="eastAsia"/>
                                    </w:rPr>
                                    <w:t>，</w:t>
                                  </w:r>
                                  <m:oMath>
                                    <m:r>
                                      <w:rPr>
                                        <w:rFonts w:ascii="Cambria Math" w:hAnsi="Cambria Math"/>
                                      </w:rPr>
                                      <m:t>∙b∩∙</m:t>
                                    </m:r>
                                    <m:r>
                                      <m:rPr>
                                        <m:sty m:val="p"/>
                                      </m:rPr>
                                      <w:rPr>
                                        <w:rFonts w:ascii="Cambria Math" w:hAnsi="Cambria Math"/>
                                      </w:rPr>
                                      <m:t>b’</m:t>
                                    </m:r>
                                    <m:r>
                                      <w:rPr>
                                        <w:rFonts w:ascii="Cambria Math" w:hAnsi="Cambria Math"/>
                                      </w:rPr>
                                      <m:t>≠ϕ</m:t>
                                    </m:r>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b</m:t>
                                    </m:r>
                                  </m:oMath>
                                  <w:r>
                                    <w:rPr>
                                      <w:rFonts w:hint="eastAsia"/>
                                    </w:rPr>
                                    <w:t>,</w:t>
                                  </w:r>
                                  <m:oMath>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b'</m:t>
                                    </m:r>
                                  </m:oMath>
                                  <w:r>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r>
                                          <w:rPr>
                                            <w:rFonts w:ascii="Cambria Math" w:hAnsi="Cambria Math"/>
                                          </w:rPr>
                                          <m:t>'</m:t>
                                        </m:r>
                                        <m:r>
                                          <m:rPr>
                                            <m:sty m:val="p"/>
                                          </m:rPr>
                                          <w:rPr>
                                            <w:rFonts w:ascii="Cambria Math" w:hAnsi="Cambria Math"/>
                                          </w:rPr>
                                          <m:t>≱</m:t>
                                        </m:r>
                                      </m:e>
                                      <m:sub>
                                        <m:r>
                                          <w:rPr>
                                            <w:rFonts w:ascii="Cambria Math" w:hAnsi="Cambria Math"/>
                                          </w:rPr>
                                          <m:t>L</m:t>
                                        </m:r>
                                      </m:sub>
                                    </m:sSub>
                                    <m:r>
                                      <w:rPr>
                                        <w:rFonts w:ascii="Cambria Math" w:hAnsi="Cambria Math"/>
                                      </w:rPr>
                                      <m:t>b</m:t>
                                    </m:r>
                                  </m:oMath>
                                  <w:r>
                                    <w:rPr>
                                      <w:rFonts w:hint="eastAsia"/>
                                    </w:rPr>
                                    <w:t>,</w:t>
                                  </w:r>
                                  <m:oMath>
                                    <m: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b</m:t>
                                    </m:r>
                                    <m:r>
                                      <m:rPr>
                                        <m:sty m:val="p"/>
                                      </m:rPr>
                                      <w:rPr>
                                        <w:rFonts w:ascii="Cambria Math" w:hAnsi="Cambria Math"/>
                                      </w:rPr>
                                      <m:t>'</m:t>
                                    </m:r>
                                  </m:oMath>
                                  <w:r>
                                    <w:rPr>
                                      <w:rFonts w:hint="eastAsia"/>
                                    </w:rPr>
                                    <w:t>,</w:t>
                                  </w:r>
                                  <w:r w:rsidRPr="00137A25">
                                    <w:rPr>
                                      <w:rFonts w:hint="eastAsia"/>
                                    </w:rPr>
                                    <w:t>且</w:t>
                                  </w:r>
                                  <m:oMath>
                                    <m:r>
                                      <w:rPr>
                                        <w:rFonts w:ascii="Cambria Math" w:hAnsi="Cambria Math"/>
                                      </w:rPr>
                                      <m:t>∙b⊆∙</m:t>
                                    </m:r>
                                    <m:sSup>
                                      <m:sSupPr>
                                        <m:ctrlPr>
                                          <w:rPr>
                                            <w:rFonts w:ascii="Cambria Math" w:hAnsi="Cambria Math"/>
                                            <w:i/>
                                          </w:rPr>
                                        </m:ctrlPr>
                                      </m:sSupPr>
                                      <m:e>
                                        <m:r>
                                          <w:rPr>
                                            <w:rFonts w:ascii="Cambria Math" w:hAnsi="Cambria Math"/>
                                          </w:rPr>
                                          <m:t>b</m:t>
                                        </m:r>
                                      </m:e>
                                      <m:sup>
                                        <m:r>
                                          <w:rPr>
                                            <w:rFonts w:ascii="Cambria Math" w:hAnsi="Cambria Math"/>
                                          </w:rPr>
                                          <m:t>'</m:t>
                                        </m:r>
                                      </m:sup>
                                    </m:sSup>
                                    <m:r>
                                      <m:rPr>
                                        <m:sty m:val="p"/>
                                      </m:rPr>
                                      <w:rPr>
                                        <w:rFonts w:ascii="Cambria Math" w:hAnsi="Cambria Math"/>
                                      </w:rPr>
                                      <m:t>∪{</m:t>
                                    </m:r>
                                    <m:r>
                                      <w:rPr>
                                        <w:rFonts w:ascii="Cambria Math" w:hAnsi="Cambria Math"/>
                                      </w:rPr>
                                      <m:t>∙t|</m:t>
                                    </m:r>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t⋀</m:t>
                                    </m:r>
                                    <m:sSub>
                                      <m:sSubPr>
                                        <m:ctrlPr>
                                          <w:rPr>
                                            <w:rFonts w:ascii="Cambria Math" w:hAnsi="Cambria Math"/>
                                          </w:rPr>
                                        </m:ctrlPr>
                                      </m:sSubPr>
                                      <m:e>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sup>
                                        </m:sSup>
                                        <m:r>
                                          <m:rPr>
                                            <m:sty m:val="p"/>
                                          </m:rPr>
                                          <w:rPr>
                                            <w:rFonts w:ascii="Cambria Math" w:hAnsi="Cambria Math"/>
                                          </w:rPr>
                                          <m:t>≫</m:t>
                                        </m:r>
                                      </m:e>
                                      <m:sub>
                                        <m:r>
                                          <w:rPr>
                                            <w:rFonts w:ascii="Cambria Math" w:hAnsi="Cambria Math"/>
                                          </w:rPr>
                                          <m:t>L</m:t>
                                        </m:r>
                                      </m:sub>
                                    </m:sSub>
                                    <m:r>
                                      <w:rPr>
                                        <w:rFonts w:ascii="Cambria Math" w:hAnsi="Cambria Math"/>
                                      </w:rPr>
                                      <m:t>t⋀</m:t>
                                    </m:r>
                                    <m:r>
                                      <m:rPr>
                                        <m:sty m:val="p"/>
                                      </m:rPr>
                                      <w:rPr>
                                        <w:rFonts w:ascii="Cambria Math" w:hAnsi="Cambria Math"/>
                                      </w:rPr>
                                      <m:t>(b'</m:t>
                                    </m:r>
                                    <m:sSub>
                                      <m:sSubPr>
                                        <m:ctrlPr>
                                          <w:rPr>
                                            <w:rFonts w:ascii="Cambria Math" w:hAnsi="Cambria Math"/>
                                          </w:rPr>
                                        </m:ctrlPr>
                                      </m:sSubPr>
                                      <m:e>
                                        <m:r>
                                          <w:rPr>
                                            <w:rFonts w:ascii="Cambria Math" w:hAnsi="Cambria Math"/>
                                          </w:rPr>
                                          <m:t>||</m:t>
                                        </m:r>
                                      </m:e>
                                      <m:sub>
                                        <m:r>
                                          <w:rPr>
                                            <w:rFonts w:ascii="Cambria Math" w:hAnsi="Cambria Math"/>
                                          </w:rPr>
                                          <m:t>L</m:t>
                                        </m:r>
                                      </m:sub>
                                    </m:sSub>
                                    <m:r>
                                      <m:rPr>
                                        <m:sty m:val="p"/>
                                      </m:rPr>
                                      <w:rPr>
                                        <w:rFonts w:ascii="Cambria Math" w:hAnsi="Cambria Math"/>
                                      </w:rPr>
                                      <m:t>t⋁b'</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m:rPr>
                                        <m:sty m:val="p"/>
                                      </m:rPr>
                                      <w:rPr>
                                        <w:rFonts w:ascii="Cambria Math" w:hAnsi="Cambria Math"/>
                                      </w:rPr>
                                      <m:t>t)</m:t>
                                    </m:r>
                                    <m:r>
                                      <w:rPr>
                                        <w:rFonts w:ascii="Cambria Math" w:hAnsi="Cambria Math"/>
                                      </w:rPr>
                                      <m:t>⋀∙b∩∙t</m:t>
                                    </m:r>
                                    <m:r>
                                      <m:rPr>
                                        <m:sty m:val="p"/>
                                      </m:rPr>
                                      <w:rPr>
                                        <w:rFonts w:ascii="Cambria Math" w:hAnsi="Cambria Math"/>
                                      </w:rPr>
                                      <m:t>≠</m:t>
                                    </m:r>
                                    <m:r>
                                      <w:rPr>
                                        <w:rFonts w:ascii="Cambria Math" w:hAnsi="Cambria Math"/>
                                      </w:rPr>
                                      <m:t>ϕ</m:t>
                                    </m:r>
                                    <m:r>
                                      <m:rPr>
                                        <m:sty m:val="p"/>
                                      </m:rPr>
                                      <w:rPr>
                                        <w:rFonts w:ascii="Cambria Math" w:hAnsi="Cambria Math"/>
                                      </w:rPr>
                                      <m:t>}</m:t>
                                    </m:r>
                                  </m:oMath>
                                </w:p>
                              </w:tc>
                            </w:tr>
                          </w:tbl>
                          <w:p w14:paraId="2CCDDF80" w14:textId="77777777" w:rsidR="004C4916" w:rsidRPr="00541EB0" w:rsidRDefault="004C4916" w:rsidP="00FF139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7ED137" id="_x0000_s1027" type="#_x0000_t202" style="position:absolute;left:0;text-align:left;margin-left:13.4pt;margin-top:0;width:414pt;height:298.15pt;z-index:2516930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" stroked="f">
                <v:textbox style="mso-fit-shape-to-text:t">
                  <w:txbxContent>
                    <w:p w14:paraId="54C2917D" w14:textId="685DB886" w:rsidR="004C4916" w:rsidRDefault="004C4916" w:rsidP="0076507C">
                      <w:pPr>
                        <w:jc w:val="center"/>
                      </w:pPr>
                      <w:r>
                        <w:t>表</w:t>
                      </w:r>
                      <w:r>
                        <w:rPr>
                          <w:rFonts w:hint="eastAsia"/>
                        </w:rPr>
                        <w:t>2.</w:t>
                      </w:r>
                      <w:r>
                        <w:t>1</w:t>
                      </w:r>
                      <w:r>
                        <w:rPr>
                          <w:rFonts w:hint="eastAsia"/>
                        </w:rPr>
                        <w:t xml:space="preserve"> </w:t>
                      </w:r>
                      <m:oMath>
                        <m:sSup>
                          <m:sSupPr>
                            <m:ctrlPr>
                              <w:rPr>
                                <w:rFonts w:ascii="Cambria Math" w:hAnsi="Cambria Math"/>
                              </w:rPr>
                            </m:ctrlPr>
                          </m:sSupPr>
                          <m:e>
                            <m:r>
                              <w:rPr>
                                <w:rFonts w:ascii="Cambria Math" w:hAnsi="Cambria Math"/>
                              </w:rPr>
                              <m:t>∝</m:t>
                            </m:r>
                          </m:e>
                          <m:sup>
                            <m:r>
                              <w:rPr>
                                <w:rFonts w:ascii="Cambria Math" w:hAnsi="Cambria Math"/>
                              </w:rPr>
                              <m:t>++</m:t>
                            </m:r>
                          </m:sup>
                        </m:sSup>
                      </m:oMath>
                      <w:r>
                        <w:t>中</w:t>
                      </w:r>
                      <w:r>
                        <w:rPr>
                          <w:rFonts w:hint="eastAsia"/>
                        </w:rPr>
                        <w:t>三种</w:t>
                      </w:r>
                      <m:oMath>
                        <m:r>
                          <m:rPr>
                            <m:sty m:val="p"/>
                          </m:rPr>
                          <w:rPr>
                            <w:rFonts w:ascii="Cambria Math" w:hAnsi="Cambria Math"/>
                          </w:rPr>
                          <m:t>⟼</m:t>
                        </m:r>
                      </m:oMath>
                      <w:r>
                        <w:rPr>
                          <w:rFonts w:hint="eastAsia"/>
                        </w:rPr>
                        <w:t>关系</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5"/>
                        <w:gridCol w:w="6789"/>
                      </w:tblGrid>
                      <w:tr w:rsidR="00EF34EC" w14:paraId="48C5E37B" w14:textId="77777777" w:rsidTr="00B23997">
                        <w:tc>
                          <w:tcPr>
                            <w:tcW w:w="1413" w:type="dxa"/>
                            <w:tcBorders>
                              <w:top w:val="single" w:sz="12" w:space="0" w:color="auto"/>
                              <w:bottom w:val="single" w:sz="4" w:space="0" w:color="auto"/>
                            </w:tcBorders>
                            <w:vAlign w:val="center"/>
                          </w:tcPr>
                          <w:p w14:paraId="1926A35C" w14:textId="60156E94" w:rsidR="004C4916" w:rsidRPr="00B20589" w:rsidRDefault="004C4916" w:rsidP="00B23997">
                            <w:pPr>
                              <w:pStyle w:val="ab"/>
                              <w:spacing w:before="120" w:after="120"/>
                              <w:ind w:firstLineChars="0" w:firstLine="0"/>
                              <w:jc w:val="center"/>
                              <w:rPr>
                                <w:rFonts w:ascii="Calibri" w:hAnsi="Calibri"/>
                                <w:b/>
                              </w:rPr>
                            </w:pPr>
                            <m:oMath>
                              <m:r>
                                <m:rPr>
                                  <m:sty m:val="b"/>
                                </m:rPr>
                                <w:rPr>
                                  <w:rFonts w:ascii="Cambria Math" w:hAnsi="Cambria Math"/>
                                </w:rPr>
                                <m:t>⟼</m:t>
                              </m:r>
                            </m:oMath>
                            <w:r w:rsidRPr="00B20589">
                              <w:rPr>
                                <w:rFonts w:hint="eastAsia"/>
                                <w:b/>
                              </w:rPr>
                              <w:t>关系</w:t>
                            </w:r>
                          </w:p>
                        </w:tc>
                        <w:tc>
                          <w:tcPr>
                            <w:tcW w:w="6883" w:type="dxa"/>
                            <w:tcBorders>
                              <w:top w:val="single" w:sz="12" w:space="0" w:color="auto"/>
                              <w:bottom w:val="single" w:sz="4" w:space="0" w:color="auto"/>
                            </w:tcBorders>
                            <w:vAlign w:val="center"/>
                          </w:tcPr>
                          <w:p w14:paraId="7A55CDD2" w14:textId="7BE7077E" w:rsidR="004C4916" w:rsidRPr="00B20589" w:rsidRDefault="004C4916" w:rsidP="00B23997">
                            <w:pPr>
                              <w:pStyle w:val="ab"/>
                              <w:spacing w:before="120" w:after="120"/>
                              <w:ind w:firstLineChars="0" w:firstLine="0"/>
                              <w:jc w:val="center"/>
                              <w:rPr>
                                <w:rFonts w:hint="eastAsia"/>
                                <w:b/>
                              </w:rPr>
                            </w:pPr>
                            <w:r w:rsidRPr="00B20589">
                              <w:rPr>
                                <w:rFonts w:hint="eastAsia"/>
                                <w:b/>
                              </w:rPr>
                              <w:t>意义及说明</w:t>
                            </w:r>
                          </w:p>
                        </w:tc>
                      </w:tr>
                      <w:tr w:rsidR="00EF34EC" w14:paraId="553F32DF" w14:textId="77777777" w:rsidTr="004754AC">
                        <w:tc>
                          <w:tcPr>
                            <w:tcW w:w="1413" w:type="dxa"/>
                            <w:tcBorders>
                              <w:top w:val="single" w:sz="4" w:space="0" w:color="auto"/>
                            </w:tcBorders>
                            <w:vAlign w:val="center"/>
                          </w:tcPr>
                          <w:p w14:paraId="4754410D" w14:textId="77777777" w:rsidR="004C4916" w:rsidRDefault="004C4916" w:rsidP="00B23997">
                            <w:pPr>
                              <w:pStyle w:val="ab"/>
                              <w:spacing w:before="120" w:after="120"/>
                              <w:ind w:firstLineChars="0" w:firstLine="0"/>
                              <w:jc w:val="center"/>
                            </w:pPr>
                            <m:oMathPara>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L1</m:t>
                                    </m:r>
                                  </m:sub>
                                </m:sSub>
                                <m:r>
                                  <w:rPr>
                                    <w:rFonts w:ascii="Cambria Math" w:hAnsi="Cambria Math"/>
                                  </w:rPr>
                                  <m:t>b</m:t>
                                </m:r>
                              </m:oMath>
                            </m:oMathPara>
                          </w:p>
                        </w:tc>
                        <w:tc>
                          <w:tcPr>
                            <w:tcW w:w="6883" w:type="dxa"/>
                            <w:tcBorders>
                              <w:top w:val="single" w:sz="4" w:space="0" w:color="auto"/>
                            </w:tcBorders>
                          </w:tcPr>
                          <w:p w14:paraId="065064FF" w14:textId="77777777" w:rsidR="004C4916" w:rsidRDefault="004C4916" w:rsidP="004754AC">
                            <w:pPr>
                              <w:pStyle w:val="ab"/>
                              <w:spacing w:before="120" w:after="120"/>
                              <w:ind w:firstLineChars="0" w:firstLine="0"/>
                            </w:pPr>
                            <w:r>
                              <w:rPr>
                                <w:rFonts w:hint="eastAsia"/>
                              </w:rPr>
                              <w:t>当且仅当</w:t>
                            </w:r>
                            <m:oMath>
                              <m:r>
                                <m:rPr>
                                  <m:sty m:val="p"/>
                                </m:rPr>
                                <w:rPr>
                                  <w:rFonts w:ascii="Cambria Math" w:hAnsi="Cambria Math"/>
                                </w:rPr>
                                <m:t>a</m:t>
                              </m:r>
                              <m:sSub>
                                <m:sSubPr>
                                  <m:ctrlPr>
                                    <w:rPr>
                                      <w:rFonts w:ascii="Cambria Math" w:hAnsi="Cambria Math"/>
                                    </w:rPr>
                                  </m:ctrlPr>
                                </m:sSubPr>
                                <m:e>
                                  <m:r>
                                    <w:rPr>
                                      <w:rFonts w:ascii="Cambria Math" w:hAnsi="Cambria Math"/>
                                    </w:rPr>
                                    <m:t>≯</m:t>
                                  </m:r>
                                </m:e>
                                <m:sub>
                                  <m:r>
                                    <w:rPr>
                                      <w:rFonts w:ascii="Cambria Math" w:hAnsi="Cambria Math"/>
                                    </w:rPr>
                                    <m:t>L</m:t>
                                  </m:r>
                                </m:sub>
                              </m:sSub>
                              <m:r>
                                <w:rPr>
                                  <w:rFonts w:ascii="Cambria Math" w:hAnsi="Cambria Math"/>
                                </w:rPr>
                                <m:t>b</m:t>
                              </m:r>
                            </m:oMath>
                            <w:r>
                              <w:rPr>
                                <w:rFonts w:hint="eastAsia"/>
                              </w:rPr>
                              <w:t>,且存在</w:t>
                            </w:r>
                            <w:r>
                              <w:t>一个任务</w:t>
                            </w:r>
                            <m:oMath>
                              <m:r>
                                <m:rPr>
                                  <m:sty m:val="p"/>
                                </m:rPr>
                                <w:rPr>
                                  <w:rFonts w:ascii="Cambria Math" w:hAnsi="Cambria Math"/>
                                </w:rPr>
                                <m:t>c∈T</m:t>
                              </m:r>
                            </m:oMath>
                            <w:r>
                              <w:rPr>
                                <w:rFonts w:hint="eastAsia"/>
                              </w:rPr>
                              <w:t>,和</w:t>
                            </w:r>
                            <w:r>
                              <w:t>两个不同的库所</w:t>
                            </w: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m:rPr>
                                  <m:sty m:val="p"/>
                                </m:rPr>
                                <w:rPr>
                                  <w:rFonts w:ascii="Cambria Math" w:hAnsi="Cambria Math"/>
                                </w:rPr>
                                <m:t>∈P</m:t>
                              </m:r>
                            </m:oMath>
                            <w:r>
                              <w:rPr>
                                <w:rFonts w:hint="eastAsia"/>
                              </w:rPr>
                              <w:t>,其中</w:t>
                            </w: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∈∙c</m:t>
                              </m:r>
                            </m:oMath>
                            <w:r>
                              <w:rPr>
                                <w:rFonts w:hint="eastAsia"/>
                              </w:rPr>
                              <w:t>,且</w:t>
                            </w:r>
                            <w:r>
                              <w:t>a</w:t>
                            </w:r>
                            <m:oMath>
                              <m:r>
                                <m:rPr>
                                  <m:sty m:val="p"/>
                                </m:rP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rPr>
                                <w:rFonts w:hint="eastAsia"/>
                              </w:rPr>
                              <w:t>,</w:t>
                            </w:r>
                            <w:r>
                              <w:t>a</w:t>
                            </w:r>
                            <m:oMath>
                              <m:r>
                                <m:rPr>
                                  <m:sty m:val="p"/>
                                </m:rP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Pr>
                                <w:rFonts w:hint="eastAsia"/>
                              </w:rPr>
                              <w:t>,</w:t>
                            </w:r>
                            <w:r w:rsidRPr="000C7D76">
                              <w:t xml:space="preserve"> </w:t>
                            </w:r>
                            <w:r>
                              <w:t>b</w:t>
                            </w:r>
                            <m:oMath>
                              <m:r>
                                <m:rPr>
                                  <m:sty m:val="p"/>
                                </m:rP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Pr>
                                <w:rFonts w:hint="eastAsia"/>
                              </w:rPr>
                              <w:t>,</w:t>
                            </w:r>
                            <w:r>
                              <w:t>b</w:t>
                            </w:r>
                            <m:oMath>
                              <m:r>
                                <m:rPr>
                                  <m:sty m:val="p"/>
                                </m:rP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rPr>
                                <w:rFonts w:hint="eastAsia"/>
                              </w:rPr>
                              <w:t>,</w:t>
                            </w:r>
                            <w:r>
                              <w:t xml:space="preserve"> </w:t>
                            </w:r>
                            <w:r>
                              <w:rPr>
                                <w:rFonts w:hint="eastAsia"/>
                              </w:rPr>
                              <w:t>并且</w:t>
                            </w:r>
                            <w:r>
                              <w:t>不存在任务</w:t>
                            </w:r>
                            <m:oMath>
                              <m:r>
                                <m:rPr>
                                  <m:sty m:val="p"/>
                                </m:rPr>
                                <w:rPr>
                                  <w:rFonts w:ascii="Cambria Math" w:hAnsi="Cambria Math"/>
                                </w:rPr>
                                <m:t>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Pr>
                                <w:rFonts w:hint="eastAsia"/>
                              </w:rPr>
                              <w:t>,满足</w:t>
                            </w:r>
                            <m:oMath>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a</m:t>
                              </m:r>
                            </m:oMath>
                            <w:r>
                              <w:rPr>
                                <w:rFonts w:hint="eastAsia"/>
                              </w:rPr>
                              <w:t>或者</w:t>
                            </w:r>
                            <m:oMath>
                              <m:sSub>
                                <m:sSubPr>
                                  <m:ctrlPr>
                                    <w:rPr>
                                      <w:rFonts w:ascii="Cambria Math" w:hAnsi="Cambria Math"/>
                                    </w:rPr>
                                  </m:ctrlPr>
                                </m:sSubPr>
                                <m:e>
                                  <m:r>
                                    <m:rPr>
                                      <m:sty m:val="p"/>
                                    </m:rPr>
                                    <w:rPr>
                                      <w:rFonts w:ascii="Cambria Math" w:hAnsi="Cambria Math"/>
                                    </w:rPr>
                                    <m:t>t||</m:t>
                                  </m:r>
                                </m:e>
                                <m:sub>
                                  <m:r>
                                    <w:rPr>
                                      <w:rFonts w:ascii="Cambria Math" w:hAnsi="Cambria Math"/>
                                    </w:rPr>
                                    <m:t>L</m:t>
                                  </m:r>
                                </m:sub>
                              </m:sSub>
                              <m:r>
                                <w:rPr>
                                  <w:rFonts w:ascii="Cambria Math" w:hAnsi="Cambria Math"/>
                                </w:rPr>
                                <m:t>a</m:t>
                              </m:r>
                            </m:oMath>
                          </w:p>
                        </w:tc>
                      </w:tr>
                      <w:tr w:rsidR="00EF34EC" w14:paraId="08201BD5" w14:textId="77777777" w:rsidTr="004754AC">
                        <w:tc>
                          <w:tcPr>
                            <w:tcW w:w="1413" w:type="dxa"/>
                            <w:vAlign w:val="center"/>
                          </w:tcPr>
                          <w:p w14:paraId="748F839A" w14:textId="77777777" w:rsidR="004C4916" w:rsidRDefault="004C4916" w:rsidP="00B23997">
                            <w:pPr>
                              <w:pStyle w:val="ab"/>
                              <w:spacing w:before="120" w:after="120"/>
                              <w:ind w:firstLineChars="0" w:firstLine="0"/>
                              <w:jc w:val="center"/>
                            </w:pPr>
                            <m:oMathPara>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L21</m:t>
                                    </m:r>
                                  </m:sub>
                                </m:sSub>
                                <m:r>
                                  <w:rPr>
                                    <w:rFonts w:ascii="Cambria Math" w:hAnsi="Cambria Math"/>
                                  </w:rPr>
                                  <m:t>b</m:t>
                                </m:r>
                              </m:oMath>
                            </m:oMathPara>
                          </w:p>
                        </w:tc>
                        <w:tc>
                          <w:tcPr>
                            <w:tcW w:w="6883" w:type="dxa"/>
                          </w:tcPr>
                          <w:p w14:paraId="40B8AF0B" w14:textId="77777777" w:rsidR="004C4916" w:rsidRDefault="004C4916" w:rsidP="004754AC">
                            <w:pPr>
                              <w:pStyle w:val="ab"/>
                              <w:spacing w:before="120" w:after="120"/>
                              <w:ind w:firstLineChars="0" w:firstLine="0"/>
                            </w:pPr>
                            <w:r>
                              <w:rPr>
                                <w:rFonts w:hint="eastAsia"/>
                              </w:rPr>
                              <w:t>当且仅当</w:t>
                            </w:r>
                            <m:oMath>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b</m:t>
                              </m:r>
                            </m:oMath>
                            <w:r>
                              <w:rPr>
                                <w:rFonts w:hint="eastAsia"/>
                              </w:rPr>
                              <w:t>,</w:t>
                            </w:r>
                            <w:r>
                              <w:t>|a</w:t>
                            </w:r>
                            <m:oMath>
                              <m:r>
                                <w:rPr>
                                  <w:rFonts w:ascii="Cambria Math" w:hAnsi="Cambria Math"/>
                                </w:rPr>
                                <m:t>∙</m:t>
                              </m:r>
                            </m:oMath>
                            <w:r>
                              <w:t>|&gt;1</w:t>
                            </w:r>
                            <w:r>
                              <w:rPr>
                                <w:rFonts w:hint="eastAsia"/>
                              </w:rPr>
                              <w:t>且</w:t>
                            </w:r>
                            <w:r>
                              <w:t>存在一个任务</w:t>
                            </w:r>
                            <m:oMath>
                              <m:r>
                                <m:rPr>
                                  <m:sty m:val="p"/>
                                </m:rPr>
                                <w:rPr>
                                  <w:rFonts w:ascii="Cambria Math" w:hAnsi="Cambria Math"/>
                                </w:rPr>
                                <m:t>b'</m:t>
                              </m:r>
                              <m:r>
                                <w:rPr>
                                  <w:rFonts w:ascii="Cambria Math" w:hAnsi="Cambria Math"/>
                                </w:rPr>
                                <m:t>∈T</m:t>
                              </m:r>
                            </m:oMath>
                            <w:r>
                              <w:rPr>
                                <w:rFonts w:hint="eastAsia"/>
                              </w:rPr>
                              <w:t>满足</w:t>
                            </w:r>
                            <m:oMath>
                              <m:r>
                                <w:rPr>
                                  <w:rFonts w:ascii="Cambria Math" w:hAnsi="Cambria Math"/>
                                </w:rPr>
                                <m:t>b</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m:rPr>
                                  <m:sty m:val="p"/>
                                </m:rPr>
                                <w:rPr>
                                  <w:rFonts w:ascii="Cambria Math" w:hAnsi="Cambria Math"/>
                                </w:rPr>
                                <m:t>b'</m:t>
                              </m:r>
                            </m:oMath>
                            <w:r>
                              <w:rPr>
                                <w:rFonts w:hint="eastAsia"/>
                              </w:rPr>
                              <w:t>且</w:t>
                            </w:r>
                            <w:r>
                              <w:t>存在一个库所</w:t>
                            </w:r>
                            <m:oMath>
                              <m:r>
                                <m:rPr>
                                  <m:sty m:val="p"/>
                                </m:rPr>
                                <w:rPr>
                                  <w:rFonts w:ascii="Cambria Math" w:hAnsi="Cambria Math"/>
                                </w:rPr>
                                <m:t>p∈a</m:t>
                              </m:r>
                              <m:r>
                                <w:rPr>
                                  <w:rFonts w:ascii="Cambria Math" w:hAnsi="Cambria Math"/>
                                </w:rPr>
                                <m:t>∙</m:t>
                              </m:r>
                            </m:oMath>
                            <w:r>
                              <w:rPr>
                                <w:rFonts w:hint="eastAsia"/>
                              </w:rPr>
                              <w:t>满足</w:t>
                            </w:r>
                            <w:r>
                              <w:t>不存在任务</w:t>
                            </w:r>
                            <m:oMath>
                              <m:r>
                                <m:rPr>
                                  <m:sty m:val="p"/>
                                </m:rPr>
                                <w:rPr>
                                  <w:rFonts w:ascii="Cambria Math" w:hAnsi="Cambria Math"/>
                                </w:rPr>
                                <m:t>t∈p</m:t>
                              </m:r>
                              <m:r>
                                <w:rPr>
                                  <w:rFonts w:ascii="Cambria Math" w:hAnsi="Cambria Math"/>
                                </w:rPr>
                                <m:t>∙</m:t>
                              </m:r>
                            </m:oMath>
                            <w:r>
                              <w:rPr>
                                <w:rFonts w:hint="eastAsia"/>
                              </w:rPr>
                              <w:t>,</w:t>
                            </w:r>
                            <m:oMath>
                              <m:r>
                                <m:rPr>
                                  <m:sty m:val="p"/>
                                </m:rPr>
                                <w:rPr>
                                  <w:rFonts w:ascii="Cambria Math" w:hAnsi="Cambria Math"/>
                                </w:rPr>
                                <m:t>t</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w:rPr>
                                  <w:rFonts w:ascii="Cambria Math" w:hAnsi="Cambria Math"/>
                                </w:rPr>
                                <m:t>b</m:t>
                              </m:r>
                            </m:oMath>
                            <w:r>
                              <w:rPr>
                                <w:rFonts w:hint="eastAsia"/>
                              </w:rPr>
                              <w:t>或</w:t>
                            </w:r>
                            <m:oMath>
                              <m:sSub>
                                <m:sSubPr>
                                  <m:ctrlPr>
                                    <w:rPr>
                                      <w:rFonts w:ascii="Cambria Math" w:hAnsi="Cambria Math"/>
                                    </w:rPr>
                                  </m:ctrlPr>
                                </m:sSubPr>
                                <m:e>
                                  <m:r>
                                    <m:rPr>
                                      <m:sty m:val="p"/>
                                    </m:rPr>
                                    <w:rPr>
                                      <w:rFonts w:ascii="Cambria Math" w:hAnsi="Cambria Math"/>
                                    </w:rPr>
                                    <m:t>t||</m:t>
                                  </m:r>
                                </m:e>
                                <m:sub>
                                  <m:r>
                                    <w:rPr>
                                      <w:rFonts w:ascii="Cambria Math" w:hAnsi="Cambria Math"/>
                                    </w:rPr>
                                    <m:t>L</m:t>
                                  </m:r>
                                </m:sub>
                              </m:sSub>
                              <m:r>
                                <w:rPr>
                                  <w:rFonts w:ascii="Cambria Math" w:hAnsi="Cambria Math"/>
                                </w:rPr>
                                <m:t>b</m:t>
                              </m:r>
                            </m:oMath>
                            <w:r>
                              <w:rPr>
                                <w:rFonts w:hint="eastAsia"/>
                              </w:rPr>
                              <w:t>，</w:t>
                            </w:r>
                            <w:r>
                              <w:t>存在一个任务</w:t>
                            </w:r>
                            <m:oMath>
                              <m:r>
                                <m:rPr>
                                  <m:sty m:val="p"/>
                                </m:rPr>
                                <w:rPr>
                                  <w:rFonts w:ascii="Cambria Math" w:hAnsi="Cambria Math"/>
                                </w:rPr>
                                <m:t>t’ ∈p</m:t>
                              </m:r>
                              <m:r>
                                <w:rPr>
                                  <w:rFonts w:ascii="Cambria Math" w:hAnsi="Cambria Math"/>
                                </w:rPr>
                                <m:t>∙</m:t>
                              </m:r>
                            </m:oMath>
                            <w:r>
                              <w:rPr>
                                <w:rFonts w:hint="eastAsia"/>
                              </w:rPr>
                              <w:t>满足</w:t>
                            </w:r>
                            <m:oMath>
                              <m:sSub>
                                <m:sSubPr>
                                  <m:ctrlPr>
                                    <w:rPr>
                                      <w:rFonts w:ascii="Cambria Math" w:hAnsi="Cambria Math"/>
                                    </w:rPr>
                                  </m:ctrlPr>
                                </m:sSubPr>
                                <m:e>
                                  <m:r>
                                    <m:rPr>
                                      <m:sty m:val="p"/>
                                    </m:rPr>
                                    <w:rPr>
                                      <w:rFonts w:ascii="Cambria Math" w:hAnsi="Cambria Math"/>
                                    </w:rPr>
                                    <m:t>t’≻</m:t>
                                  </m:r>
                                </m:e>
                                <m:sub>
                                  <m:r>
                                    <w:rPr>
                                      <w:rFonts w:ascii="Cambria Math" w:hAnsi="Cambria Math"/>
                                    </w:rPr>
                                    <m:t>L</m:t>
                                  </m:r>
                                </m:sub>
                              </m:sSub>
                              <m:r>
                                <w:rPr>
                                  <w:rFonts w:ascii="Cambria Math" w:hAnsi="Cambria Math"/>
                                </w:rPr>
                                <m:t>b</m:t>
                              </m:r>
                              <m:r>
                                <m:rPr>
                                  <m:sty m:val="p"/>
                                </m:rPr>
                                <w:rPr>
                                  <w:rFonts w:ascii="Cambria Math" w:hAnsi="Cambria Math"/>
                                </w:rPr>
                                <m:t>’</m:t>
                              </m:r>
                            </m:oMath>
                            <w:r>
                              <w:rPr>
                                <w:rFonts w:hint="eastAsia"/>
                              </w:rPr>
                              <w:t>或</w:t>
                            </w:r>
                            <m:oMath>
                              <m:sSub>
                                <m:sSubPr>
                                  <m:ctrlPr>
                                    <w:rPr>
                                      <w:rFonts w:ascii="Cambria Math" w:hAnsi="Cambria Math"/>
                                    </w:rPr>
                                  </m:ctrlPr>
                                </m:sSubPr>
                                <m:e>
                                  <m:r>
                                    <m:rPr>
                                      <m:sty m:val="p"/>
                                    </m:rPr>
                                    <w:rPr>
                                      <w:rFonts w:ascii="Cambria Math" w:hAnsi="Cambria Math"/>
                                    </w:rPr>
                                    <m:t>t</m:t>
                                  </m:r>
                                  <m:r>
                                    <w:rPr>
                                      <w:rFonts w:ascii="Cambria Math" w:hAnsi="Cambria Math"/>
                                    </w:rPr>
                                    <m:t>’</m:t>
                                  </m:r>
                                  <m:r>
                                    <m:rPr>
                                      <m:sty m:val="p"/>
                                    </m:rPr>
                                    <w:rPr>
                                      <w:rFonts w:ascii="Cambria Math" w:hAnsi="Cambria Math"/>
                                    </w:rPr>
                                    <m:t>||</m:t>
                                  </m:r>
                                </m:e>
                                <m:sub>
                                  <m:r>
                                    <w:rPr>
                                      <w:rFonts w:ascii="Cambria Math" w:hAnsi="Cambria Math"/>
                                    </w:rPr>
                                    <m:t>L</m:t>
                                  </m:r>
                                </m:sub>
                              </m:sSub>
                              <m:r>
                                <w:rPr>
                                  <w:rFonts w:ascii="Cambria Math" w:hAnsi="Cambria Math"/>
                                </w:rPr>
                                <m:t>b’</m:t>
                              </m:r>
                            </m:oMath>
                          </w:p>
                        </w:tc>
                      </w:tr>
                      <w:tr w:rsidR="00EF34EC" w14:paraId="27AC621D" w14:textId="77777777" w:rsidTr="004754AC">
                        <w:tc>
                          <w:tcPr>
                            <w:tcW w:w="1413" w:type="dxa"/>
                            <w:vAlign w:val="center"/>
                          </w:tcPr>
                          <w:p w14:paraId="52D85DE5" w14:textId="77777777" w:rsidR="004C4916" w:rsidRDefault="004C4916" w:rsidP="00B23997">
                            <w:pPr>
                              <w:pStyle w:val="ab"/>
                              <w:spacing w:before="120" w:after="120"/>
                              <w:ind w:firstLineChars="0" w:firstLine="0"/>
                              <w:jc w:val="center"/>
                            </w:pPr>
                            <m:oMathPara>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L22</m:t>
                                    </m:r>
                                  </m:sub>
                                </m:sSub>
                                <m:r>
                                  <w:rPr>
                                    <w:rFonts w:ascii="Cambria Math" w:hAnsi="Cambria Math"/>
                                  </w:rPr>
                                  <m:t>b</m:t>
                                </m:r>
                              </m:oMath>
                            </m:oMathPara>
                          </w:p>
                        </w:tc>
                        <w:tc>
                          <w:tcPr>
                            <w:tcW w:w="6883" w:type="dxa"/>
                          </w:tcPr>
                          <w:p w14:paraId="5196F7C7" w14:textId="77777777" w:rsidR="004C4916" w:rsidRDefault="004C4916" w:rsidP="004754AC">
                            <w:pPr>
                              <w:pStyle w:val="ab"/>
                              <w:spacing w:before="120" w:after="120"/>
                              <w:ind w:firstLineChars="0" w:firstLine="0"/>
                            </w:pPr>
                            <w:r>
                              <w:rPr>
                                <w:rFonts w:hint="eastAsia"/>
                              </w:rPr>
                              <w:t>当且仅当</w:t>
                            </w:r>
                            <m:oMath>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b</m:t>
                              </m:r>
                            </m:oMath>
                            <w:r>
                              <w:rPr>
                                <w:rFonts w:hint="eastAsia"/>
                              </w:rPr>
                              <w:t>,</w:t>
                            </w:r>
                            <w:r>
                              <w:t>|</w:t>
                            </w:r>
                            <m:oMath>
                              <m:r>
                                <w:rPr>
                                  <w:rFonts w:ascii="Cambria Math" w:hAnsi="Cambria Math"/>
                                </w:rPr>
                                <m:t xml:space="preserve"> ∙b</m:t>
                              </m:r>
                            </m:oMath>
                            <w:r>
                              <w:t>|&gt;1</w:t>
                            </w:r>
                            <w:r>
                              <w:rPr>
                                <w:rFonts w:hint="eastAsia"/>
                              </w:rPr>
                              <w:t>且</w:t>
                            </w:r>
                            <w:r>
                              <w:t>存在一个任务</w:t>
                            </w:r>
                            <m:oMath>
                              <m:r>
                                <m:rPr>
                                  <m:sty m:val="p"/>
                                </m:rPr>
                                <w:rPr>
                                  <w:rFonts w:ascii="Cambria Math" w:hAnsi="Cambria Math"/>
                                </w:rPr>
                                <m:t>a'</m:t>
                              </m:r>
                              <m:r>
                                <w:rPr>
                                  <w:rFonts w:ascii="Cambria Math" w:hAnsi="Cambria Math"/>
                                </w:rPr>
                                <m:t>∈T</m:t>
                              </m:r>
                            </m:oMath>
                            <w:r>
                              <w:rPr>
                                <w:rFonts w:hint="eastAsia"/>
                              </w:rPr>
                              <w:t>满足</w:t>
                            </w:r>
                            <m:oMath>
                              <m: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m:rPr>
                                  <m:sty m:val="p"/>
                                </m:rPr>
                                <w:rPr>
                                  <w:rFonts w:ascii="Cambria Math" w:hAnsi="Cambria Math"/>
                                </w:rPr>
                                <m:t>a'</m:t>
                              </m:r>
                            </m:oMath>
                            <w:r>
                              <w:rPr>
                                <w:rFonts w:hint="eastAsia"/>
                              </w:rPr>
                              <w:t>且</w:t>
                            </w:r>
                            <w:r>
                              <w:t>存在一个库所</w:t>
                            </w:r>
                            <m:oMath>
                              <m:r>
                                <m:rPr>
                                  <m:sty m:val="p"/>
                                </m:rPr>
                                <w:rPr>
                                  <w:rFonts w:ascii="Cambria Math" w:hAnsi="Cambria Math"/>
                                </w:rPr>
                                <m:t>p∈</m:t>
                              </m:r>
                              <m:r>
                                <w:rPr>
                                  <w:rFonts w:ascii="Cambria Math" w:hAnsi="Cambria Math"/>
                                </w:rPr>
                                <m:t>∙b</m:t>
                              </m:r>
                            </m:oMath>
                            <w:r>
                              <w:rPr>
                                <w:rFonts w:hint="eastAsia"/>
                              </w:rPr>
                              <w:t>满足</w:t>
                            </w:r>
                            <w:r>
                              <w:t>不存在任务</w:t>
                            </w:r>
                            <m:oMath>
                              <m:r>
                                <m:rPr>
                                  <m:sty m:val="p"/>
                                </m:rPr>
                                <w:rPr>
                                  <w:rFonts w:ascii="Cambria Math" w:hAnsi="Cambria Math"/>
                                </w:rPr>
                                <m:t>t∈</m:t>
                              </m:r>
                              <m:r>
                                <w:rPr>
                                  <w:rFonts w:ascii="Cambria Math" w:hAnsi="Cambria Math"/>
                                </w:rPr>
                                <m:t>∙</m:t>
                              </m:r>
                              <m:r>
                                <m:rPr>
                                  <m:sty m:val="p"/>
                                </m:rPr>
                                <w:rPr>
                                  <w:rFonts w:ascii="Cambria Math" w:hAnsi="Cambria Math"/>
                                </w:rPr>
                                <m:t>p</m:t>
                              </m:r>
                            </m:oMath>
                            <w:r>
                              <w:rPr>
                                <w:rFonts w:hint="eastAsia"/>
                              </w:rPr>
                              <w:t>,</w:t>
                            </w:r>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w:rPr>
                                  <w:rFonts w:ascii="Cambria Math" w:hAnsi="Cambria Math"/>
                                </w:rPr>
                                <m:t>t</m:t>
                              </m:r>
                            </m:oMath>
                            <w:r>
                              <w:rPr>
                                <w:rFonts w:hint="eastAsia"/>
                              </w:rPr>
                              <w:t>或</w:t>
                            </w:r>
                            <m:oMath>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t</m:t>
                              </m:r>
                            </m:oMath>
                            <w:r>
                              <w:rPr>
                                <w:rFonts w:hint="eastAsia"/>
                              </w:rPr>
                              <w:t>，</w:t>
                            </w:r>
                            <w:r>
                              <w:t>存在一个任务</w:t>
                            </w:r>
                            <m:oMath>
                              <m:r>
                                <m:rPr>
                                  <m:sty m:val="p"/>
                                </m:rPr>
                                <w:rPr>
                                  <w:rFonts w:ascii="Cambria Math" w:hAnsi="Cambria Math"/>
                                </w:rPr>
                                <m:t>t’ ∈</m:t>
                              </m:r>
                              <m:r>
                                <w:rPr>
                                  <w:rFonts w:ascii="Cambria Math" w:hAnsi="Cambria Math"/>
                                </w:rPr>
                                <m:t>∙</m:t>
                              </m:r>
                              <m:r>
                                <m:rPr>
                                  <m:sty m:val="p"/>
                                </m:rPr>
                                <w:rPr>
                                  <w:rFonts w:ascii="Cambria Math" w:hAnsi="Cambria Math"/>
                                </w:rPr>
                                <m:t>p</m:t>
                              </m:r>
                            </m:oMath>
                            <w:r>
                              <w:rPr>
                                <w:rFonts w:hint="eastAsia"/>
                              </w:rPr>
                              <w:t>满足</w:t>
                            </w:r>
                            <m:oMath>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t</m:t>
                              </m:r>
                              <m:r>
                                <m:rPr>
                                  <m:sty m:val="p"/>
                                </m:rPr>
                                <w:rPr>
                                  <w:rFonts w:ascii="Cambria Math" w:hAnsi="Cambria Math"/>
                                </w:rPr>
                                <m:t>’</m:t>
                              </m:r>
                            </m:oMath>
                            <w:r>
                              <w:rPr>
                                <w:rFonts w:hint="eastAsia"/>
                              </w:rPr>
                              <w:t>或</w:t>
                            </w:r>
                            <m:oMath>
                              <m:sSub>
                                <m:sSubPr>
                                  <m:ctrlPr>
                                    <w:rPr>
                                      <w:rFonts w:ascii="Cambria Math" w:hAnsi="Cambria Math"/>
                                    </w:rPr>
                                  </m:ctrlPr>
                                </m:sSubPr>
                                <m:e>
                                  <m:r>
                                    <m:rPr>
                                      <m:sty m:val="p"/>
                                    </m:rPr>
                                    <w:rPr>
                                      <w:rFonts w:ascii="Cambria Math" w:hAnsi="Cambria Math"/>
                                    </w:rPr>
                                    <m:t>a</m:t>
                                  </m:r>
                                  <m:r>
                                    <w:rPr>
                                      <w:rFonts w:ascii="Cambria Math" w:hAnsi="Cambria Math"/>
                                    </w:rPr>
                                    <m:t>’</m:t>
                                  </m:r>
                                  <m:r>
                                    <m:rPr>
                                      <m:sty m:val="p"/>
                                    </m:rPr>
                                    <w:rPr>
                                      <w:rFonts w:ascii="Cambria Math" w:hAnsi="Cambria Math"/>
                                    </w:rPr>
                                    <m:t>||</m:t>
                                  </m:r>
                                </m:e>
                                <m:sub>
                                  <m:r>
                                    <w:rPr>
                                      <w:rFonts w:ascii="Cambria Math" w:hAnsi="Cambria Math"/>
                                    </w:rPr>
                                    <m:t>L</m:t>
                                  </m:r>
                                </m:sub>
                              </m:sSub>
                              <m:r>
                                <w:rPr>
                                  <w:rFonts w:ascii="Cambria Math" w:hAnsi="Cambria Math"/>
                                </w:rPr>
                                <m:t>t</m:t>
                              </m:r>
                            </m:oMath>
                          </w:p>
                        </w:tc>
                      </w:tr>
                      <w:tr w:rsidR="00EF34EC" w14:paraId="092AD1AF" w14:textId="77777777" w:rsidTr="004754AC">
                        <w:tc>
                          <w:tcPr>
                            <w:tcW w:w="1413" w:type="dxa"/>
                            <w:vAlign w:val="center"/>
                          </w:tcPr>
                          <w:p w14:paraId="1B3CBDB1" w14:textId="77777777" w:rsidR="004C4916" w:rsidRDefault="004C4916" w:rsidP="00B23997">
                            <w:pPr>
                              <w:pStyle w:val="ab"/>
                              <w:spacing w:before="120" w:after="120"/>
                              <w:ind w:firstLineChars="0" w:firstLine="0"/>
                              <w:jc w:val="center"/>
                            </w:pPr>
                            <m:oMathPara>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L2</m:t>
                                    </m:r>
                                  </m:sub>
                                </m:sSub>
                                <m:r>
                                  <w:rPr>
                                    <w:rFonts w:ascii="Cambria Math" w:hAnsi="Cambria Math"/>
                                  </w:rPr>
                                  <m:t>b</m:t>
                                </m:r>
                              </m:oMath>
                            </m:oMathPara>
                          </w:p>
                        </w:tc>
                        <w:tc>
                          <w:tcPr>
                            <w:tcW w:w="6883" w:type="dxa"/>
                          </w:tcPr>
                          <w:p w14:paraId="0445E9E6" w14:textId="77777777" w:rsidR="004C4916" w:rsidRDefault="004C4916" w:rsidP="004754AC">
                            <w:pPr>
                              <w:pStyle w:val="ab"/>
                              <w:spacing w:before="120" w:after="120"/>
                              <w:ind w:firstLineChars="0" w:firstLine="0"/>
                            </w:pPr>
                            <w:r>
                              <w:rPr>
                                <w:rFonts w:hint="eastAsia"/>
                              </w:rPr>
                              <w:t>当且仅当</w:t>
                            </w:r>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L21</m:t>
                                  </m:r>
                                </m:sub>
                              </m:sSub>
                              <m:r>
                                <w:rPr>
                                  <w:rFonts w:ascii="Cambria Math" w:hAnsi="Cambria Math"/>
                                </w:rPr>
                                <m:t>b</m:t>
                              </m:r>
                            </m:oMath>
                            <w:r>
                              <w:rPr>
                                <w:rFonts w:hint="eastAsia"/>
                              </w:rPr>
                              <w:t>或</w:t>
                            </w:r>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L22</m:t>
                                  </m:r>
                                </m:sub>
                              </m:sSub>
                              <m:r>
                                <w:rPr>
                                  <w:rFonts w:ascii="Cambria Math" w:hAnsi="Cambria Math"/>
                                </w:rPr>
                                <m:t>b</m:t>
                              </m:r>
                            </m:oMath>
                          </w:p>
                        </w:tc>
                      </w:tr>
                      <w:tr w:rsidR="00EF34EC" w14:paraId="15B07038" w14:textId="77777777" w:rsidTr="004754AC">
                        <w:tc>
                          <w:tcPr>
                            <w:tcW w:w="1413" w:type="dxa"/>
                            <w:tcBorders>
                              <w:bottom w:val="single" w:sz="12" w:space="0" w:color="auto"/>
                            </w:tcBorders>
                            <w:vAlign w:val="center"/>
                          </w:tcPr>
                          <w:p w14:paraId="4ABAD1BC" w14:textId="77777777" w:rsidR="004C4916" w:rsidRDefault="004C4916" w:rsidP="00B23997">
                            <w:pPr>
                              <w:pStyle w:val="ab"/>
                              <w:spacing w:before="120" w:after="120"/>
                              <w:ind w:firstLineChars="0" w:firstLine="0"/>
                              <w:jc w:val="center"/>
                            </w:pPr>
                            <m:oMathPara>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w:rPr>
                                        <w:rFonts w:ascii="Cambria Math" w:hAnsi="Cambria Math"/>
                                      </w:rPr>
                                      <m:t>L3</m:t>
                                    </m:r>
                                  </m:sub>
                                </m:sSub>
                                <m:r>
                                  <w:rPr>
                                    <w:rFonts w:ascii="Cambria Math" w:hAnsi="Cambria Math"/>
                                  </w:rPr>
                                  <m:t>b</m:t>
                                </m:r>
                              </m:oMath>
                            </m:oMathPara>
                          </w:p>
                        </w:tc>
                        <w:tc>
                          <w:tcPr>
                            <w:tcW w:w="6883" w:type="dxa"/>
                            <w:tcBorders>
                              <w:bottom w:val="single" w:sz="12" w:space="0" w:color="auto"/>
                            </w:tcBorders>
                          </w:tcPr>
                          <w:p w14:paraId="7C0CE4BF" w14:textId="77777777" w:rsidR="004C4916" w:rsidRPr="00FB4BE7" w:rsidRDefault="004C4916" w:rsidP="004754AC">
                            <w:pPr>
                              <w:pStyle w:val="ab"/>
                              <w:spacing w:before="120" w:after="120"/>
                              <w:ind w:firstLineChars="0" w:firstLine="0"/>
                            </w:pPr>
                            <w:r w:rsidRPr="00B04066">
                              <w:rPr>
                                <w:rFonts w:hint="eastAsia"/>
                              </w:rPr>
                              <w:t>当且仅当存在</w:t>
                            </w:r>
                            <w:r w:rsidRPr="00B04066">
                              <w:t>两个任务</w:t>
                            </w:r>
                            <m:oMath>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sup>
                              </m:sSup>
                              <m:r>
                                <m:rPr>
                                  <m:sty m:val="p"/>
                                </m:rPr>
                                <w:rPr>
                                  <w:rFonts w:ascii="Cambria Math" w:hAnsi="Cambria Math" w:hint="eastAsia"/>
                                </w:rPr>
                                <m:t>,</m:t>
                              </m:r>
                              <m:r>
                                <m:rPr>
                                  <m:sty m:val="p"/>
                                </m:rPr>
                                <w:rPr>
                                  <w:rFonts w:ascii="Cambria Math" w:hAnsi="Cambria Math"/>
                                </w:rPr>
                                <m:t>b'∈T</m:t>
                              </m:r>
                            </m:oMath>
                            <w:r>
                              <w:rPr>
                                <w:rFonts w:hint="eastAsia"/>
                              </w:rPr>
                              <w:t>,满足</w:t>
                            </w:r>
                            <m:oMath>
                              <m:r>
                                <m:rPr>
                                  <m:sty m:val="p"/>
                                </m:rPr>
                                <w:rPr>
                                  <w:rFonts w:ascii="Cambria Math" w:hAnsi="Cambria Math"/>
                                </w:rPr>
                                <m:t>a</m:t>
                              </m:r>
                              <m:r>
                                <w:rPr>
                                  <w:rFonts w:ascii="Cambria Math" w:hAnsi="Cambria Math"/>
                                </w:rPr>
                                <m:t>∙∩</m:t>
                              </m:r>
                              <m:r>
                                <m:rPr>
                                  <m:sty m:val="p"/>
                                </m:rPr>
                                <w:rPr>
                                  <w:rFonts w:ascii="Cambria Math" w:hAnsi="Cambria Math"/>
                                </w:rPr>
                                <m:t>a’</m:t>
                              </m:r>
                              <m:r>
                                <w:rPr>
                                  <w:rFonts w:ascii="Cambria Math" w:hAnsi="Cambria Math"/>
                                </w:rPr>
                                <m:t>∙≠ϕ</m:t>
                              </m:r>
                            </m:oMath>
                            <w:r>
                              <w:rPr>
                                <w:rFonts w:hint="eastAsia"/>
                              </w:rPr>
                              <w:t>，</w:t>
                            </w:r>
                            <m:oMath>
                              <m:r>
                                <w:rPr>
                                  <w:rFonts w:ascii="Cambria Math" w:hAnsi="Cambria Math"/>
                                </w:rPr>
                                <m:t>∙b∩∙</m:t>
                              </m:r>
                              <m:r>
                                <m:rPr>
                                  <m:sty m:val="p"/>
                                </m:rPr>
                                <w:rPr>
                                  <w:rFonts w:ascii="Cambria Math" w:hAnsi="Cambria Math"/>
                                </w:rPr>
                                <m:t>b’</m:t>
                              </m:r>
                              <m:r>
                                <w:rPr>
                                  <w:rFonts w:ascii="Cambria Math" w:hAnsi="Cambria Math"/>
                                </w:rPr>
                                <m:t>≠ϕ</m:t>
                              </m:r>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b</m:t>
                              </m:r>
                            </m:oMath>
                            <w:r>
                              <w:rPr>
                                <w:rFonts w:hint="eastAsia"/>
                              </w:rPr>
                              <w:t>,</w:t>
                            </w:r>
                            <m:oMath>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b'</m:t>
                              </m:r>
                            </m:oMath>
                            <w:r>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r>
                                    <w:rPr>
                                      <w:rFonts w:ascii="Cambria Math" w:hAnsi="Cambria Math"/>
                                    </w:rPr>
                                    <m:t>'</m:t>
                                  </m:r>
                                  <m:r>
                                    <m:rPr>
                                      <m:sty m:val="p"/>
                                    </m:rPr>
                                    <w:rPr>
                                      <w:rFonts w:ascii="Cambria Math" w:hAnsi="Cambria Math"/>
                                    </w:rPr>
                                    <m:t>≱</m:t>
                                  </m:r>
                                </m:e>
                                <m:sub>
                                  <m:r>
                                    <w:rPr>
                                      <w:rFonts w:ascii="Cambria Math" w:hAnsi="Cambria Math"/>
                                    </w:rPr>
                                    <m:t>L</m:t>
                                  </m:r>
                                </m:sub>
                              </m:sSub>
                              <m:r>
                                <w:rPr>
                                  <w:rFonts w:ascii="Cambria Math" w:hAnsi="Cambria Math"/>
                                </w:rPr>
                                <m:t>b</m:t>
                              </m:r>
                            </m:oMath>
                            <w:r>
                              <w:rPr>
                                <w:rFonts w:hint="eastAsia"/>
                              </w:rPr>
                              <w:t>,</w:t>
                            </w:r>
                            <m:oMath>
                              <m: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b</m:t>
                              </m:r>
                              <m:r>
                                <m:rPr>
                                  <m:sty m:val="p"/>
                                </m:rPr>
                                <w:rPr>
                                  <w:rFonts w:ascii="Cambria Math" w:hAnsi="Cambria Math"/>
                                </w:rPr>
                                <m:t>'</m:t>
                              </m:r>
                            </m:oMath>
                            <w:r>
                              <w:rPr>
                                <w:rFonts w:hint="eastAsia"/>
                              </w:rPr>
                              <w:t>,</w:t>
                            </w:r>
                            <w:r w:rsidRPr="00137A25">
                              <w:rPr>
                                <w:rFonts w:hint="eastAsia"/>
                              </w:rPr>
                              <w:t>且</w:t>
                            </w:r>
                            <m:oMath>
                              <m:r>
                                <w:rPr>
                                  <w:rFonts w:ascii="Cambria Math" w:hAnsi="Cambria Math"/>
                                </w:rPr>
                                <m:t>∙b⊆∙</m:t>
                              </m:r>
                              <m:sSup>
                                <m:sSupPr>
                                  <m:ctrlPr>
                                    <w:rPr>
                                      <w:rFonts w:ascii="Cambria Math" w:hAnsi="Cambria Math"/>
                                      <w:i/>
                                    </w:rPr>
                                  </m:ctrlPr>
                                </m:sSupPr>
                                <m:e>
                                  <m:r>
                                    <w:rPr>
                                      <w:rFonts w:ascii="Cambria Math" w:hAnsi="Cambria Math"/>
                                    </w:rPr>
                                    <m:t>b</m:t>
                                  </m:r>
                                </m:e>
                                <m:sup>
                                  <m:r>
                                    <w:rPr>
                                      <w:rFonts w:ascii="Cambria Math" w:hAnsi="Cambria Math"/>
                                    </w:rPr>
                                    <m:t>'</m:t>
                                  </m:r>
                                </m:sup>
                              </m:sSup>
                              <m:r>
                                <m:rPr>
                                  <m:sty m:val="p"/>
                                </m:rPr>
                                <w:rPr>
                                  <w:rFonts w:ascii="Cambria Math" w:hAnsi="Cambria Math"/>
                                </w:rPr>
                                <m:t>∪{</m:t>
                              </m:r>
                              <m:r>
                                <w:rPr>
                                  <w:rFonts w:ascii="Cambria Math" w:hAnsi="Cambria Math"/>
                                </w:rPr>
                                <m:t>∙t|</m:t>
                              </m:r>
                              <m:sSub>
                                <m:sSubPr>
                                  <m:ctrlPr>
                                    <w:rPr>
                                      <w:rFonts w:ascii="Cambria Math" w:hAnsi="Cambria Math"/>
                                    </w:rPr>
                                  </m:ctrlPr>
                                </m:sSubPr>
                                <m:e>
                                  <m:r>
                                    <m:rPr>
                                      <m:sty m:val="p"/>
                                    </m:rPr>
                                    <w:rPr>
                                      <w:rFonts w:ascii="Cambria Math" w:hAnsi="Cambria Math"/>
                                    </w:rPr>
                                    <m:t>a≱</m:t>
                                  </m:r>
                                </m:e>
                                <m:sub>
                                  <m:r>
                                    <w:rPr>
                                      <w:rFonts w:ascii="Cambria Math" w:hAnsi="Cambria Math"/>
                                    </w:rPr>
                                    <m:t>L</m:t>
                                  </m:r>
                                </m:sub>
                              </m:sSub>
                              <m:r>
                                <w:rPr>
                                  <w:rFonts w:ascii="Cambria Math" w:hAnsi="Cambria Math"/>
                                </w:rPr>
                                <m:t>t⋀</m:t>
                              </m:r>
                              <m:sSub>
                                <m:sSubPr>
                                  <m:ctrlPr>
                                    <w:rPr>
                                      <w:rFonts w:ascii="Cambria Math" w:hAnsi="Cambria Math"/>
                                    </w:rPr>
                                  </m:ctrlPr>
                                </m:sSubPr>
                                <m:e>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sup>
                                  </m:sSup>
                                  <m:r>
                                    <m:rPr>
                                      <m:sty m:val="p"/>
                                    </m:rPr>
                                    <w:rPr>
                                      <w:rFonts w:ascii="Cambria Math" w:hAnsi="Cambria Math"/>
                                    </w:rPr>
                                    <m:t>≫</m:t>
                                  </m:r>
                                </m:e>
                                <m:sub>
                                  <m:r>
                                    <w:rPr>
                                      <w:rFonts w:ascii="Cambria Math" w:hAnsi="Cambria Math"/>
                                    </w:rPr>
                                    <m:t>L</m:t>
                                  </m:r>
                                </m:sub>
                              </m:sSub>
                              <m:r>
                                <w:rPr>
                                  <w:rFonts w:ascii="Cambria Math" w:hAnsi="Cambria Math"/>
                                </w:rPr>
                                <m:t>t⋀</m:t>
                              </m:r>
                              <m:r>
                                <m:rPr>
                                  <m:sty m:val="p"/>
                                </m:rPr>
                                <w:rPr>
                                  <w:rFonts w:ascii="Cambria Math" w:hAnsi="Cambria Math"/>
                                </w:rPr>
                                <m:t>(b'</m:t>
                              </m:r>
                              <m:sSub>
                                <m:sSubPr>
                                  <m:ctrlPr>
                                    <w:rPr>
                                      <w:rFonts w:ascii="Cambria Math" w:hAnsi="Cambria Math"/>
                                    </w:rPr>
                                  </m:ctrlPr>
                                </m:sSubPr>
                                <m:e>
                                  <m:r>
                                    <w:rPr>
                                      <w:rFonts w:ascii="Cambria Math" w:hAnsi="Cambria Math"/>
                                    </w:rPr>
                                    <m:t>||</m:t>
                                  </m:r>
                                </m:e>
                                <m:sub>
                                  <m:r>
                                    <w:rPr>
                                      <w:rFonts w:ascii="Cambria Math" w:hAnsi="Cambria Math"/>
                                    </w:rPr>
                                    <m:t>L</m:t>
                                  </m:r>
                                </m:sub>
                              </m:sSub>
                              <m:r>
                                <m:rPr>
                                  <m:sty m:val="p"/>
                                </m:rPr>
                                <w:rPr>
                                  <w:rFonts w:ascii="Cambria Math" w:hAnsi="Cambria Math"/>
                                </w:rPr>
                                <m:t>t⋁b'</m:t>
                              </m:r>
                              <m:sSub>
                                <m:sSubPr>
                                  <m:ctrlPr>
                                    <w:rPr>
                                      <w:rFonts w:ascii="Cambria Math" w:hAnsi="Cambria Math"/>
                                    </w:rPr>
                                  </m:ctrlPr>
                                </m:sSubPr>
                                <m:e>
                                  <m:r>
                                    <m:rPr>
                                      <m:sty m:val="p"/>
                                    </m:rPr>
                                    <w:rPr>
                                      <w:rFonts w:ascii="Cambria Math" w:hAnsi="Cambria Math"/>
                                    </w:rPr>
                                    <m:t>≻</m:t>
                                  </m:r>
                                </m:e>
                                <m:sub>
                                  <m:r>
                                    <w:rPr>
                                      <w:rFonts w:ascii="Cambria Math" w:hAnsi="Cambria Math"/>
                                    </w:rPr>
                                    <m:t>L</m:t>
                                  </m:r>
                                </m:sub>
                              </m:sSub>
                              <m:r>
                                <m:rPr>
                                  <m:sty m:val="p"/>
                                </m:rPr>
                                <w:rPr>
                                  <w:rFonts w:ascii="Cambria Math" w:hAnsi="Cambria Math"/>
                                </w:rPr>
                                <m:t>t)</m:t>
                              </m:r>
                              <m:r>
                                <w:rPr>
                                  <w:rFonts w:ascii="Cambria Math" w:hAnsi="Cambria Math"/>
                                </w:rPr>
                                <m:t>⋀∙b∩∙t</m:t>
                              </m:r>
                              <m:r>
                                <m:rPr>
                                  <m:sty m:val="p"/>
                                </m:rPr>
                                <w:rPr>
                                  <w:rFonts w:ascii="Cambria Math" w:hAnsi="Cambria Math"/>
                                </w:rPr>
                                <m:t>≠</m:t>
                              </m:r>
                              <m:r>
                                <w:rPr>
                                  <w:rFonts w:ascii="Cambria Math" w:hAnsi="Cambria Math"/>
                                </w:rPr>
                                <m:t>ϕ</m:t>
                              </m:r>
                              <m:r>
                                <m:rPr>
                                  <m:sty m:val="p"/>
                                </m:rPr>
                                <w:rPr>
                                  <w:rFonts w:ascii="Cambria Math" w:hAnsi="Cambria Math"/>
                                </w:rPr>
                                <m:t>}</m:t>
                              </m:r>
                            </m:oMath>
                          </w:p>
                        </w:tc>
                      </w:tr>
                    </w:tbl>
                    <w:p w14:paraId="2CCDDF80" w14:textId="77777777" w:rsidR="004C4916" w:rsidRPr="00541EB0" w:rsidRDefault="004C4916" w:rsidP="00FF1393"/>
                  </w:txbxContent>
                </v:textbox>
                <w10:wrap type="square" anchorx="margin"/>
              </v:shape>
            </w:pict>
          </mc:Fallback>
        </mc:AlternateContent>
      </w:r>
      <w:commentRangeStart w:id="39"/>
      <m:oMath>
        <m:sSup>
          <m:sSupPr>
            <m:ctrlPr>
              <w:rPr>
                <w:rFonts w:ascii="Cambria Math" w:hAnsi="Cambria Math"/>
              </w:rPr>
            </m:ctrlPr>
          </m:sSupPr>
          <m:e>
            <m:r>
              <w:rPr>
                <w:rFonts w:ascii="Cambria Math" w:hAnsi="Cambria Math"/>
              </w:rPr>
              <m:t>∝</m:t>
            </m:r>
          </m:e>
          <m:sup>
            <m:r>
              <w:rPr>
                <w:rFonts w:ascii="Cambria Math" w:hAnsi="Cambria Math"/>
              </w:rPr>
              <m:t>++</m:t>
            </m:r>
          </m:sup>
        </m:sSup>
      </m:oMath>
      <w:r>
        <w:rPr>
          <w:rFonts w:hint="eastAsia"/>
        </w:rPr>
        <w:t>算法</w:t>
      </w:r>
      <w:r>
        <w:t>指出了</w:t>
      </w:r>
      <w:r>
        <w:rPr>
          <w:rFonts w:hint="eastAsia"/>
        </w:rPr>
        <w:t>三种</w:t>
      </w:r>
      <w:r>
        <w:t>计算</w:t>
      </w:r>
      <w:r w:rsidR="00133112">
        <w:rPr>
          <w:rFonts w:hint="eastAsia"/>
        </w:rPr>
        <w:t>隐式</w:t>
      </w:r>
      <w:r>
        <w:rPr>
          <w:rFonts w:hint="eastAsia"/>
        </w:rPr>
        <w:t>依赖</w:t>
      </w:r>
      <m:oMath>
        <m:r>
          <m:rPr>
            <m:sty m:val="p"/>
          </m:rPr>
          <w:rPr>
            <w:rFonts w:ascii="Cambria Math" w:hAnsi="Cambria Math"/>
          </w:rPr>
          <m:t>⟼</m:t>
        </m:r>
      </m:oMath>
      <w:r>
        <w:t>的</w:t>
      </w:r>
      <w:r>
        <w:rPr>
          <w:rFonts w:hint="eastAsia"/>
        </w:rPr>
        <w:t>方法</w:t>
      </w:r>
      <w:commentRangeEnd w:id="39"/>
      <w:r w:rsidR="007B16FD">
        <w:rPr>
          <w:rStyle w:val="af"/>
          <w:rFonts w:asciiTheme="minorHAnsi" w:hAnsiTheme="minorHAnsi"/>
        </w:rPr>
        <w:commentReference w:id="39"/>
      </w:r>
      <w:r>
        <w:t>。</w:t>
      </w:r>
    </w:p>
    <w:p w14:paraId="75431A49" w14:textId="6CC4C95C" w:rsidR="0076507C" w:rsidRPr="00047485" w:rsidRDefault="004C4916" w:rsidP="00FF1393">
      <w:pPr>
        <w:pStyle w:val="ab"/>
        <w:spacing w:beforeLines="0" w:before="0" w:afterLines="0" w:after="0" w:line="400" w:lineRule="exact"/>
      </w:pPr>
      <m:oMath>
        <m:sSup>
          <m:sSupPr>
            <m:ctrlPr>
              <w:rPr>
                <w:rFonts w:ascii="Cambria Math" w:hAnsi="Cambria Math"/>
              </w:rPr>
            </m:ctrlPr>
          </m:sSupPr>
          <m:e>
            <m:r>
              <w:rPr>
                <w:rFonts w:ascii="Cambria Math" w:hAnsi="Cambria Math"/>
              </w:rPr>
              <m:t>∝</m:t>
            </m:r>
          </m:e>
          <m:sup>
            <m:r>
              <w:rPr>
                <w:rFonts w:ascii="Cambria Math" w:hAnsi="Cambria Math"/>
              </w:rPr>
              <m:t>++</m:t>
            </m:r>
          </m:sup>
        </m:sSup>
      </m:oMath>
      <w:r w:rsidR="0076507C">
        <w:rPr>
          <w:rFonts w:hint="eastAsia"/>
        </w:rPr>
        <w:t>算法</w:t>
      </w:r>
      <w:r w:rsidR="0076507C">
        <w:t>在</w:t>
      </w:r>
      <w:r w:rsidR="0076507C">
        <w:rPr>
          <w:rFonts w:hint="eastAsia"/>
        </w:rPr>
        <w:t>找到三种</w:t>
      </w:r>
      <w:r w:rsidR="0076507C">
        <w:t>间接依赖关系后，将间接依赖关系认为是</w:t>
      </w:r>
      <w:r w:rsidR="0076507C">
        <w:rPr>
          <w:rFonts w:hint="eastAsia"/>
        </w:rPr>
        <w:t>普通</w:t>
      </w:r>
      <w:r w:rsidR="0076507C">
        <w:t>的依赖关系</w:t>
      </w:r>
      <w:r w:rsidR="0076507C">
        <w:rPr>
          <w:rFonts w:hint="eastAsia"/>
        </w:rPr>
        <w:t>“</w:t>
      </w:r>
      <m:oMath>
        <m:r>
          <w:rPr>
            <w:rFonts w:ascii="Cambria Math" w:hAnsi="Cambria Math"/>
          </w:rPr>
          <m:t>→</m:t>
        </m:r>
      </m:oMath>
      <w:r w:rsidR="0076507C">
        <w:t>”</w:t>
      </w:r>
      <m:oMath>
        <m:r>
          <m:rPr>
            <m:sty m:val="p"/>
          </m:rPr>
          <w:rPr>
            <w:rFonts w:ascii="Cambria Math" w:hAnsi="Cambria Math" w:hint="eastAsia"/>
          </w:rPr>
          <m:t>，</m:t>
        </m:r>
      </m:oMath>
      <w:r w:rsidR="0076507C">
        <w:rPr>
          <w:rFonts w:hint="eastAsia"/>
        </w:rPr>
        <w:t>并如</w:t>
      </w:r>
      <m:oMath>
        <m:r>
          <m:rPr>
            <m:sty m:val="p"/>
          </m:rPr>
          <w:rPr>
            <w:rFonts w:ascii="Cambria Math" w:hAnsi="Cambria Math"/>
          </w:rPr>
          <m:t>∝</m:t>
        </m:r>
      </m:oMath>
      <w:r w:rsidR="0076507C">
        <w:rPr>
          <w:rFonts w:hint="eastAsia"/>
        </w:rPr>
        <w:t>算法</w:t>
      </w:r>
      <w:r w:rsidR="0076507C">
        <w:t>中的</w:t>
      </w:r>
      <w:r w:rsidR="0076507C">
        <w:rPr>
          <w:rFonts w:hint="eastAsia"/>
        </w:rPr>
        <w:t>公式来找寻变迁</w:t>
      </w:r>
      <w:r w:rsidR="0076507C">
        <w:t>、库所</w:t>
      </w:r>
      <w:r w:rsidR="00F03DD9">
        <w:rPr>
          <w:rFonts w:hint="eastAsia"/>
        </w:rPr>
        <w:t>、边</w:t>
      </w:r>
      <w:r w:rsidR="0076507C">
        <w:t>集合，并将</w:t>
      </w:r>
      <w:r w:rsidR="0076507C">
        <w:rPr>
          <w:rFonts w:hint="eastAsia"/>
        </w:rPr>
        <w:t>找到</w:t>
      </w:r>
      <w:r w:rsidR="00F03DD9">
        <w:rPr>
          <w:rFonts w:hint="eastAsia"/>
        </w:rPr>
        <w:t>的</w:t>
      </w:r>
      <w:r w:rsidR="0076507C">
        <w:t>集合转换为对应的工作流模型。</w:t>
      </w:r>
    </w:p>
    <w:bookmarkStart w:id="40" w:name="OLE_LINK42"/>
    <w:bookmarkStart w:id="41" w:name="OLE_LINK43"/>
    <w:bookmarkStart w:id="42" w:name="OLE_LINK40"/>
    <w:bookmarkStart w:id="43" w:name="OLE_LINK41"/>
    <w:p w14:paraId="173E3D5F" w14:textId="62F6EA1F" w:rsidR="004408D0" w:rsidRDefault="004C4916" w:rsidP="003956F9">
      <w:pPr>
        <w:pStyle w:val="31"/>
        <w:numPr>
          <w:ilvl w:val="2"/>
          <w:numId w:val="3"/>
        </w:numPr>
      </w:pPr>
      <m:oMath>
        <m:sSup>
          <m:sSupPr>
            <m:ctrlPr>
              <w:rPr>
                <w:rFonts w:ascii="Cambria Math" w:hAnsi="Cambria Math"/>
              </w:rPr>
            </m:ctrlPr>
          </m:sSupPr>
          <m:e>
            <m:r>
              <m:rPr>
                <m:sty m:val="p"/>
              </m:rPr>
              <w:rPr>
                <w:rFonts w:ascii="Cambria Math" w:hAnsi="Cambria Math"/>
              </w:rPr>
              <m:t>∝</m:t>
            </m:r>
          </m:e>
          <m:sup>
            <m:r>
              <w:rPr>
                <w:rFonts w:ascii="Cambria Math" w:hAnsi="Cambria Math" w:hint="eastAsia"/>
              </w:rPr>
              <m:t>#</m:t>
            </m:r>
          </m:sup>
        </m:sSup>
      </m:oMath>
      <w:bookmarkEnd w:id="40"/>
      <w:bookmarkEnd w:id="41"/>
      <w:r w:rsidR="004408D0">
        <w:t>算法</w:t>
      </w:r>
      <w:bookmarkEnd w:id="31"/>
    </w:p>
    <w:p w14:paraId="29D80E06" w14:textId="6844D6AB" w:rsidR="004408D0" w:rsidRDefault="00640475" w:rsidP="00FF1393">
      <w:pPr>
        <w:pStyle w:val="ab"/>
        <w:spacing w:beforeLines="0" w:before="0" w:afterLines="0" w:after="0" w:line="400" w:lineRule="exact"/>
      </w:pPr>
      <w:bookmarkStart w:id="44" w:name="_Toc415228128"/>
      <w:bookmarkEnd w:id="42"/>
      <w:bookmarkEnd w:id="43"/>
      <w:r w:rsidRPr="00640475">
        <w:rPr>
          <w:rFonts w:hint="eastAsia"/>
        </w:rPr>
        <w:t>不可见任务(</w:t>
      </w:r>
      <w:r w:rsidRPr="00EF34EC">
        <w:rPr>
          <w:rFonts w:ascii="Times New Roman" w:hAnsi="Times New Roman" w:cs="Times New Roman"/>
        </w:rPr>
        <w:t>invisible task</w:t>
      </w:r>
      <w:r w:rsidRPr="00640475">
        <w:rPr>
          <w:rFonts w:hint="eastAsia"/>
        </w:rPr>
        <w:t>)是工作流模型中一类常见的结构元素，由一种不含有具体任务信息的变迁来表示。不可见任务与其相连的边表达了工作流网中的拓扑结构信息。</w:t>
      </w:r>
      <m:oMath>
        <m:r>
          <m:rPr>
            <m:sty m:val="p"/>
          </m:rPr>
          <w:rPr>
            <w:rFonts w:ascii="Cambria Math" w:hAnsi="Cambria Math"/>
          </w:rPr>
          <m:t>∝</m:t>
        </m:r>
      </m:oMath>
      <w:r w:rsidRPr="00640475">
        <w:rPr>
          <w:rFonts w:hint="eastAsia"/>
        </w:rPr>
        <w:t>算法无法处理含有不可见任务的模型，</w:t>
      </w:r>
      <m:oMath>
        <m:sSup>
          <m:sSupPr>
            <m:ctrlPr>
              <w:rPr>
                <w:rFonts w:ascii="Cambria Math" w:hAnsi="Cambria Math"/>
              </w:rPr>
            </m:ctrlPr>
          </m:sSupPr>
          <m:e>
            <m:r>
              <m:rPr>
                <m:sty m:val="p"/>
              </m:rPr>
              <w:rPr>
                <w:rFonts w:ascii="Cambria Math" w:hAnsi="Cambria Math"/>
              </w:rPr>
              <m:t>∝</m:t>
            </m:r>
          </m:e>
          <m:sup>
            <m:r>
              <w:rPr>
                <w:rFonts w:ascii="Cambria Math" w:hAnsi="Cambria Math" w:hint="eastAsia"/>
              </w:rPr>
              <m:t>#</m:t>
            </m:r>
          </m:sup>
        </m:sSup>
      </m:oMath>
      <w:r w:rsidRPr="00640475">
        <w:rPr>
          <w:rFonts w:hint="eastAsia"/>
        </w:rPr>
        <w:t>算法中根据不可见任务的功能，将其分为了如下五个种类：</w:t>
      </w:r>
      <w:bookmarkEnd w:id="44"/>
      <w:r w:rsidR="000511B2">
        <w:t xml:space="preserve"> </w:t>
      </w:r>
    </w:p>
    <w:p w14:paraId="62E03853" w14:textId="276D2629" w:rsidR="000511B2" w:rsidRDefault="003B0857" w:rsidP="00BD4768">
      <w:pPr>
        <w:pStyle w:val="ab"/>
        <w:numPr>
          <w:ilvl w:val="0"/>
          <w:numId w:val="28"/>
        </w:numPr>
        <w:spacing w:beforeLines="0" w:before="0" w:afterLines="0" w:after="0" w:line="400" w:lineRule="exact"/>
        <w:ind w:firstLineChars="0"/>
      </w:pPr>
      <w:r w:rsidRPr="00CD1102">
        <w:rPr>
          <w:noProof/>
        </w:rPr>
        <w:lastRenderedPageBreak/>
        <mc:AlternateContent>
          <mc:Choice Requires="wps">
            <w:drawing>
              <wp:anchor distT="45720" distB="45720" distL="114300" distR="114300" simplePos="0" relativeHeight="251671552" behindDoc="0" locked="0" layoutInCell="1" allowOverlap="1" wp14:anchorId="098954D8" wp14:editId="7488A90C">
                <wp:simplePos x="0" y="0"/>
                <wp:positionH relativeFrom="margin">
                  <wp:align>right</wp:align>
                </wp:positionH>
                <wp:positionV relativeFrom="paragraph">
                  <wp:posOffset>585396</wp:posOffset>
                </wp:positionV>
                <wp:extent cx="5262880" cy="1264285"/>
                <wp:effectExtent l="0" t="0" r="0" b="0"/>
                <wp:wrapSquare wrapText="bothSides"/>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880" cy="1264285"/>
                        </a:xfrm>
                        <a:prstGeom prst="rect">
                          <a:avLst/>
                        </a:prstGeom>
                        <a:solidFill>
                          <a:srgbClr val="FFFFFF"/>
                        </a:solidFill>
                        <a:ln w="9525">
                          <a:noFill/>
                          <a:miter lim="800000"/>
                          <a:headEnd/>
                          <a:tailEnd/>
                        </a:ln>
                      </wps:spPr>
                      <wps:txbx>
                        <w:txbxContent>
                          <w:p w14:paraId="60C448B3" w14:textId="77777777" w:rsidR="004C4916" w:rsidRDefault="004C4916" w:rsidP="000511B2">
                            <w:pPr>
                              <w:jc w:val="center"/>
                            </w:pPr>
                            <w:r>
                              <w:rPr>
                                <w:noProof/>
                              </w:rPr>
                              <w:drawing>
                                <wp:inline distT="0" distB="0" distL="0" distR="0" wp14:anchorId="63A2D1A0" wp14:editId="7850C71B">
                                  <wp:extent cx="3609680" cy="971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2744" cy="977758"/>
                                          </a:xfrm>
                                          <a:prstGeom prst="rect">
                                            <a:avLst/>
                                          </a:prstGeom>
                                        </pic:spPr>
                                      </pic:pic>
                                    </a:graphicData>
                                  </a:graphic>
                                </wp:inline>
                              </w:drawing>
                            </w:r>
                          </w:p>
                          <w:p w14:paraId="6525E7BF" w14:textId="66C68825" w:rsidR="004C4916" w:rsidRPr="0080573F" w:rsidRDefault="004C4916" w:rsidP="000511B2">
                            <w:pPr>
                              <w:jc w:val="center"/>
                            </w:pPr>
                            <w:r>
                              <w:rPr>
                                <w:rFonts w:hint="eastAsia"/>
                              </w:rPr>
                              <w:t>图</w:t>
                            </w:r>
                            <w:r>
                              <w:rPr>
                                <w:rFonts w:hint="eastAsia"/>
                              </w:rPr>
                              <w:t>2.</w:t>
                            </w:r>
                            <w:r>
                              <w:t xml:space="preserve">2  </w:t>
                            </w:r>
                            <m:oMath>
                              <m:r>
                                <m:rPr>
                                  <m:sty m:val="p"/>
                                </m:rPr>
                                <w:rPr>
                                  <w:rFonts w:ascii="Cambria Math" w:hAnsi="Cambria Math" w:hint="eastAsia"/>
                                </w:rPr>
                                <m:t>一个含有</m:t>
                              </m:r>
                              <m:r>
                                <m:rPr>
                                  <m:sty m:val="p"/>
                                </m:rPr>
                                <w:rPr>
                                  <w:rFonts w:ascii="Cambria Math" w:hAnsi="Cambria Math" w:hint="eastAsia"/>
                                </w:rPr>
                                <m:t>跳过</m:t>
                              </m:r>
                              <m:r>
                                <m:rPr>
                                  <m:sty m:val="p"/>
                                </m:rPr>
                                <w:rPr>
                                  <w:rFonts w:ascii="Cambria Math" w:hAnsi="Cambria Math" w:hint="eastAsia"/>
                                </w:rPr>
                                <m:t>不可见任务</m:t>
                              </m:r>
                            </m:oMath>
                            <w:r>
                              <w:rPr>
                                <w:rFonts w:hint="eastAsia"/>
                              </w:rPr>
                              <w:t>的</w:t>
                            </w:r>
                            <w:r>
                              <w:t>过程模型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8954D8" id="_x0000_s1028" type="#_x0000_t202" style="position:absolute;left:0;text-align:left;margin-left:363.2pt;margin-top:46.1pt;width:414.4pt;height:99.55pt;z-index:2516715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" stroked="f">
                <v:textbox style="mso-fit-shape-to-text:t">
                  <w:txbxContent>
                    <w:p w14:paraId="60C448B3" w14:textId="77777777" w:rsidR="004C4916" w:rsidRDefault="004C4916" w:rsidP="000511B2">
                      <w:pPr>
                        <w:jc w:val="center"/>
                      </w:pPr>
                      <w:r>
                        <w:rPr>
                          <w:noProof/>
                        </w:rPr>
                        <w:drawing>
                          <wp:inline distT="0" distB="0" distL="0" distR="0" wp14:anchorId="63A2D1A0" wp14:editId="7850C71B">
                            <wp:extent cx="3609680" cy="971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2744" cy="977758"/>
                                    </a:xfrm>
                                    <a:prstGeom prst="rect">
                                      <a:avLst/>
                                    </a:prstGeom>
                                  </pic:spPr>
                                </pic:pic>
                              </a:graphicData>
                            </a:graphic>
                          </wp:inline>
                        </w:drawing>
                      </w:r>
                    </w:p>
                    <w:p w14:paraId="6525E7BF" w14:textId="66C68825" w:rsidR="004C4916" w:rsidRPr="0080573F" w:rsidRDefault="004C4916" w:rsidP="000511B2">
                      <w:pPr>
                        <w:jc w:val="center"/>
                      </w:pPr>
                      <w:r>
                        <w:rPr>
                          <w:rFonts w:hint="eastAsia"/>
                        </w:rPr>
                        <w:t>图</w:t>
                      </w:r>
                      <w:r>
                        <w:rPr>
                          <w:rFonts w:hint="eastAsia"/>
                        </w:rPr>
                        <w:t>2.</w:t>
                      </w:r>
                      <w:r>
                        <w:t xml:space="preserve">2  </w:t>
                      </w:r>
                      <m:oMath>
                        <m:r>
                          <m:rPr>
                            <m:sty m:val="p"/>
                          </m:rPr>
                          <w:rPr>
                            <w:rFonts w:ascii="Cambria Math" w:hAnsi="Cambria Math" w:hint="eastAsia"/>
                          </w:rPr>
                          <m:t>一个含有</m:t>
                        </m:r>
                        <m:r>
                          <m:rPr>
                            <m:sty m:val="p"/>
                          </m:rPr>
                          <w:rPr>
                            <w:rFonts w:ascii="Cambria Math" w:hAnsi="Cambria Math" w:hint="eastAsia"/>
                          </w:rPr>
                          <m:t>跳过</m:t>
                        </m:r>
                        <m:r>
                          <m:rPr>
                            <m:sty m:val="p"/>
                          </m:rPr>
                          <w:rPr>
                            <w:rFonts w:ascii="Cambria Math" w:hAnsi="Cambria Math" w:hint="eastAsia"/>
                          </w:rPr>
                          <m:t>不可见任务</m:t>
                        </m:r>
                      </m:oMath>
                      <w:r>
                        <w:rPr>
                          <w:rFonts w:hint="eastAsia"/>
                        </w:rPr>
                        <w:t>的</w:t>
                      </w:r>
                      <w:r>
                        <w:t>过程模型</w:t>
                      </w:r>
                    </w:p>
                  </w:txbxContent>
                </v:textbox>
                <w10:wrap type="square" anchorx="margin"/>
              </v:shape>
            </w:pict>
          </mc:Fallback>
        </mc:AlternateContent>
      </w:r>
      <w:r>
        <w:rPr>
          <w:rFonts w:hint="eastAsia"/>
        </w:rPr>
        <w:t>跳过</w:t>
      </w:r>
      <w:r w:rsidR="000511B2">
        <w:rPr>
          <w:rFonts w:hint="eastAsia"/>
        </w:rPr>
        <w:t>(</w:t>
      </w:r>
      <w:r w:rsidR="005579AA" w:rsidRPr="00EF34EC">
        <w:rPr>
          <w:rFonts w:ascii="Times New Roman" w:hAnsi="Times New Roman" w:cs="Times New Roman"/>
          <w:rPrChange w:id="45" w:author="GUO Qinlong" w:date="2015-05-12T14:05:00Z">
            <w:rPr>
              <w:rFonts w:hint="eastAsia"/>
            </w:rPr>
          </w:rPrChange>
        </w:rPr>
        <w:t>SKIP</w:t>
      </w:r>
      <w:r w:rsidR="000511B2">
        <w:rPr>
          <w:rFonts w:hint="eastAsia"/>
        </w:rPr>
        <w:t>)</w:t>
      </w:r>
      <w:r w:rsidR="000511B2">
        <w:t>:如图</w:t>
      </w:r>
      <w:r w:rsidR="000511B2">
        <w:rPr>
          <w:rFonts w:hint="eastAsia"/>
        </w:rPr>
        <w:t>2.</w:t>
      </w:r>
      <w:r w:rsidR="00356A4D">
        <w:t>2</w:t>
      </w:r>
      <w:r w:rsidR="000511B2">
        <w:t>所示</w:t>
      </w:r>
      <w:r w:rsidR="00B5729A">
        <w:rPr>
          <w:rFonts w:hint="eastAsia"/>
        </w:rPr>
        <w:t>，</w:t>
      </w:r>
      <w:r>
        <w:rPr>
          <w:rFonts w:hint="eastAsia"/>
        </w:rPr>
        <w:t>跳过</w:t>
      </w:r>
      <w:r>
        <w:t>类</w:t>
      </w:r>
      <w:r w:rsidR="00B5729A">
        <w:t>型的不可见任务</w:t>
      </w:r>
      <w:r w:rsidR="00B5729A">
        <w:rPr>
          <w:rFonts w:hint="eastAsia"/>
        </w:rPr>
        <w:t>表达了工作流</w:t>
      </w:r>
      <w:r w:rsidR="004D30AB">
        <w:t>模型中</w:t>
      </w:r>
      <w:r w:rsidR="004D30AB">
        <w:rPr>
          <w:rFonts w:hint="eastAsia"/>
        </w:rPr>
        <w:t>跳过执行</w:t>
      </w:r>
      <w:r w:rsidR="004D30AB">
        <w:t>一部分任务</w:t>
      </w:r>
      <w:r w:rsidR="00B5729A">
        <w:t>的语义。图</w:t>
      </w:r>
      <w:r w:rsidR="004D30AB">
        <w:t>中</w:t>
      </w:r>
      <w:r w:rsidR="004D30AB">
        <w:rPr>
          <w:rFonts w:hint="eastAsia"/>
        </w:rPr>
        <w:t>的</w:t>
      </w:r>
      <w:r w:rsidR="004D30AB">
        <w:t>不可见任务使得流程模型可以</w:t>
      </w:r>
      <w:r w:rsidR="004D30AB">
        <w:rPr>
          <w:rFonts w:hint="eastAsia"/>
        </w:rPr>
        <w:t>跳过</w:t>
      </w:r>
      <w:r w:rsidR="004D30AB">
        <w:t>执行任务</w:t>
      </w:r>
      <w:r w:rsidR="00B5729A">
        <w:t>B</w:t>
      </w:r>
      <w:r w:rsidR="00B5729A">
        <w:rPr>
          <w:rFonts w:hint="eastAsia"/>
        </w:rPr>
        <w:t>，</w:t>
      </w:r>
      <w:r w:rsidR="00B5729A">
        <w:t>即流程</w:t>
      </w:r>
      <w:r w:rsidR="00B5729A">
        <w:rPr>
          <w:rFonts w:hint="eastAsia"/>
        </w:rPr>
        <w:t>的事件日志为{</w:t>
      </w:r>
      <w:r w:rsidR="00B5729A" w:rsidRPr="00EF34EC">
        <w:rPr>
          <w:rFonts w:ascii="Times New Roman" w:hAnsi="Times New Roman" w:cs="Times New Roman"/>
        </w:rPr>
        <w:t>ABC,AC</w:t>
      </w:r>
      <w:r w:rsidR="00B5729A">
        <w:rPr>
          <w:rFonts w:hint="eastAsia"/>
        </w:rPr>
        <w:t>}。</w:t>
      </w:r>
    </w:p>
    <w:p w14:paraId="191F729F" w14:textId="7A0AE83D" w:rsidR="00B5729A" w:rsidRDefault="00356A4D" w:rsidP="00BD4768">
      <w:pPr>
        <w:pStyle w:val="ab"/>
        <w:numPr>
          <w:ilvl w:val="0"/>
          <w:numId w:val="28"/>
        </w:numPr>
        <w:spacing w:beforeLines="0" w:before="0" w:afterLines="0" w:after="0" w:line="400" w:lineRule="exact"/>
        <w:ind w:firstLineChars="0"/>
      </w:pPr>
      <w:r w:rsidRPr="00CD1102">
        <w:rPr>
          <w:noProof/>
        </w:rPr>
        <mc:AlternateContent>
          <mc:Choice Requires="wps">
            <w:drawing>
              <wp:anchor distT="45720" distB="45720" distL="114300" distR="114300" simplePos="0" relativeHeight="251697152" behindDoc="0" locked="0" layoutInCell="1" allowOverlap="1" wp14:anchorId="48E2D41C" wp14:editId="0EFCDD53">
                <wp:simplePos x="0" y="0"/>
                <wp:positionH relativeFrom="margin">
                  <wp:align>right</wp:align>
                </wp:positionH>
                <wp:positionV relativeFrom="paragraph">
                  <wp:posOffset>665480</wp:posOffset>
                </wp:positionV>
                <wp:extent cx="5262880" cy="1435735"/>
                <wp:effectExtent l="0" t="0" r="0" b="0"/>
                <wp:wrapSquare wrapText="bothSides"/>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880" cy="1435735"/>
                        </a:xfrm>
                        <a:prstGeom prst="rect">
                          <a:avLst/>
                        </a:prstGeom>
                        <a:solidFill>
                          <a:srgbClr val="FFFFFF"/>
                        </a:solidFill>
                        <a:ln w="9525">
                          <a:noFill/>
                          <a:miter lim="800000"/>
                          <a:headEnd/>
                          <a:tailEnd/>
                        </a:ln>
                      </wps:spPr>
                      <wps:txbx>
                        <w:txbxContent>
                          <w:p w14:paraId="002D61CC" w14:textId="77777777" w:rsidR="004C4916" w:rsidRDefault="004C4916" w:rsidP="000511B2">
                            <w:pPr>
                              <w:jc w:val="center"/>
                            </w:pPr>
                            <w:r>
                              <w:rPr>
                                <w:noProof/>
                              </w:rPr>
                              <w:drawing>
                                <wp:inline distT="0" distB="0" distL="0" distR="0" wp14:anchorId="3624955E" wp14:editId="3483090C">
                                  <wp:extent cx="4146697" cy="1137247"/>
                                  <wp:effectExtent l="0" t="0" r="635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6660" cy="1142722"/>
                                          </a:xfrm>
                                          <a:prstGeom prst="rect">
                                            <a:avLst/>
                                          </a:prstGeom>
                                        </pic:spPr>
                                      </pic:pic>
                                    </a:graphicData>
                                  </a:graphic>
                                </wp:inline>
                              </w:drawing>
                            </w:r>
                          </w:p>
                          <w:p w14:paraId="680D8BF3" w14:textId="70476191" w:rsidR="004C4916" w:rsidRPr="0080573F" w:rsidRDefault="004C4916" w:rsidP="000511B2">
                            <w:pPr>
                              <w:jc w:val="center"/>
                            </w:pPr>
                            <w:r>
                              <w:rPr>
                                <w:rFonts w:hint="eastAsia"/>
                              </w:rPr>
                              <w:t>图</w:t>
                            </w:r>
                            <w:r>
                              <w:rPr>
                                <w:rFonts w:hint="eastAsia"/>
                              </w:rPr>
                              <w:t>2.</w:t>
                            </w:r>
                            <w:r>
                              <w:t xml:space="preserve">3  </w:t>
                            </w:r>
                            <m:oMath>
                              <m:r>
                                <m:rPr>
                                  <m:sty m:val="p"/>
                                </m:rPr>
                                <w:rPr>
                                  <w:rFonts w:ascii="Cambria Math" w:hAnsi="Cambria Math" w:hint="eastAsia"/>
                                </w:rPr>
                                <m:t>一个含有</m:t>
                              </m:r>
                              <m:r>
                                <m:rPr>
                                  <m:sty m:val="p"/>
                                </m:rPr>
                                <w:rPr>
                                  <w:rFonts w:ascii="Cambria Math" w:hAnsi="Cambria Math" w:hint="eastAsia"/>
                                </w:rPr>
                                <m:t>重复</m:t>
                              </m:r>
                              <m:r>
                                <m:rPr>
                                  <m:sty m:val="p"/>
                                </m:rPr>
                                <w:rPr>
                                  <w:rFonts w:ascii="Cambria Math" w:hAnsi="Cambria Math" w:hint="eastAsia"/>
                                </w:rPr>
                                <m:t>不可见任务</m:t>
                              </m:r>
                            </m:oMath>
                            <w:r>
                              <w:rPr>
                                <w:rFonts w:hint="eastAsia"/>
                              </w:rPr>
                              <w:t>的</w:t>
                            </w:r>
                            <w:r>
                              <w:t>过程模型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E2D41C" id="_x0000_s1029" type="#_x0000_t202" style="position:absolute;left:0;text-align:left;margin-left:363.2pt;margin-top:52.4pt;width:414.4pt;height:113.05pt;z-index:2516971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" stroked="f">
                <v:textbox style="mso-fit-shape-to-text:t">
                  <w:txbxContent>
                    <w:p w14:paraId="002D61CC" w14:textId="77777777" w:rsidR="004C4916" w:rsidRDefault="004C4916" w:rsidP="000511B2">
                      <w:pPr>
                        <w:jc w:val="center"/>
                      </w:pPr>
                      <w:r>
                        <w:rPr>
                          <w:noProof/>
                        </w:rPr>
                        <w:drawing>
                          <wp:inline distT="0" distB="0" distL="0" distR="0" wp14:anchorId="3624955E" wp14:editId="3483090C">
                            <wp:extent cx="4146697" cy="1137247"/>
                            <wp:effectExtent l="0" t="0" r="635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6660" cy="1142722"/>
                                    </a:xfrm>
                                    <a:prstGeom prst="rect">
                                      <a:avLst/>
                                    </a:prstGeom>
                                  </pic:spPr>
                                </pic:pic>
                              </a:graphicData>
                            </a:graphic>
                          </wp:inline>
                        </w:drawing>
                      </w:r>
                    </w:p>
                    <w:p w14:paraId="680D8BF3" w14:textId="70476191" w:rsidR="004C4916" w:rsidRPr="0080573F" w:rsidRDefault="004C4916" w:rsidP="000511B2">
                      <w:pPr>
                        <w:jc w:val="center"/>
                      </w:pPr>
                      <w:r>
                        <w:rPr>
                          <w:rFonts w:hint="eastAsia"/>
                        </w:rPr>
                        <w:t>图</w:t>
                      </w:r>
                      <w:r>
                        <w:rPr>
                          <w:rFonts w:hint="eastAsia"/>
                        </w:rPr>
                        <w:t>2.</w:t>
                      </w:r>
                      <w:r>
                        <w:t xml:space="preserve">3  </w:t>
                      </w:r>
                      <m:oMath>
                        <m:r>
                          <m:rPr>
                            <m:sty m:val="p"/>
                          </m:rPr>
                          <w:rPr>
                            <w:rFonts w:ascii="Cambria Math" w:hAnsi="Cambria Math" w:hint="eastAsia"/>
                          </w:rPr>
                          <m:t>一个含有</m:t>
                        </m:r>
                        <m:r>
                          <m:rPr>
                            <m:sty m:val="p"/>
                          </m:rPr>
                          <w:rPr>
                            <w:rFonts w:ascii="Cambria Math" w:hAnsi="Cambria Math" w:hint="eastAsia"/>
                          </w:rPr>
                          <m:t>重复</m:t>
                        </m:r>
                        <m:r>
                          <m:rPr>
                            <m:sty m:val="p"/>
                          </m:rPr>
                          <w:rPr>
                            <w:rFonts w:ascii="Cambria Math" w:hAnsi="Cambria Math" w:hint="eastAsia"/>
                          </w:rPr>
                          <m:t>不可见任务</m:t>
                        </m:r>
                      </m:oMath>
                      <w:r>
                        <w:rPr>
                          <w:rFonts w:hint="eastAsia"/>
                        </w:rPr>
                        <w:t>的</w:t>
                      </w:r>
                      <w:r>
                        <w:t>过程模型</w:t>
                      </w:r>
                    </w:p>
                  </w:txbxContent>
                </v:textbox>
                <w10:wrap type="square" anchorx="margin"/>
              </v:shape>
            </w:pict>
          </mc:Fallback>
        </mc:AlternateContent>
      </w:r>
      <w:r w:rsidR="00B5729A">
        <w:rPr>
          <w:rFonts w:hint="eastAsia"/>
        </w:rPr>
        <w:t>重复(</w:t>
      </w:r>
      <w:r w:rsidR="005579AA" w:rsidRPr="00EF34EC">
        <w:rPr>
          <w:rFonts w:ascii="Times New Roman" w:hAnsi="Times New Roman" w:cs="Times New Roman"/>
        </w:rPr>
        <w:t>REDO</w:t>
      </w:r>
      <w:r w:rsidR="00B5729A">
        <w:rPr>
          <w:rFonts w:hint="eastAsia"/>
        </w:rPr>
        <w:t>)</w:t>
      </w:r>
      <w:r w:rsidR="00B5729A">
        <w:t>:</w:t>
      </w:r>
      <w:r w:rsidR="00B5729A" w:rsidRPr="00B5729A">
        <w:t xml:space="preserve"> </w:t>
      </w:r>
      <w:r w:rsidR="00B5729A">
        <w:t>如图</w:t>
      </w:r>
      <w:r w:rsidR="00B5729A">
        <w:rPr>
          <w:rFonts w:hint="eastAsia"/>
        </w:rPr>
        <w:t>2.</w:t>
      </w:r>
      <w:r>
        <w:t>3</w:t>
      </w:r>
      <w:r w:rsidR="00B5729A">
        <w:t>所示</w:t>
      </w:r>
      <w:r w:rsidR="00B5729A">
        <w:rPr>
          <w:rFonts w:hint="eastAsia"/>
        </w:rPr>
        <w:t>，</w:t>
      </w:r>
      <w:r w:rsidR="000A4360">
        <w:rPr>
          <w:rFonts w:hint="eastAsia"/>
        </w:rPr>
        <w:t>重复</w:t>
      </w:r>
      <w:r w:rsidR="00B5729A">
        <w:t>类型的不可见任务</w:t>
      </w:r>
      <w:r w:rsidR="00B5729A">
        <w:rPr>
          <w:rFonts w:hint="eastAsia"/>
        </w:rPr>
        <w:t>表达了工作流</w:t>
      </w:r>
      <w:r w:rsidR="00B5729A">
        <w:t>模型中</w:t>
      </w:r>
      <w:r w:rsidR="006C68DB">
        <w:rPr>
          <w:rFonts w:hint="eastAsia"/>
        </w:rPr>
        <w:t>重复</w:t>
      </w:r>
      <w:r w:rsidR="00B5729A">
        <w:rPr>
          <w:rFonts w:hint="eastAsia"/>
        </w:rPr>
        <w:t>执行</w:t>
      </w:r>
      <w:r w:rsidR="00B5729A">
        <w:t>一部分任务的语义。</w:t>
      </w:r>
      <w:r w:rsidR="006C68DB">
        <w:t>图中</w:t>
      </w:r>
      <w:r w:rsidR="006C68DB">
        <w:rPr>
          <w:rFonts w:hint="eastAsia"/>
        </w:rPr>
        <w:t>的</w:t>
      </w:r>
      <w:r w:rsidR="006C68DB">
        <w:t>不可见任务使得流程模型可以</w:t>
      </w:r>
      <w:r w:rsidR="006E3014">
        <w:t>重复执行</w:t>
      </w:r>
      <w:r w:rsidR="006C68DB">
        <w:t>任务</w:t>
      </w:r>
      <w:r w:rsidR="00B5729A">
        <w:t>B</w:t>
      </w:r>
      <w:r w:rsidR="00B5729A">
        <w:rPr>
          <w:rFonts w:hint="eastAsia"/>
        </w:rPr>
        <w:t>，</w:t>
      </w:r>
      <w:r w:rsidR="00B5729A">
        <w:t>即流程</w:t>
      </w:r>
      <w:r w:rsidR="00B5729A">
        <w:rPr>
          <w:rFonts w:hint="eastAsia"/>
        </w:rPr>
        <w:t>的事件日志</w:t>
      </w:r>
      <w:r w:rsidR="006E3014">
        <w:rPr>
          <w:rFonts w:hint="eastAsia"/>
        </w:rPr>
        <w:t>可以</w:t>
      </w:r>
      <w:r w:rsidR="00B5729A">
        <w:rPr>
          <w:rFonts w:hint="eastAsia"/>
        </w:rPr>
        <w:t>为</w:t>
      </w:r>
      <w:commentRangeStart w:id="46"/>
      <w:r w:rsidR="00B5729A">
        <w:rPr>
          <w:rFonts w:hint="eastAsia"/>
        </w:rPr>
        <w:t>{</w:t>
      </w:r>
      <w:r w:rsidR="00B5729A" w:rsidRPr="00EF34EC">
        <w:rPr>
          <w:rFonts w:ascii="Times New Roman" w:hAnsi="Times New Roman" w:cs="Times New Roman"/>
        </w:rPr>
        <w:t>ABC,</w:t>
      </w:r>
      <w:r w:rsidR="006E3014" w:rsidRPr="00EF34EC">
        <w:rPr>
          <w:rFonts w:ascii="Times New Roman" w:hAnsi="Times New Roman" w:cs="Times New Roman"/>
        </w:rPr>
        <w:t xml:space="preserve"> ABBC, ABBBC</w:t>
      </w:r>
      <w:r w:rsidR="000417A8" w:rsidRPr="00EF34EC">
        <w:rPr>
          <w:rFonts w:ascii="Times New Roman" w:hAnsi="Times New Roman" w:cs="Times New Roman"/>
        </w:rPr>
        <w:t>，</w:t>
      </w:r>
      <w:r w:rsidR="000417A8" w:rsidRPr="00EF34EC">
        <w:rPr>
          <w:rFonts w:ascii="Times New Roman" w:hAnsi="Times New Roman" w:cs="Times New Roman"/>
        </w:rPr>
        <w:t>…</w:t>
      </w:r>
      <w:r w:rsidR="00B5729A">
        <w:rPr>
          <w:rFonts w:hint="eastAsia"/>
        </w:rPr>
        <w:t>}</w:t>
      </w:r>
      <w:commentRangeEnd w:id="46"/>
      <w:r w:rsidR="00EF075D">
        <w:rPr>
          <w:rStyle w:val="af"/>
          <w:rFonts w:asciiTheme="minorHAnsi" w:hAnsiTheme="minorHAnsi"/>
        </w:rPr>
        <w:commentReference w:id="46"/>
      </w:r>
      <w:r w:rsidR="00B5729A">
        <w:rPr>
          <w:rFonts w:hint="eastAsia"/>
        </w:rPr>
        <w:t>。</w:t>
      </w:r>
    </w:p>
    <w:p w14:paraId="22F7EEF5" w14:textId="731C9F98" w:rsidR="00B5729A" w:rsidRDefault="00FF1393" w:rsidP="00BD4768">
      <w:pPr>
        <w:pStyle w:val="ab"/>
        <w:numPr>
          <w:ilvl w:val="0"/>
          <w:numId w:val="28"/>
        </w:numPr>
        <w:spacing w:beforeLines="0" w:before="0" w:afterLines="0" w:after="0" w:line="400" w:lineRule="exact"/>
        <w:ind w:firstLineChars="0"/>
      </w:pPr>
      <w:r w:rsidRPr="00CD1102">
        <w:rPr>
          <w:noProof/>
        </w:rPr>
        <mc:AlternateContent>
          <mc:Choice Requires="wps">
            <w:drawing>
              <wp:anchor distT="45720" distB="45720" distL="114300" distR="114300" simplePos="0" relativeHeight="251699200" behindDoc="0" locked="0" layoutInCell="1" allowOverlap="1" wp14:anchorId="08BAA061" wp14:editId="10E85B6D">
                <wp:simplePos x="0" y="0"/>
                <wp:positionH relativeFrom="margin">
                  <wp:align>right</wp:align>
                </wp:positionH>
                <wp:positionV relativeFrom="paragraph">
                  <wp:posOffset>906116</wp:posOffset>
                </wp:positionV>
                <wp:extent cx="5262880" cy="1513840"/>
                <wp:effectExtent l="0" t="0" r="0" b="0"/>
                <wp:wrapSquare wrapText="bothSides"/>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880" cy="1513840"/>
                        </a:xfrm>
                        <a:prstGeom prst="rect">
                          <a:avLst/>
                        </a:prstGeom>
                        <a:solidFill>
                          <a:srgbClr val="FFFFFF"/>
                        </a:solidFill>
                        <a:ln w="9525">
                          <a:noFill/>
                          <a:miter lim="800000"/>
                          <a:headEnd/>
                          <a:tailEnd/>
                        </a:ln>
                      </wps:spPr>
                      <wps:txbx>
                        <w:txbxContent>
                          <w:p w14:paraId="5328E2A4" w14:textId="77777777" w:rsidR="004C4916" w:rsidRDefault="004C4916" w:rsidP="00B5729A">
                            <w:pPr>
                              <w:jc w:val="center"/>
                            </w:pPr>
                            <w:r>
                              <w:rPr>
                                <w:noProof/>
                              </w:rPr>
                              <w:drawing>
                                <wp:inline distT="0" distB="0" distL="0" distR="0" wp14:anchorId="22688B06" wp14:editId="1FAA3B33">
                                  <wp:extent cx="3466214" cy="1221479"/>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9504" cy="1226162"/>
                                          </a:xfrm>
                                          <a:prstGeom prst="rect">
                                            <a:avLst/>
                                          </a:prstGeom>
                                        </pic:spPr>
                                      </pic:pic>
                                    </a:graphicData>
                                  </a:graphic>
                                </wp:inline>
                              </w:drawing>
                            </w:r>
                          </w:p>
                          <w:p w14:paraId="628B9FFE" w14:textId="224A0FB2" w:rsidR="004C4916" w:rsidRPr="0080573F" w:rsidRDefault="004C4916" w:rsidP="00B5729A">
                            <w:pPr>
                              <w:jc w:val="center"/>
                            </w:pPr>
                            <w:r>
                              <w:rPr>
                                <w:rFonts w:hint="eastAsia"/>
                              </w:rPr>
                              <w:t>图</w:t>
                            </w:r>
                            <w:r>
                              <w:rPr>
                                <w:rFonts w:hint="eastAsia"/>
                              </w:rPr>
                              <w:t>2.</w:t>
                            </w:r>
                            <w:r>
                              <w:t xml:space="preserve">4  </w:t>
                            </w:r>
                            <m:oMath>
                              <m:r>
                                <m:rPr>
                                  <m:sty m:val="p"/>
                                </m:rPr>
                                <w:rPr>
                                  <w:rFonts w:ascii="Cambria Math" w:hAnsi="Cambria Math" w:hint="eastAsia"/>
                                </w:rPr>
                                <m:t>一个含有</m:t>
                              </m:r>
                              <m:r>
                                <m:rPr>
                                  <m:sty m:val="p"/>
                                </m:rPr>
                                <w:rPr>
                                  <w:rFonts w:ascii="Cambria Math" w:hAnsi="Cambria Math" w:hint="eastAsia"/>
                                </w:rPr>
                                <m:t>跳转</m:t>
                              </m:r>
                              <m:r>
                                <m:rPr>
                                  <m:sty m:val="p"/>
                                </m:rPr>
                                <w:rPr>
                                  <w:rFonts w:ascii="Cambria Math" w:hAnsi="Cambria Math" w:hint="eastAsia"/>
                                </w:rPr>
                                <m:t>不可见任务</m:t>
                              </m:r>
                            </m:oMath>
                            <w:r>
                              <w:rPr>
                                <w:rFonts w:hint="eastAsia"/>
                              </w:rPr>
                              <w:t>的</w:t>
                            </w:r>
                            <w:r>
                              <w:t>过程模型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BAA061" id="_x0000_s1030" type="#_x0000_t202" style="position:absolute;left:0;text-align:left;margin-left:363.2pt;margin-top:71.35pt;width:414.4pt;height:119.2pt;z-index:2516992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" stroked="f">
                <v:textbox style="mso-fit-shape-to-text:t">
                  <w:txbxContent>
                    <w:p w14:paraId="5328E2A4" w14:textId="77777777" w:rsidR="004C4916" w:rsidRDefault="004C4916" w:rsidP="00B5729A">
                      <w:pPr>
                        <w:jc w:val="center"/>
                      </w:pPr>
                      <w:r>
                        <w:rPr>
                          <w:noProof/>
                        </w:rPr>
                        <w:drawing>
                          <wp:inline distT="0" distB="0" distL="0" distR="0" wp14:anchorId="22688B06" wp14:editId="1FAA3B33">
                            <wp:extent cx="3466214" cy="1221479"/>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9504" cy="1226162"/>
                                    </a:xfrm>
                                    <a:prstGeom prst="rect">
                                      <a:avLst/>
                                    </a:prstGeom>
                                  </pic:spPr>
                                </pic:pic>
                              </a:graphicData>
                            </a:graphic>
                          </wp:inline>
                        </w:drawing>
                      </w:r>
                    </w:p>
                    <w:p w14:paraId="628B9FFE" w14:textId="224A0FB2" w:rsidR="004C4916" w:rsidRPr="0080573F" w:rsidRDefault="004C4916" w:rsidP="00B5729A">
                      <w:pPr>
                        <w:jc w:val="center"/>
                      </w:pPr>
                      <w:r>
                        <w:rPr>
                          <w:rFonts w:hint="eastAsia"/>
                        </w:rPr>
                        <w:t>图</w:t>
                      </w:r>
                      <w:r>
                        <w:rPr>
                          <w:rFonts w:hint="eastAsia"/>
                        </w:rPr>
                        <w:t>2.</w:t>
                      </w:r>
                      <w:r>
                        <w:t xml:space="preserve">4  </w:t>
                      </w:r>
                      <m:oMath>
                        <m:r>
                          <m:rPr>
                            <m:sty m:val="p"/>
                          </m:rPr>
                          <w:rPr>
                            <w:rFonts w:ascii="Cambria Math" w:hAnsi="Cambria Math" w:hint="eastAsia"/>
                          </w:rPr>
                          <m:t>一个含有</m:t>
                        </m:r>
                        <m:r>
                          <m:rPr>
                            <m:sty m:val="p"/>
                          </m:rPr>
                          <w:rPr>
                            <w:rFonts w:ascii="Cambria Math" w:hAnsi="Cambria Math" w:hint="eastAsia"/>
                          </w:rPr>
                          <m:t>跳转</m:t>
                        </m:r>
                        <m:r>
                          <m:rPr>
                            <m:sty m:val="p"/>
                          </m:rPr>
                          <w:rPr>
                            <w:rFonts w:ascii="Cambria Math" w:hAnsi="Cambria Math" w:hint="eastAsia"/>
                          </w:rPr>
                          <m:t>不可见任务</m:t>
                        </m:r>
                      </m:oMath>
                      <w:r>
                        <w:rPr>
                          <w:rFonts w:hint="eastAsia"/>
                        </w:rPr>
                        <w:t>的</w:t>
                      </w:r>
                      <w:r>
                        <w:t>过程模型</w:t>
                      </w:r>
                    </w:p>
                  </w:txbxContent>
                </v:textbox>
                <w10:wrap type="square" anchorx="margin"/>
              </v:shape>
            </w:pict>
          </mc:Fallback>
        </mc:AlternateContent>
      </w:r>
      <w:r w:rsidR="00FA158E">
        <w:rPr>
          <w:rFonts w:hint="eastAsia"/>
        </w:rPr>
        <w:t>跳转(</w:t>
      </w:r>
      <w:r w:rsidR="00D071B1" w:rsidRPr="00EF34EC">
        <w:rPr>
          <w:rFonts w:ascii="Times New Roman" w:hAnsi="Times New Roman" w:cs="Times New Roman"/>
        </w:rPr>
        <w:t>SWITCH</w:t>
      </w:r>
      <w:r w:rsidR="00FA158E">
        <w:rPr>
          <w:rFonts w:hint="eastAsia"/>
        </w:rPr>
        <w:t>)</w:t>
      </w:r>
      <w:r w:rsidR="00FA158E">
        <w:t>:</w:t>
      </w:r>
      <w:r w:rsidR="00FA158E" w:rsidRPr="00B5729A">
        <w:t xml:space="preserve"> </w:t>
      </w:r>
      <w:r w:rsidR="00FA158E">
        <w:t>如图</w:t>
      </w:r>
      <w:r w:rsidR="00FA158E">
        <w:rPr>
          <w:rFonts w:hint="eastAsia"/>
        </w:rPr>
        <w:t>2.</w:t>
      </w:r>
      <w:r>
        <w:t>4</w:t>
      </w:r>
      <w:r w:rsidR="00FA158E">
        <w:t>所示</w:t>
      </w:r>
      <w:r w:rsidR="00FA158E">
        <w:rPr>
          <w:rFonts w:hint="eastAsia"/>
        </w:rPr>
        <w:t>，跳转的</w:t>
      </w:r>
      <w:r w:rsidR="00FA158E">
        <w:t>不可见任务</w:t>
      </w:r>
      <w:r w:rsidR="00FA158E">
        <w:rPr>
          <w:rFonts w:hint="eastAsia"/>
        </w:rPr>
        <w:t>表达了多个</w:t>
      </w:r>
      <w:r w:rsidR="005836A5">
        <w:rPr>
          <w:rFonts w:hint="eastAsia"/>
        </w:rPr>
        <w:t>互斥</w:t>
      </w:r>
      <w:r w:rsidR="00FA158E">
        <w:t>执行的分支中</w:t>
      </w:r>
      <w:r w:rsidR="00FA158E">
        <w:rPr>
          <w:rFonts w:hint="eastAsia"/>
        </w:rPr>
        <w:t>可以</w:t>
      </w:r>
      <w:r w:rsidR="00FA158E">
        <w:t>进行跳转的语义。图中</w:t>
      </w:r>
      <w:r w:rsidR="00FA158E">
        <w:rPr>
          <w:rFonts w:hint="eastAsia"/>
        </w:rPr>
        <w:t>的</w:t>
      </w:r>
      <w:r w:rsidR="00FA158E">
        <w:t>不可见任务使得流程模型可以</w:t>
      </w:r>
      <w:r w:rsidR="00FA158E">
        <w:rPr>
          <w:rFonts w:hint="eastAsia"/>
        </w:rPr>
        <w:t>从分支</w:t>
      </w:r>
      <w:r w:rsidR="00FA158E" w:rsidRPr="00EF34EC">
        <w:rPr>
          <w:rFonts w:ascii="Times New Roman" w:hAnsi="Times New Roman" w:cs="Times New Roman"/>
        </w:rPr>
        <w:t>AC</w:t>
      </w:r>
      <w:r w:rsidR="00FA158E">
        <w:t>切换到</w:t>
      </w:r>
      <w:r w:rsidR="00FA158E" w:rsidRPr="00EF34EC">
        <w:rPr>
          <w:rFonts w:ascii="Times New Roman" w:hAnsi="Times New Roman" w:cs="Times New Roman"/>
        </w:rPr>
        <w:t>BD</w:t>
      </w:r>
      <w:r w:rsidR="00FA158E">
        <w:t>分支上</w:t>
      </w:r>
      <w:r w:rsidR="00FA158E">
        <w:rPr>
          <w:rFonts w:hint="eastAsia"/>
        </w:rPr>
        <w:t>，</w:t>
      </w:r>
      <w:r w:rsidR="00FA158E">
        <w:t>即流程</w:t>
      </w:r>
      <w:r w:rsidR="00FA158E">
        <w:rPr>
          <w:rFonts w:hint="eastAsia"/>
        </w:rPr>
        <w:t>的事件日志可以为{</w:t>
      </w:r>
      <w:r w:rsidR="00FA158E" w:rsidRPr="00EF34EC">
        <w:rPr>
          <w:rFonts w:ascii="Times New Roman" w:hAnsi="Times New Roman" w:cs="Times New Roman"/>
        </w:rPr>
        <w:t>AC, BD, AD</w:t>
      </w:r>
      <w:r w:rsidR="00FA158E">
        <w:rPr>
          <w:rFonts w:hint="eastAsia"/>
        </w:rPr>
        <w:t>}。</w:t>
      </w:r>
    </w:p>
    <w:p w14:paraId="47694ABC" w14:textId="137B88F7" w:rsidR="00FA158E" w:rsidRDefault="005A14D4" w:rsidP="00BD4768">
      <w:pPr>
        <w:pStyle w:val="ab"/>
        <w:numPr>
          <w:ilvl w:val="0"/>
          <w:numId w:val="28"/>
        </w:numPr>
        <w:spacing w:beforeLines="0" w:before="0" w:afterLines="0" w:after="0" w:line="400" w:lineRule="exact"/>
        <w:ind w:firstLineChars="0"/>
      </w:pPr>
      <w:r w:rsidRPr="00CD1102">
        <w:rPr>
          <w:noProof/>
        </w:rPr>
        <w:lastRenderedPageBreak/>
        <mc:AlternateContent>
          <mc:Choice Requires="wps">
            <w:drawing>
              <wp:anchor distT="45720" distB="45720" distL="114300" distR="114300" simplePos="0" relativeHeight="251651072" behindDoc="0" locked="0" layoutInCell="1" allowOverlap="1" wp14:anchorId="0458AC31" wp14:editId="20E27215">
                <wp:simplePos x="0" y="0"/>
                <wp:positionH relativeFrom="margin">
                  <wp:posOffset>112201</wp:posOffset>
                </wp:positionH>
                <wp:positionV relativeFrom="paragraph">
                  <wp:posOffset>1195042</wp:posOffset>
                </wp:positionV>
                <wp:extent cx="5262880" cy="2178685"/>
                <wp:effectExtent l="0" t="0" r="0" b="0"/>
                <wp:wrapSquare wrapText="bothSides"/>
                <wp:docPr id="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880" cy="2178685"/>
                        </a:xfrm>
                        <a:prstGeom prst="rect">
                          <a:avLst/>
                        </a:prstGeom>
                        <a:solidFill>
                          <a:srgbClr val="FFFFFF"/>
                        </a:solidFill>
                        <a:ln w="9525">
                          <a:noFill/>
                          <a:miter lim="800000"/>
                          <a:headEnd/>
                          <a:tailEnd/>
                        </a:ln>
                      </wps:spPr>
                      <wps:txbx>
                        <w:txbxContent>
                          <w:p w14:paraId="221BD468" w14:textId="241E59EA" w:rsidR="004C4916" w:rsidRDefault="004C4916" w:rsidP="005A14D4">
                            <w:pPr>
                              <w:jc w:val="center"/>
                            </w:pPr>
                            <w:r>
                              <w:rPr>
                                <w:noProof/>
                              </w:rPr>
                              <w:drawing>
                                <wp:inline distT="0" distB="0" distL="0" distR="0" wp14:anchorId="49F50236" wp14:editId="3B6C1E34">
                                  <wp:extent cx="4610100" cy="18859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0100" cy="1885950"/>
                                          </a:xfrm>
                                          <a:prstGeom prst="rect">
                                            <a:avLst/>
                                          </a:prstGeom>
                                        </pic:spPr>
                                      </pic:pic>
                                    </a:graphicData>
                                  </a:graphic>
                                </wp:inline>
                              </w:drawing>
                            </w:r>
                          </w:p>
                          <w:p w14:paraId="20B06C6E" w14:textId="2E16F904" w:rsidR="004C4916" w:rsidRPr="0080573F" w:rsidRDefault="004C4916" w:rsidP="00B5729A">
                            <w:pPr>
                              <w:jc w:val="center"/>
                            </w:pPr>
                            <w:r>
                              <w:rPr>
                                <w:rFonts w:hint="eastAsia"/>
                              </w:rPr>
                              <w:t>图</w:t>
                            </w:r>
                            <w:r>
                              <w:rPr>
                                <w:rFonts w:hint="eastAsia"/>
                              </w:rPr>
                              <w:t>2.</w:t>
                            </w:r>
                            <w:r>
                              <w:t xml:space="preserve">5  </w:t>
                            </w:r>
                            <m:oMath>
                              <m:r>
                                <m:rPr>
                                  <m:sty m:val="p"/>
                                </m:rPr>
                                <w:rPr>
                                  <w:rFonts w:ascii="Cambria Math" w:hAnsi="Cambria Math" w:hint="eastAsia"/>
                                </w:rPr>
                                <m:t>一个含有</m:t>
                              </m:r>
                              <m:r>
                                <m:rPr>
                                  <m:sty m:val="p"/>
                                </m:rPr>
                                <w:rPr>
                                  <w:rFonts w:ascii="Cambria Math" w:hAnsi="Cambria Math" w:hint="eastAsia"/>
                                </w:rPr>
                                <m:t>初始</m:t>
                              </m:r>
                              <m:r>
                                <m:rPr>
                                  <m:sty m:val="p"/>
                                </m:rPr>
                                <w:rPr>
                                  <w:rFonts w:ascii="Cambria Math" w:hAnsi="Cambria Math" w:hint="eastAsia"/>
                                </w:rPr>
                                <m:t>不可见任务</m:t>
                              </m:r>
                            </m:oMath>
                            <w:r>
                              <w:rPr>
                                <w:rFonts w:hint="eastAsia"/>
                              </w:rPr>
                              <w:t>的</w:t>
                            </w:r>
                            <w:r>
                              <w:t>过程模型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58AC31" id="_x0000_s1031" type="#_x0000_t202" style="position:absolute;left:0;text-align:left;margin-left:8.85pt;margin-top:94.1pt;width:414.4pt;height:171.55pt;z-index:2516510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" stroked="f">
                <v:textbox style="mso-fit-shape-to-text:t">
                  <w:txbxContent>
                    <w:p w14:paraId="221BD468" w14:textId="241E59EA" w:rsidR="004C4916" w:rsidRDefault="004C4916" w:rsidP="005A14D4">
                      <w:pPr>
                        <w:jc w:val="center"/>
                      </w:pPr>
                      <w:r>
                        <w:rPr>
                          <w:noProof/>
                        </w:rPr>
                        <w:drawing>
                          <wp:inline distT="0" distB="0" distL="0" distR="0" wp14:anchorId="49F50236" wp14:editId="3B6C1E34">
                            <wp:extent cx="4610100" cy="18859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0100" cy="1885950"/>
                                    </a:xfrm>
                                    <a:prstGeom prst="rect">
                                      <a:avLst/>
                                    </a:prstGeom>
                                  </pic:spPr>
                                </pic:pic>
                              </a:graphicData>
                            </a:graphic>
                          </wp:inline>
                        </w:drawing>
                      </w:r>
                    </w:p>
                    <w:p w14:paraId="20B06C6E" w14:textId="2E16F904" w:rsidR="004C4916" w:rsidRPr="0080573F" w:rsidRDefault="004C4916" w:rsidP="00B5729A">
                      <w:pPr>
                        <w:jc w:val="center"/>
                      </w:pPr>
                      <w:r>
                        <w:rPr>
                          <w:rFonts w:hint="eastAsia"/>
                        </w:rPr>
                        <w:t>图</w:t>
                      </w:r>
                      <w:r>
                        <w:rPr>
                          <w:rFonts w:hint="eastAsia"/>
                        </w:rPr>
                        <w:t>2.</w:t>
                      </w:r>
                      <w:r>
                        <w:t xml:space="preserve">5  </w:t>
                      </w:r>
                      <m:oMath>
                        <m:r>
                          <m:rPr>
                            <m:sty m:val="p"/>
                          </m:rPr>
                          <w:rPr>
                            <w:rFonts w:ascii="Cambria Math" w:hAnsi="Cambria Math" w:hint="eastAsia"/>
                          </w:rPr>
                          <m:t>一个含有</m:t>
                        </m:r>
                        <m:r>
                          <m:rPr>
                            <m:sty m:val="p"/>
                          </m:rPr>
                          <w:rPr>
                            <w:rFonts w:ascii="Cambria Math" w:hAnsi="Cambria Math" w:hint="eastAsia"/>
                          </w:rPr>
                          <m:t>初始</m:t>
                        </m:r>
                        <m:r>
                          <m:rPr>
                            <m:sty m:val="p"/>
                          </m:rPr>
                          <w:rPr>
                            <w:rFonts w:ascii="Cambria Math" w:hAnsi="Cambria Math" w:hint="eastAsia"/>
                          </w:rPr>
                          <m:t>不可见任务</m:t>
                        </m:r>
                      </m:oMath>
                      <w:r>
                        <w:rPr>
                          <w:rFonts w:hint="eastAsia"/>
                        </w:rPr>
                        <w:t>的</w:t>
                      </w:r>
                      <w:r>
                        <w:t>过程模型</w:t>
                      </w:r>
                    </w:p>
                  </w:txbxContent>
                </v:textbox>
                <w10:wrap type="square" anchorx="margin"/>
              </v:shape>
            </w:pict>
          </mc:Fallback>
        </mc:AlternateContent>
      </w:r>
      <w:r w:rsidR="00FA158E">
        <w:rPr>
          <w:rFonts w:hint="eastAsia"/>
        </w:rPr>
        <w:t>初始</w:t>
      </w:r>
      <w:r w:rsidR="00FA158E" w:rsidRPr="00EF34EC">
        <w:rPr>
          <w:rFonts w:ascii="Times New Roman" w:hAnsi="Times New Roman" w:cs="Times New Roman"/>
        </w:rPr>
        <w:t>(</w:t>
      </w:r>
      <w:r w:rsidR="000162EA" w:rsidRPr="00EF34EC">
        <w:rPr>
          <w:rFonts w:ascii="Times New Roman" w:hAnsi="Times New Roman" w:cs="Times New Roman"/>
        </w:rPr>
        <w:t>INITIALIZE</w:t>
      </w:r>
      <w:r w:rsidR="00FA158E" w:rsidRPr="00EF34EC">
        <w:rPr>
          <w:rFonts w:ascii="Times New Roman" w:hAnsi="Times New Roman" w:cs="Times New Roman"/>
        </w:rPr>
        <w:t>)</w:t>
      </w:r>
      <w:r w:rsidR="00FA158E">
        <w:t>:如图</w:t>
      </w:r>
      <w:r w:rsidR="00FA158E">
        <w:rPr>
          <w:rFonts w:hint="eastAsia"/>
        </w:rPr>
        <w:t>2.</w:t>
      </w:r>
      <w:r w:rsidR="00FF1393">
        <w:t>5</w:t>
      </w:r>
      <w:r w:rsidR="00FA158E">
        <w:rPr>
          <w:rFonts w:hint="eastAsia"/>
        </w:rPr>
        <w:t>所示，初始的不可见任务表达了在</w:t>
      </w:r>
      <w:r w:rsidR="00914F17">
        <w:rPr>
          <w:rFonts w:hint="eastAsia"/>
        </w:rPr>
        <w:t>起始</w:t>
      </w:r>
      <w:r w:rsidR="00FA158E">
        <w:rPr>
          <w:rFonts w:hint="eastAsia"/>
        </w:rPr>
        <w:t>库所后有多个</w:t>
      </w:r>
      <w:r w:rsidR="007B0329">
        <w:rPr>
          <w:rFonts w:hint="eastAsia"/>
        </w:rPr>
        <w:t>并</w:t>
      </w:r>
      <w:r w:rsidR="0038739D">
        <w:rPr>
          <w:rFonts w:hint="eastAsia"/>
        </w:rPr>
        <w:t>发</w:t>
      </w:r>
      <w:r w:rsidR="00FA158E">
        <w:rPr>
          <w:rFonts w:hint="eastAsia"/>
        </w:rPr>
        <w:t>任务分支</w:t>
      </w:r>
      <w:r w:rsidR="007B0329">
        <w:rPr>
          <w:rFonts w:hint="eastAsia"/>
        </w:rPr>
        <w:t>或者不存在源变迁</w:t>
      </w:r>
      <w:r w:rsidR="00FA158E">
        <w:rPr>
          <w:rFonts w:hint="eastAsia"/>
        </w:rPr>
        <w:t>的语义。图中的不可见任务使得流程模型中</w:t>
      </w:r>
      <w:r w:rsidR="00914F17">
        <w:rPr>
          <w:rFonts w:hint="eastAsia"/>
        </w:rPr>
        <w:t>可以</w:t>
      </w:r>
      <w:r w:rsidR="00FA158E">
        <w:rPr>
          <w:rFonts w:hint="eastAsia"/>
        </w:rPr>
        <w:t>含有两个</w:t>
      </w:r>
      <w:r w:rsidR="0038739D">
        <w:rPr>
          <w:rFonts w:hint="eastAsia"/>
        </w:rPr>
        <w:t>并发</w:t>
      </w:r>
      <w:r w:rsidR="00FA158E">
        <w:rPr>
          <w:rFonts w:hint="eastAsia"/>
        </w:rPr>
        <w:t>任务分支</w:t>
      </w:r>
      <w:del w:id="47" w:author="GUO Qinlong" w:date="2015-05-12T14:06:00Z">
        <w:r w:rsidR="00FA158E" w:rsidRPr="00EF34EC" w:rsidDel="00EF34EC">
          <w:rPr>
            <w:rFonts w:ascii="Times New Roman" w:hAnsi="Times New Roman" w:cs="Times New Roman"/>
          </w:rPr>
          <w:delText>B</w:delText>
        </w:r>
        <w:r w:rsidR="00BC1A5E" w:rsidRPr="00EF34EC" w:rsidDel="00EF34EC">
          <w:rPr>
            <w:rFonts w:ascii="Times New Roman" w:hAnsi="Times New Roman" w:cs="Times New Roman"/>
          </w:rPr>
          <w:delText>、</w:delText>
        </w:r>
        <w:r w:rsidR="00FA158E" w:rsidRPr="00EF34EC" w:rsidDel="00EF34EC">
          <w:rPr>
            <w:rFonts w:ascii="Times New Roman" w:hAnsi="Times New Roman" w:cs="Times New Roman"/>
          </w:rPr>
          <w:delText>(CD</w:delText>
        </w:r>
        <w:r w:rsidR="00914F17" w:rsidRPr="00EF34EC" w:rsidDel="00EF34EC">
          <w:rPr>
            <w:rFonts w:ascii="Times New Roman" w:hAnsi="Times New Roman" w:cs="Times New Roman"/>
          </w:rPr>
          <w:delText>)</w:delText>
        </w:r>
      </w:del>
      <w:ins w:id="48" w:author="GUO Qinlong" w:date="2015-05-12T14:06:00Z">
        <w:r w:rsidR="00EF34EC">
          <w:rPr>
            <w:rFonts w:ascii="Times New Roman" w:hAnsi="Times New Roman" w:cs="Times New Roman"/>
          </w:rPr>
          <w:t>e</w:t>
        </w:r>
      </w:ins>
      <w:r w:rsidR="00914F17">
        <w:rPr>
          <w:rFonts w:hint="eastAsia"/>
        </w:rPr>
        <w:t>一起开始</w:t>
      </w:r>
      <w:r w:rsidR="00FA158E">
        <w:t>,即流程的事件日志可以为</w:t>
      </w:r>
      <w:r w:rsidR="00FA158E" w:rsidRPr="00EF34EC">
        <w:rPr>
          <w:rFonts w:ascii="Times New Roman" w:hAnsi="Times New Roman" w:cs="Times New Roman"/>
        </w:rPr>
        <w:t>{BCE,CBE,BDE,DBE}</w:t>
      </w:r>
      <w:r w:rsidR="00914F17">
        <w:rPr>
          <w:rFonts w:hint="eastAsia"/>
        </w:rPr>
        <w:t>。</w:t>
      </w:r>
    </w:p>
    <w:p w14:paraId="56776CA7" w14:textId="560BE1CE" w:rsidR="00FA158E" w:rsidRDefault="005A14D4" w:rsidP="00BD4768">
      <w:pPr>
        <w:pStyle w:val="ab"/>
        <w:numPr>
          <w:ilvl w:val="0"/>
          <w:numId w:val="28"/>
        </w:numPr>
        <w:spacing w:beforeLines="0" w:before="0" w:afterLines="0" w:after="0" w:line="400" w:lineRule="exact"/>
        <w:ind w:firstLineChars="0"/>
      </w:pPr>
      <w:r>
        <w:rPr>
          <w:noProof/>
        </w:rPr>
        <mc:AlternateContent>
          <mc:Choice Requires="wps">
            <w:drawing>
              <wp:anchor distT="45720" distB="45720" distL="114300" distR="114300" simplePos="0" relativeHeight="251669504" behindDoc="0" locked="0" layoutInCell="1" allowOverlap="1" wp14:anchorId="3BC36723" wp14:editId="3B9BC0E2">
                <wp:simplePos x="0" y="0"/>
                <wp:positionH relativeFrom="margin">
                  <wp:posOffset>245110</wp:posOffset>
                </wp:positionH>
                <wp:positionV relativeFrom="paragraph">
                  <wp:posOffset>3489159</wp:posOffset>
                </wp:positionV>
                <wp:extent cx="5241290" cy="2197735"/>
                <wp:effectExtent l="0" t="0" r="0" b="0"/>
                <wp:wrapSquare wrapText="bothSides"/>
                <wp:docPr id="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1290" cy="2197735"/>
                        </a:xfrm>
                        <a:prstGeom prst="rect">
                          <a:avLst/>
                        </a:prstGeom>
                        <a:solidFill>
                          <a:srgbClr val="FFFFFF"/>
                        </a:solidFill>
                        <a:ln w="9525">
                          <a:noFill/>
                          <a:miter lim="800000"/>
                          <a:headEnd/>
                          <a:tailEnd/>
                        </a:ln>
                      </wps:spPr>
                      <wps:txbx>
                        <w:txbxContent>
                          <w:p w14:paraId="1FC6CD09" w14:textId="77777777" w:rsidR="004C4916" w:rsidRDefault="004C4916" w:rsidP="005A14D4">
                            <w:pPr>
                              <w:jc w:val="center"/>
                            </w:pPr>
                            <w:r w:rsidRPr="00FF7441">
                              <w:rPr>
                                <w:noProof/>
                              </w:rPr>
                              <w:drawing>
                                <wp:inline distT="0" distB="0" distL="0" distR="0" wp14:anchorId="183B027A" wp14:editId="2ADACC5A">
                                  <wp:extent cx="4657090" cy="1903095"/>
                                  <wp:effectExtent l="0" t="0" r="0" b="1905"/>
                                  <wp:docPr id="40" name="图片 40" descr="C:\Users\Qinlong Guo\Desktop\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inlong Guo\Desktop\12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7090" cy="1903095"/>
                                          </a:xfrm>
                                          <a:prstGeom prst="rect">
                                            <a:avLst/>
                                          </a:prstGeom>
                                          <a:noFill/>
                                          <a:ln>
                                            <a:noFill/>
                                          </a:ln>
                                        </pic:spPr>
                                      </pic:pic>
                                    </a:graphicData>
                                  </a:graphic>
                                </wp:inline>
                              </w:drawing>
                            </w:r>
                          </w:p>
                          <w:p w14:paraId="28B49BED" w14:textId="05081FCA" w:rsidR="004C4916" w:rsidRDefault="004C4916" w:rsidP="005A14D4">
                            <w:pPr>
                              <w:jc w:val="center"/>
                            </w:pPr>
                            <w:r>
                              <w:rPr>
                                <w:rFonts w:hint="eastAsia"/>
                              </w:rPr>
                              <w:t>图</w:t>
                            </w:r>
                            <w:r>
                              <w:rPr>
                                <w:rFonts w:hint="eastAsia"/>
                              </w:rPr>
                              <w:t>2.</w:t>
                            </w:r>
                            <w:r>
                              <w:t xml:space="preserve">6  </w:t>
                            </w:r>
                            <m:oMath>
                              <m:r>
                                <m:rPr>
                                  <m:sty m:val="p"/>
                                </m:rPr>
                                <w:rPr>
                                  <w:rFonts w:ascii="Cambria Math" w:hAnsi="Cambria Math" w:hint="eastAsia"/>
                                </w:rPr>
                                <m:t>一个含有</m:t>
                              </m:r>
                              <m:r>
                                <m:rPr>
                                  <m:sty m:val="p"/>
                                </m:rPr>
                                <w:rPr>
                                  <w:rFonts w:ascii="Cambria Math" w:hAnsi="Cambria Math"/>
                                </w:rPr>
                                <m:t>终结</m:t>
                              </m:r>
                              <m:r>
                                <m:rPr>
                                  <m:sty m:val="p"/>
                                </m:rPr>
                                <w:rPr>
                                  <w:rFonts w:ascii="Cambria Math" w:hAnsi="Cambria Math" w:hint="eastAsia"/>
                                </w:rPr>
                                <m:t>不可见任务</m:t>
                              </m:r>
                            </m:oMath>
                            <w:r>
                              <w:rPr>
                                <w:rFonts w:hint="eastAsia"/>
                              </w:rPr>
                              <w:t>的</w:t>
                            </w:r>
                            <w:r>
                              <w:t>过程模型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C36723" id="_x0000_s1032" type="#_x0000_t202" style="position:absolute;left:0;text-align:left;margin-left:19.3pt;margin-top:274.75pt;width:412.7pt;height:173.05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" stroked="f">
                <v:textbox style="mso-fit-shape-to-text:t">
                  <w:txbxContent>
                    <w:p w14:paraId="1FC6CD09" w14:textId="77777777" w:rsidR="004C4916" w:rsidRDefault="004C4916" w:rsidP="005A14D4">
                      <w:pPr>
                        <w:jc w:val="center"/>
                      </w:pPr>
                      <w:r w:rsidRPr="00FF7441">
                        <w:rPr>
                          <w:noProof/>
                        </w:rPr>
                        <w:drawing>
                          <wp:inline distT="0" distB="0" distL="0" distR="0" wp14:anchorId="183B027A" wp14:editId="2ADACC5A">
                            <wp:extent cx="4657090" cy="1903095"/>
                            <wp:effectExtent l="0" t="0" r="0" b="1905"/>
                            <wp:docPr id="40" name="图片 40" descr="C:\Users\Qinlong Guo\Desktop\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inlong Guo\Desktop\12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7090" cy="1903095"/>
                                    </a:xfrm>
                                    <a:prstGeom prst="rect">
                                      <a:avLst/>
                                    </a:prstGeom>
                                    <a:noFill/>
                                    <a:ln>
                                      <a:noFill/>
                                    </a:ln>
                                  </pic:spPr>
                                </pic:pic>
                              </a:graphicData>
                            </a:graphic>
                          </wp:inline>
                        </w:drawing>
                      </w:r>
                    </w:p>
                    <w:p w14:paraId="28B49BED" w14:textId="05081FCA" w:rsidR="004C4916" w:rsidRDefault="004C4916" w:rsidP="005A14D4">
                      <w:pPr>
                        <w:jc w:val="center"/>
                      </w:pPr>
                      <w:r>
                        <w:rPr>
                          <w:rFonts w:hint="eastAsia"/>
                        </w:rPr>
                        <w:t>图</w:t>
                      </w:r>
                      <w:r>
                        <w:rPr>
                          <w:rFonts w:hint="eastAsia"/>
                        </w:rPr>
                        <w:t>2.</w:t>
                      </w:r>
                      <w:r>
                        <w:t xml:space="preserve">6  </w:t>
                      </w:r>
                      <m:oMath>
                        <m:r>
                          <m:rPr>
                            <m:sty m:val="p"/>
                          </m:rPr>
                          <w:rPr>
                            <w:rFonts w:ascii="Cambria Math" w:hAnsi="Cambria Math" w:hint="eastAsia"/>
                          </w:rPr>
                          <m:t>一个含有</m:t>
                        </m:r>
                        <m:r>
                          <m:rPr>
                            <m:sty m:val="p"/>
                          </m:rPr>
                          <w:rPr>
                            <w:rFonts w:ascii="Cambria Math" w:hAnsi="Cambria Math"/>
                          </w:rPr>
                          <m:t>终结</m:t>
                        </m:r>
                        <m:r>
                          <m:rPr>
                            <m:sty m:val="p"/>
                          </m:rPr>
                          <w:rPr>
                            <w:rFonts w:ascii="Cambria Math" w:hAnsi="Cambria Math" w:hint="eastAsia"/>
                          </w:rPr>
                          <m:t>不可见任务</m:t>
                        </m:r>
                      </m:oMath>
                      <w:r>
                        <w:rPr>
                          <w:rFonts w:hint="eastAsia"/>
                        </w:rPr>
                        <w:t>的</w:t>
                      </w:r>
                      <w:r>
                        <w:t>过程模型</w:t>
                      </w:r>
                    </w:p>
                  </w:txbxContent>
                </v:textbox>
                <w10:wrap type="square" anchorx="margin"/>
              </v:shape>
            </w:pict>
          </mc:Fallback>
        </mc:AlternateContent>
      </w:r>
      <w:r w:rsidR="00FA158E">
        <w:t>终结</w:t>
      </w:r>
      <w:r w:rsidR="00FA158E" w:rsidRPr="00EF34EC">
        <w:rPr>
          <w:rFonts w:ascii="Times New Roman" w:hAnsi="Times New Roman" w:cs="Times New Roman"/>
        </w:rPr>
        <w:t>(</w:t>
      </w:r>
      <w:r w:rsidR="00BC1A5E" w:rsidRPr="00EF34EC">
        <w:rPr>
          <w:rFonts w:ascii="Times New Roman" w:hAnsi="Times New Roman" w:cs="Times New Roman"/>
        </w:rPr>
        <w:t>FINALIZE</w:t>
      </w:r>
      <w:r w:rsidR="00FA158E" w:rsidRPr="00EF34EC">
        <w:rPr>
          <w:rFonts w:ascii="Times New Roman" w:hAnsi="Times New Roman" w:cs="Times New Roman"/>
        </w:rPr>
        <w:t>)</w:t>
      </w:r>
      <w:r w:rsidR="00FA158E">
        <w:rPr>
          <w:rFonts w:hint="eastAsia"/>
        </w:rPr>
        <w:t>：如图2.</w:t>
      </w:r>
      <w:r w:rsidR="00FF1393">
        <w:t>6</w:t>
      </w:r>
      <w:r w:rsidR="00FA158E">
        <w:rPr>
          <w:rFonts w:hint="eastAsia"/>
        </w:rPr>
        <w:t>所示，终结的不可见任务表达了在</w:t>
      </w:r>
      <w:r w:rsidR="00914F17">
        <w:rPr>
          <w:rFonts w:hint="eastAsia"/>
        </w:rPr>
        <w:t>汇结库所前有多个</w:t>
      </w:r>
      <w:r w:rsidR="006603A4">
        <w:rPr>
          <w:rFonts w:hint="eastAsia"/>
        </w:rPr>
        <w:t>并发</w:t>
      </w:r>
      <w:r w:rsidR="00914F17">
        <w:rPr>
          <w:rFonts w:hint="eastAsia"/>
        </w:rPr>
        <w:t>任务分支</w:t>
      </w:r>
      <w:r w:rsidR="001971CE">
        <w:rPr>
          <w:rFonts w:hint="eastAsia"/>
        </w:rPr>
        <w:t>或不存在</w:t>
      </w:r>
      <w:r w:rsidR="006603A4">
        <w:rPr>
          <w:rFonts w:hint="eastAsia"/>
        </w:rPr>
        <w:t>汇结变迁</w:t>
      </w:r>
      <w:r w:rsidR="00914F17">
        <w:rPr>
          <w:rFonts w:hint="eastAsia"/>
        </w:rPr>
        <w:t>的语义。图中的不可见任务使得流程模型中可以有两个任务分支</w:t>
      </w:r>
      <w:r w:rsidR="00914F17" w:rsidRPr="00EF34EC">
        <w:rPr>
          <w:rFonts w:ascii="Times New Roman" w:hAnsi="Times New Roman" w:cs="Times New Roman"/>
        </w:rPr>
        <w:t>B</w:t>
      </w:r>
      <w:r w:rsidR="003A3119" w:rsidRPr="00EF34EC">
        <w:rPr>
          <w:rFonts w:ascii="Times New Roman" w:hAnsi="Times New Roman" w:cs="Times New Roman"/>
        </w:rPr>
        <w:t>、</w:t>
      </w:r>
      <w:r w:rsidR="00914F17" w:rsidRPr="00EF34EC">
        <w:rPr>
          <w:rFonts w:ascii="Times New Roman" w:hAnsi="Times New Roman" w:cs="Times New Roman"/>
        </w:rPr>
        <w:t>(CD)</w:t>
      </w:r>
      <w:r w:rsidR="00914F17">
        <w:rPr>
          <w:rFonts w:hint="eastAsia"/>
        </w:rPr>
        <w:t>一起结束，</w:t>
      </w:r>
      <w:r w:rsidR="00914F17">
        <w:t>即流程</w:t>
      </w:r>
      <w:r w:rsidR="00914F17">
        <w:rPr>
          <w:rFonts w:hint="eastAsia"/>
        </w:rPr>
        <w:t>的事件日志可以为</w:t>
      </w:r>
      <w:r w:rsidR="00914F17" w:rsidRPr="00EF34EC">
        <w:rPr>
          <w:rFonts w:ascii="Times New Roman" w:hAnsi="Times New Roman" w:cs="Times New Roman"/>
        </w:rPr>
        <w:t>{EBC, ECB, EBD, EDB}</w:t>
      </w:r>
      <w:r w:rsidR="00914F17">
        <w:rPr>
          <w:rFonts w:hint="eastAsia"/>
        </w:rPr>
        <w:t>。</w:t>
      </w:r>
    </w:p>
    <w:p w14:paraId="1842B592" w14:textId="4929F10E" w:rsidR="00CF772E" w:rsidRDefault="00CF772E" w:rsidP="00FF1393">
      <w:pPr>
        <w:pStyle w:val="ab"/>
        <w:spacing w:beforeLines="0" w:before="0" w:afterLines="0" w:after="0" w:line="400" w:lineRule="exact"/>
        <w:ind w:firstLineChars="0"/>
      </w:pPr>
      <w:r>
        <w:t>针对</w:t>
      </w:r>
      <w:r>
        <w:rPr>
          <w:rFonts w:hint="eastAsia"/>
        </w:rPr>
        <w:t>不可见</w:t>
      </w:r>
      <w:r>
        <w:t>任务，</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m:t>
            </m:r>
          </m:sup>
        </m:sSup>
      </m:oMath>
      <w:r>
        <w:t>算法引入了</w:t>
      </w:r>
      <w:r>
        <w:rPr>
          <w:rFonts w:hint="eastAsia"/>
        </w:rPr>
        <w:t>任务</w:t>
      </w:r>
      <w:r>
        <w:t>间的</w:t>
      </w:r>
      <w:r>
        <w:rPr>
          <w:rFonts w:hint="eastAsia"/>
        </w:rPr>
        <w:t>虚假</w:t>
      </w:r>
      <w:r>
        <w:t>依赖关系</w:t>
      </w:r>
      <w:r w:rsidRPr="00EF34EC">
        <w:rPr>
          <w:rFonts w:ascii="Times New Roman" w:hAnsi="Times New Roman" w:cs="Times New Roman"/>
        </w:rPr>
        <w:t>(mendacious dependency)</w:t>
      </w:r>
      <m:oMath>
        <m:sSub>
          <m:sSubPr>
            <m:ctrlPr>
              <w:rPr>
                <w:rFonts w:ascii="Cambria Math" w:hAnsi="Cambria Math"/>
              </w:rPr>
            </m:ctrlPr>
          </m:sSubPr>
          <m:e>
            <m:r>
              <m:rPr>
                <m:sty m:val="p"/>
              </m:rPr>
              <w:rPr>
                <w:rFonts w:ascii="Cambria Math" w:hAnsi="Cambria Math"/>
              </w:rPr>
              <m:t>⇝</m:t>
            </m:r>
          </m:e>
          <m:sub>
            <m:r>
              <w:rPr>
                <w:rFonts w:ascii="Cambria Math" w:hAnsi="Cambria Math" w:hint="eastAsia"/>
              </w:rPr>
              <m:t>L</m:t>
            </m:r>
          </m:sub>
        </m:sSub>
      </m:oMath>
      <w:r>
        <w:rPr>
          <w:rFonts w:hint="eastAsia"/>
        </w:rPr>
        <w:t>，并将这种依赖</w:t>
      </w:r>
      <w:r>
        <w:t>关系与</w:t>
      </w:r>
      <w:r>
        <w:rPr>
          <w:rFonts w:hint="eastAsia"/>
        </w:rPr>
        <w:t>不可见任务</w:t>
      </w:r>
      <w:r>
        <w:t>进行了对应</w:t>
      </w:r>
      <w:r>
        <w:rPr>
          <w:rFonts w:hint="eastAsia"/>
        </w:rPr>
        <w:t>。</w:t>
      </w:r>
    </w:p>
    <w:p w14:paraId="523C6540" w14:textId="389D48F0" w:rsidR="00CF772E" w:rsidRDefault="00CF772E" w:rsidP="00FF1393">
      <w:pPr>
        <w:pStyle w:val="ab"/>
        <w:spacing w:beforeLines="0" w:before="0" w:afterLines="0" w:after="0" w:line="400" w:lineRule="exact"/>
      </w:pPr>
      <w:r>
        <w:rPr>
          <w:rFonts w:hint="eastAsia"/>
        </w:rPr>
        <w:t>在</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m:t>
            </m:r>
          </m:sup>
        </m:sSup>
      </m:oMath>
      <w:r>
        <w:rPr>
          <w:rFonts w:hint="eastAsia"/>
        </w:rPr>
        <w:t>算法中,通过</w:t>
      </w:r>
      <w:r>
        <w:t>如下的</w:t>
      </w:r>
      <w:r>
        <w:rPr>
          <w:rFonts w:hint="eastAsia"/>
        </w:rPr>
        <w:t>规则</w:t>
      </w:r>
      <w:r>
        <w:t>来</w:t>
      </w:r>
      <w:r>
        <w:rPr>
          <w:rFonts w:hint="eastAsia"/>
        </w:rPr>
        <w:t>发现</w:t>
      </w:r>
      <m:oMath>
        <m:sSub>
          <m:sSubPr>
            <m:ctrlPr>
              <w:rPr>
                <w:rFonts w:ascii="Cambria Math" w:hAnsi="Cambria Math"/>
              </w:rPr>
            </m:ctrlPr>
          </m:sSubPr>
          <m:e>
            <m:r>
              <m:rPr>
                <m:sty m:val="p"/>
              </m:rPr>
              <w:rPr>
                <w:rFonts w:ascii="Cambria Math" w:hAnsi="Cambria Math"/>
              </w:rPr>
              <m:t>⇝</m:t>
            </m:r>
          </m:e>
          <m:sub>
            <m:r>
              <w:rPr>
                <w:rFonts w:ascii="Cambria Math" w:hAnsi="Cambria Math" w:hint="eastAsia"/>
              </w:rPr>
              <m:t>L</m:t>
            </m:r>
          </m:sub>
        </m:sSub>
      </m:oMath>
      <w:r>
        <w:t>关系</w:t>
      </w:r>
      <w:r>
        <w:rPr>
          <w:rFonts w:hint="eastAsia"/>
        </w:rPr>
        <w:t>：</w:t>
      </w:r>
      <w:commentRangeStart w:id="49"/>
      <w:r>
        <w:t>令</w:t>
      </w:r>
      <m:oMath>
        <m:r>
          <m:rPr>
            <m:sty m:val="p"/>
          </m:rPr>
          <w:rPr>
            <w:rFonts w:ascii="Cambria Math" w:hAnsi="Cambria Math"/>
          </w:rPr>
          <m:t>N</m:t>
        </m:r>
        <m:r>
          <m:rPr>
            <m:sty m:val="p"/>
          </m:rPr>
          <w:rPr>
            <w:rFonts w:ascii="Cambria Math" w:hAnsi="Cambria Math" w:hint="eastAsia"/>
          </w:rPr>
          <m:t>=</m:t>
        </m:r>
        <m:r>
          <m:rPr>
            <m:sty m:val="p"/>
          </m:rPr>
          <w:rPr>
            <w:rFonts w:ascii="Cambria Math" w:hint="eastAsia"/>
          </w:rPr>
          <m:t>(</m:t>
        </m:r>
        <m:r>
          <m:rPr>
            <m:sty m:val="p"/>
          </m:rPr>
          <w:rPr>
            <w:rFonts w:ascii="Cambria Math"/>
          </w:rPr>
          <m:t>P,</m:t>
        </m:r>
        <m:sSub>
          <m:sSubPr>
            <m:ctrlPr>
              <w:rPr>
                <w:rFonts w:ascii="Cambria Math" w:hAnsi="Cambria Math"/>
              </w:rPr>
            </m:ctrlPr>
          </m:sSubPr>
          <m:e>
            <m:r>
              <w:rPr>
                <w:rFonts w:ascii="Cambria Math"/>
              </w:rPr>
              <m:t>T</m:t>
            </m:r>
          </m:e>
          <m:sub>
            <m:r>
              <w:rPr>
                <w:rFonts w:ascii="Cambria Math"/>
              </w:rPr>
              <m:t>V</m:t>
            </m:r>
          </m:sub>
        </m:sSub>
        <m:r>
          <m:rPr>
            <m:sty m:val="p"/>
          </m:rPr>
          <w:rPr>
            <w:rFonts w:ascii="Cambria Math"/>
          </w:rPr>
          <m:t>,</m:t>
        </m:r>
        <m:sSub>
          <m:sSubPr>
            <m:ctrlPr>
              <w:rPr>
                <w:rFonts w:ascii="Cambria Math" w:hAnsi="Cambria Math"/>
              </w:rPr>
            </m:ctrlPr>
          </m:sSubPr>
          <m:e>
            <m:r>
              <w:rPr>
                <w:rFonts w:ascii="Cambria Math"/>
              </w:rPr>
              <m:t>T</m:t>
            </m:r>
          </m:e>
          <m:sub>
            <m:r>
              <w:rPr>
                <w:rFonts w:ascii="Cambria Math"/>
              </w:rPr>
              <m:t>IV</m:t>
            </m:r>
          </m:sub>
        </m:sSub>
        <m:r>
          <m:rPr>
            <m:sty m:val="p"/>
          </m:rPr>
          <w:rPr>
            <w:rFonts w:ascii="Cambria Math"/>
          </w:rPr>
          <m:t>,F)</m:t>
        </m:r>
      </m:oMath>
      <w:r>
        <w:t>是一个</w:t>
      </w:r>
      <w:r w:rsidRPr="00E824A8">
        <w:rPr>
          <w:rFonts w:hint="eastAsia"/>
        </w:rPr>
        <w:t>含有不可见任务的</w:t>
      </w:r>
      <w:r>
        <w:rPr>
          <w:rFonts w:hint="eastAsia"/>
        </w:rPr>
        <w:t>工作流</w:t>
      </w:r>
      <w:r>
        <w:t>模型，</w:t>
      </w:r>
      <m:oMath>
        <m:r>
          <m:rPr>
            <m:sty m:val="p"/>
          </m:rPr>
          <w:rPr>
            <w:rFonts w:ascii="Cambria Math" w:hAnsi="Cambria Math" w:hint="eastAsia"/>
          </w:rPr>
          <m:t>W</m:t>
        </m:r>
        <m:r>
          <m:rPr>
            <m:sty m:val="p"/>
          </m:rPr>
          <w:rPr>
            <w:rFonts w:ascii="Cambria Math" w:hAnsi="Cambria Math"/>
          </w:rPr>
          <m:t>⊆traces</m:t>
        </m:r>
        <m:d>
          <m:dPr>
            <m:ctrlPr>
              <w:rPr>
                <w:rFonts w:ascii="Cambria Math" w:hAnsi="Cambria Math"/>
              </w:rPr>
            </m:ctrlPr>
          </m:dPr>
          <m:e>
            <m:r>
              <m:rPr>
                <m:sty m:val="p"/>
              </m:rPr>
              <w:rPr>
                <w:rFonts w:ascii="Cambria Math" w:hAnsi="Cambria Math"/>
              </w:rPr>
              <m:t>N</m:t>
            </m:r>
          </m:e>
        </m:d>
      </m:oMath>
      <w:r>
        <w:rPr>
          <w:rFonts w:hint="eastAsia"/>
        </w:rPr>
        <w:t>是N的</w:t>
      </w:r>
      <w:r>
        <w:t>事件日志</w:t>
      </w:r>
      <w:commentRangeEnd w:id="49"/>
      <w:r w:rsidR="00D00A0D">
        <w:rPr>
          <w:rStyle w:val="af"/>
          <w:rFonts w:asciiTheme="minorHAnsi" w:hAnsiTheme="minorHAnsi"/>
        </w:rPr>
        <w:commentReference w:id="49"/>
      </w:r>
      <w:r>
        <w:t>。</w:t>
      </w:r>
      <m:oMath>
        <m:r>
          <m:rPr>
            <m:sty m:val="p"/>
          </m:rPr>
          <w:rPr>
            <w:rFonts w:ascii="Cambria Math" w:hAnsi="Cambria Math"/>
          </w:rPr>
          <m:t>∀a,b∈</m:t>
        </m:r>
        <m:sSub>
          <m:sSubPr>
            <m:ctrlPr>
              <w:rPr>
                <w:rFonts w:ascii="Cambria Math" w:hAnsi="Cambria Math"/>
              </w:rPr>
            </m:ctrlPr>
          </m:sSubPr>
          <m:e>
            <m:r>
              <w:rPr>
                <w:rFonts w:ascii="Cambria Math" w:hAnsi="Cambria Math"/>
              </w:rPr>
              <m:t>T</m:t>
            </m:r>
          </m:e>
          <m:sub>
            <m:r>
              <w:rPr>
                <w:rFonts w:ascii="Cambria Math" w:hAnsi="Cambria Math"/>
              </w:rPr>
              <m:t>v</m:t>
            </m:r>
          </m:sub>
        </m:sSub>
        <m:r>
          <w:rPr>
            <w:rFonts w:ascii="Cambria Math" w:hAnsi="Cambria Math"/>
          </w:rPr>
          <m:t>,</m:t>
        </m:r>
      </m:oMath>
    </w:p>
    <w:p w14:paraId="72051F77" w14:textId="6F70CD8A" w:rsidR="00CF772E" w:rsidRDefault="00CF772E" w:rsidP="00BB4644">
      <w:pPr>
        <w:pStyle w:val="ab"/>
        <w:spacing w:beforeLines="0" w:before="0" w:afterLines="0" w:after="0" w:line="400" w:lineRule="exact"/>
        <w:ind w:firstLine="482"/>
      </w:pPr>
      <w:r w:rsidRPr="00686E83">
        <w:rPr>
          <w:rFonts w:hint="eastAsia"/>
          <w:b/>
        </w:rPr>
        <w:t>a</w:t>
      </w:r>
      <m:oMath>
        <m:sSub>
          <m:sSubPr>
            <m:ctrlPr>
              <w:rPr>
                <w:rFonts w:ascii="Cambria Math" w:hAnsi="Cambria Math"/>
                <w:b/>
              </w:rPr>
            </m:ctrlPr>
          </m:sSubPr>
          <m:e>
            <m:r>
              <m:rPr>
                <m:sty m:val="b"/>
              </m:rPr>
              <w:rPr>
                <w:rFonts w:ascii="Cambria Math" w:hAnsi="Cambria Math"/>
              </w:rPr>
              <m:t>⇝</m:t>
            </m:r>
          </m:e>
          <m:sub>
            <m:r>
              <m:rPr>
                <m:sty m:val="bi"/>
              </m:rPr>
              <w:rPr>
                <w:rFonts w:ascii="Cambria Math" w:hAnsi="Cambria Math" w:hint="eastAsia"/>
              </w:rPr>
              <m:t>L</m:t>
            </m:r>
          </m:sub>
        </m:sSub>
        <m:r>
          <m:rPr>
            <m:sty m:val="bi"/>
          </m:rPr>
          <w:rPr>
            <w:rFonts w:ascii="Cambria Math" w:hAnsi="Cambria Math"/>
          </w:rPr>
          <m:t>b</m:t>
        </m:r>
        <m:r>
          <w:rPr>
            <w:rFonts w:ascii="Cambria Math" w:hAnsi="Cambria Math"/>
          </w:rPr>
          <m:t xml:space="preserve"> </m:t>
        </m:r>
      </m:oMath>
      <w:r w:rsidRPr="000866A9">
        <w:rPr>
          <w:rFonts w:hint="eastAsia"/>
        </w:rPr>
        <w:t>当且仅当</w:t>
      </w:r>
      <w:r>
        <w:rPr>
          <w:rFonts w:hint="eastAsia"/>
        </w:rPr>
        <w:t>:</w:t>
      </w:r>
    </w:p>
    <w:p w14:paraId="4995028E" w14:textId="77777777" w:rsidR="00CF772E" w:rsidRPr="00E824A8" w:rsidRDefault="00CF772E" w:rsidP="00FF1393">
      <w:pPr>
        <w:pStyle w:val="ab"/>
        <w:spacing w:beforeLines="0" w:before="0" w:afterLines="0" w:after="0" w:line="400" w:lineRule="exact"/>
        <w:rPr>
          <w:i/>
        </w:rPr>
      </w:pPr>
      <m:oMath>
        <m:r>
          <w:rPr>
            <w:rFonts w:ascii="Cambria Math" w:hAnsi="Cambria Math"/>
          </w:rPr>
          <w:lastRenderedPageBreak/>
          <m:t>a</m:t>
        </m:r>
        <m:sSub>
          <m:sSubPr>
            <m:ctrlPr>
              <w:rPr>
                <w:rFonts w:ascii="Cambria Math" w:hAnsi="Cambria Math"/>
                <w:i/>
              </w:rPr>
            </m:ctrlPr>
          </m:sSubPr>
          <m:e>
            <m:r>
              <w:rPr>
                <w:rFonts w:ascii="Cambria Math" w:hAnsi="Cambria Math"/>
              </w:rPr>
              <m:t>→</m:t>
            </m:r>
          </m:e>
          <m:sub>
            <m:r>
              <w:rPr>
                <w:rFonts w:ascii="Cambria Math" w:hAnsi="Cambria Math"/>
              </w:rPr>
              <m:t>L</m:t>
            </m:r>
          </m:sub>
        </m:sSub>
        <m:r>
          <w:rPr>
            <w:rFonts w:ascii="Cambria Math" w:hAnsi="Cambria Math"/>
          </w:rPr>
          <m:t>b</m:t>
        </m:r>
        <m:nary>
          <m:naryPr>
            <m:chr m:val="⋀"/>
            <m:subHide m:val="1"/>
            <m:supHide m:val="1"/>
            <m:ctrlPr>
              <w:rPr>
                <w:rFonts w:ascii="Cambria Math" w:hAnsi="Cambria Math"/>
                <w:i/>
              </w:rPr>
            </m:ctrlPr>
          </m:naryPr>
          <m:sub/>
          <m:sup/>
          <m:e>
            <m:r>
              <w:rPr>
                <w:rFonts w:ascii="Cambria Math" w:hAnsi="Cambria Math"/>
              </w:rPr>
              <m:t>∃x,y∈</m:t>
            </m:r>
            <m:sSub>
              <m:sSubPr>
                <m:ctrlPr>
                  <w:rPr>
                    <w:rFonts w:ascii="Cambria Math" w:hAnsi="Cambria Math"/>
                    <w:i/>
                  </w:rPr>
                </m:ctrlPr>
              </m:sSubPr>
              <m:e>
                <m:r>
                  <w:rPr>
                    <w:rFonts w:ascii="Cambria Math" w:hAnsi="Cambria Math"/>
                  </w:rPr>
                  <m:t>T</m:t>
                </m:r>
              </m:e>
              <m:sub>
                <m:r>
                  <w:rPr>
                    <w:rFonts w:ascii="Cambria Math" w:hAnsi="Cambria Math"/>
                  </w:rPr>
                  <m:t>v</m:t>
                </m:r>
              </m:sub>
            </m:sSub>
            <m:r>
              <w:rPr>
                <w:rFonts w:ascii="Cambria Math" w:hAnsi="Cambria Math"/>
              </w:rPr>
              <m:t>:a</m:t>
            </m:r>
            <m:sSub>
              <m:sSubPr>
                <m:ctrlPr>
                  <w:rPr>
                    <w:rFonts w:ascii="Cambria Math" w:hAnsi="Cambria Math"/>
                    <w:i/>
                  </w:rPr>
                </m:ctrlPr>
              </m:sSubPr>
              <m:e>
                <m:r>
                  <w:rPr>
                    <w:rFonts w:ascii="Cambria Math" w:hAnsi="Cambria Math"/>
                  </w:rPr>
                  <m:t>→</m:t>
                </m:r>
              </m:e>
              <m:sub>
                <m:r>
                  <w:rPr>
                    <w:rFonts w:ascii="Cambria Math" w:hAnsi="Cambria Math"/>
                  </w:rPr>
                  <m:t>L</m:t>
                </m:r>
              </m:sub>
            </m:sSub>
            <m:r>
              <w:rPr>
                <w:rFonts w:ascii="Cambria Math" w:hAnsi="Cambria Math"/>
              </w:rPr>
              <m:t>x</m:t>
            </m:r>
          </m:e>
        </m:nary>
        <m:r>
          <w:rPr>
            <w:rFonts w:ascii="Cambria Math" w:hAnsi="Cambria Math"/>
          </w:rPr>
          <m:t>⋀y</m:t>
        </m:r>
        <m:sSub>
          <m:sSubPr>
            <m:ctrlPr>
              <w:rPr>
                <w:rFonts w:ascii="Cambria Math" w:hAnsi="Cambria Math"/>
                <w:i/>
              </w:rPr>
            </m:ctrlPr>
          </m:sSubPr>
          <m:e>
            <m:r>
              <w:rPr>
                <w:rFonts w:ascii="Cambria Math" w:hAnsi="Cambria Math"/>
              </w:rPr>
              <m:t>→</m:t>
            </m:r>
          </m:e>
          <m:sub>
            <m:r>
              <w:rPr>
                <w:rFonts w:ascii="Cambria Math" w:hAnsi="Cambria Math"/>
              </w:rPr>
              <m:t>L</m:t>
            </m:r>
          </m:sub>
        </m:sSub>
        <m:r>
          <w:rPr>
            <w:rFonts w:ascii="Cambria Math" w:hAnsi="Cambria Math"/>
          </w:rPr>
          <m:t>b⋀y</m:t>
        </m:r>
        <m:sSub>
          <m:sSubPr>
            <m:ctrlPr>
              <w:rPr>
                <w:rFonts w:ascii="Cambria Math" w:hAnsi="Cambria Math"/>
                <w:i/>
              </w:rPr>
            </m:ctrlPr>
          </m:sSubPr>
          <m:e>
            <m:r>
              <w:rPr>
                <w:rFonts w:ascii="Cambria Math" w:hAnsi="Cambria Math"/>
              </w:rPr>
              <m:t>≯</m:t>
            </m:r>
          </m:e>
          <m:sub>
            <m:r>
              <w:rPr>
                <w:rFonts w:ascii="Cambria Math" w:hAnsi="Cambria Math"/>
              </w:rPr>
              <m:t>L</m:t>
            </m:r>
          </m:sub>
        </m:sSub>
        <m:r>
          <w:rPr>
            <w:rFonts w:ascii="Cambria Math" w:hAnsi="Cambria Math"/>
          </w:rPr>
          <m:t>x⋀x</m:t>
        </m:r>
        <m:sSub>
          <m:sSubPr>
            <m:ctrlPr>
              <w:rPr>
                <w:rFonts w:ascii="Cambria Math" w:hAnsi="Cambria Math"/>
                <w:i/>
              </w:rPr>
            </m:ctrlPr>
          </m:sSubPr>
          <m:e>
            <m:r>
              <w:rPr>
                <w:rFonts w:ascii="Cambria Math" w:hAnsi="Cambria Math"/>
              </w:rPr>
              <m:t>∦</m:t>
            </m:r>
          </m:e>
          <m:sub>
            <m:r>
              <w:rPr>
                <w:rFonts w:ascii="Cambria Math" w:hAnsi="Cambria Math"/>
              </w:rPr>
              <m:t>L</m:t>
            </m:r>
          </m:sub>
        </m:sSub>
        <m:r>
          <w:rPr>
            <w:rFonts w:ascii="Cambria Math" w:hAnsi="Cambria Math"/>
          </w:rPr>
          <m:t>b⋀a</m:t>
        </m:r>
        <m:sSub>
          <m:sSubPr>
            <m:ctrlPr>
              <w:rPr>
                <w:rFonts w:ascii="Cambria Math" w:hAnsi="Cambria Math"/>
                <w:i/>
              </w:rPr>
            </m:ctrlPr>
          </m:sSubPr>
          <m:e>
            <m:r>
              <w:rPr>
                <w:rFonts w:ascii="Cambria Math" w:hAnsi="Cambria Math"/>
              </w:rPr>
              <m:t>∦</m:t>
            </m:r>
          </m:e>
          <m:sub>
            <m:r>
              <w:rPr>
                <w:rFonts w:ascii="Cambria Math" w:hAnsi="Cambria Math"/>
              </w:rPr>
              <m:t>L</m:t>
            </m:r>
          </m:sub>
        </m:sSub>
        <m:r>
          <w:rPr>
            <w:rFonts w:ascii="Cambria Math" w:hAnsi="Cambria Math"/>
          </w:rPr>
          <m:t>y</m:t>
        </m:r>
      </m:oMath>
      <w:r w:rsidRPr="00E824A8">
        <w:rPr>
          <w:rFonts w:hint="eastAsia"/>
          <w:i/>
        </w:rPr>
        <w:t>.</w:t>
      </w:r>
    </w:p>
    <w:p w14:paraId="748FD1D5" w14:textId="472BF492" w:rsidR="00CF772E" w:rsidRDefault="00CF772E" w:rsidP="00FF1393">
      <w:pPr>
        <w:pStyle w:val="ab"/>
        <w:spacing w:beforeLines="0" w:before="0" w:afterLines="0" w:after="0" w:line="400" w:lineRule="exact"/>
      </w:pPr>
      <w:r>
        <w:rPr>
          <w:noProof/>
        </w:rPr>
        <mc:AlternateContent>
          <mc:Choice Requires="wps">
            <w:drawing>
              <wp:anchor distT="45720" distB="45720" distL="114300" distR="114300" simplePos="0" relativeHeight="251705344" behindDoc="0" locked="0" layoutInCell="1" allowOverlap="1" wp14:anchorId="43E55C9A" wp14:editId="511E5284">
                <wp:simplePos x="0" y="0"/>
                <wp:positionH relativeFrom="margin">
                  <wp:align>right</wp:align>
                </wp:positionH>
                <wp:positionV relativeFrom="paragraph">
                  <wp:posOffset>1408194</wp:posOffset>
                </wp:positionV>
                <wp:extent cx="5273675" cy="1283335"/>
                <wp:effectExtent l="0" t="0" r="3175" b="0"/>
                <wp:wrapSquare wrapText="bothSides"/>
                <wp:docPr id="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675" cy="1283335"/>
                        </a:xfrm>
                        <a:prstGeom prst="rect">
                          <a:avLst/>
                        </a:prstGeom>
                        <a:solidFill>
                          <a:srgbClr val="FFFFFF"/>
                        </a:solidFill>
                        <a:ln w="9525">
                          <a:noFill/>
                          <a:miter lim="800000"/>
                          <a:headEnd/>
                          <a:tailEnd/>
                        </a:ln>
                      </wps:spPr>
                      <wps:txbx>
                        <w:txbxContent>
                          <w:p w14:paraId="738F7BF8" w14:textId="77777777" w:rsidR="004C4916" w:rsidRDefault="004C4916" w:rsidP="00CF772E">
                            <w:r>
                              <w:rPr>
                                <w:noProof/>
                              </w:rPr>
                              <w:drawing>
                                <wp:inline distT="0" distB="0" distL="0" distR="0" wp14:anchorId="5A1B8BC6" wp14:editId="6DCE23DD">
                                  <wp:extent cx="5060315" cy="984526"/>
                                  <wp:effectExtent l="0" t="0" r="6985"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0315" cy="984526"/>
                                          </a:xfrm>
                                          <a:prstGeom prst="rect">
                                            <a:avLst/>
                                          </a:prstGeom>
                                        </pic:spPr>
                                      </pic:pic>
                                    </a:graphicData>
                                  </a:graphic>
                                </wp:inline>
                              </w:drawing>
                            </w:r>
                          </w:p>
                          <w:p w14:paraId="6293C5E3" w14:textId="6EBF3597" w:rsidR="004C4916" w:rsidRPr="00686E83" w:rsidRDefault="004C4916" w:rsidP="00CF772E">
                            <w:pPr>
                              <w:jc w:val="center"/>
                            </w:pPr>
                            <w:r>
                              <w:rPr>
                                <w:rFonts w:hint="eastAsia"/>
                              </w:rPr>
                              <w:t>图</w:t>
                            </w:r>
                            <w:r>
                              <w:rPr>
                                <w:rFonts w:hint="eastAsia"/>
                              </w:rPr>
                              <w:t>2.</w:t>
                            </w:r>
                            <w:r>
                              <w:t xml:space="preserve">7  </w:t>
                            </w:r>
                            <m:oMath>
                              <m:r>
                                <m:rPr>
                                  <m:sty m:val="p"/>
                                </m:rPr>
                                <w:rPr>
                                  <w:rFonts w:ascii="Cambria Math" w:hAnsi="Cambria Math" w:hint="eastAsia"/>
                                </w:rPr>
                                <m:t>一个含有</m:t>
                              </m:r>
                              <m:sSub>
                                <m:sSubPr>
                                  <m:ctrlPr>
                                    <w:rPr>
                                      <w:rFonts w:ascii="Cambria Math" w:hAnsi="Cambria Math"/>
                                      <w:b/>
                                    </w:rPr>
                                  </m:ctrlPr>
                                </m:sSubPr>
                                <m:e>
                                  <m:r>
                                    <m:rPr>
                                      <m:sty m:val="b"/>
                                    </m:rPr>
                                    <w:rPr>
                                      <w:rFonts w:ascii="Cambria Math" w:hAnsi="Cambria Math"/>
                                    </w:rPr>
                                    <m:t>⇝</m:t>
                                  </m:r>
                                </m:e>
                                <m:sub>
                                  <m:r>
                                    <m:rPr>
                                      <m:sty m:val="bi"/>
                                    </m:rPr>
                                    <w:rPr>
                                      <w:rFonts w:ascii="Cambria Math" w:hAnsi="Cambria Math" w:hint="eastAsia"/>
                                    </w:rPr>
                                    <m:t>L</m:t>
                                  </m:r>
                                </m:sub>
                              </m:sSub>
                            </m:oMath>
                            <w:r>
                              <w:rPr>
                                <w:rFonts w:hint="eastAsia"/>
                                <w:b/>
                              </w:rPr>
                              <w:t>关系</w:t>
                            </w:r>
                            <w:r>
                              <w:rPr>
                                <w:rFonts w:hint="eastAsia"/>
                              </w:rPr>
                              <w:t>的</w:t>
                            </w:r>
                            <w:r>
                              <w:t>模型</w:t>
                            </w:r>
                            <w:r>
                              <w:rPr>
                                <w:rFonts w:hint="eastAsia"/>
                              </w:rPr>
                              <w:t>片段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E55C9A" id="_x0000_s1033" type="#_x0000_t202" style="position:absolute;left:0;text-align:left;margin-left:364.05pt;margin-top:110.9pt;width:415.25pt;height:101.05pt;z-index:2517053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" stroked="f">
                <v:textbox style="mso-fit-shape-to-text:t">
                  <w:txbxContent>
                    <w:p w14:paraId="738F7BF8" w14:textId="77777777" w:rsidR="004C4916" w:rsidRDefault="004C4916" w:rsidP="00CF772E">
                      <w:r>
                        <w:rPr>
                          <w:noProof/>
                        </w:rPr>
                        <w:drawing>
                          <wp:inline distT="0" distB="0" distL="0" distR="0" wp14:anchorId="5A1B8BC6" wp14:editId="6DCE23DD">
                            <wp:extent cx="5060315" cy="984526"/>
                            <wp:effectExtent l="0" t="0" r="6985"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0315" cy="984526"/>
                                    </a:xfrm>
                                    <a:prstGeom prst="rect">
                                      <a:avLst/>
                                    </a:prstGeom>
                                  </pic:spPr>
                                </pic:pic>
                              </a:graphicData>
                            </a:graphic>
                          </wp:inline>
                        </w:drawing>
                      </w:r>
                    </w:p>
                    <w:p w14:paraId="6293C5E3" w14:textId="6EBF3597" w:rsidR="004C4916" w:rsidRPr="00686E83" w:rsidRDefault="004C4916" w:rsidP="00CF772E">
                      <w:pPr>
                        <w:jc w:val="center"/>
                      </w:pPr>
                      <w:r>
                        <w:rPr>
                          <w:rFonts w:hint="eastAsia"/>
                        </w:rPr>
                        <w:t>图</w:t>
                      </w:r>
                      <w:r>
                        <w:rPr>
                          <w:rFonts w:hint="eastAsia"/>
                        </w:rPr>
                        <w:t>2.</w:t>
                      </w:r>
                      <w:r>
                        <w:t xml:space="preserve">7  </w:t>
                      </w:r>
                      <m:oMath>
                        <m:r>
                          <m:rPr>
                            <m:sty m:val="p"/>
                          </m:rPr>
                          <w:rPr>
                            <w:rFonts w:ascii="Cambria Math" w:hAnsi="Cambria Math" w:hint="eastAsia"/>
                          </w:rPr>
                          <m:t>一个含有</m:t>
                        </m:r>
                        <m:sSub>
                          <m:sSubPr>
                            <m:ctrlPr>
                              <w:rPr>
                                <w:rFonts w:ascii="Cambria Math" w:hAnsi="Cambria Math"/>
                                <w:b/>
                              </w:rPr>
                            </m:ctrlPr>
                          </m:sSubPr>
                          <m:e>
                            <m:r>
                              <m:rPr>
                                <m:sty m:val="b"/>
                              </m:rPr>
                              <w:rPr>
                                <w:rFonts w:ascii="Cambria Math" w:hAnsi="Cambria Math"/>
                              </w:rPr>
                              <m:t>⇝</m:t>
                            </m:r>
                          </m:e>
                          <m:sub>
                            <m:r>
                              <m:rPr>
                                <m:sty m:val="bi"/>
                              </m:rPr>
                              <w:rPr>
                                <w:rFonts w:ascii="Cambria Math" w:hAnsi="Cambria Math" w:hint="eastAsia"/>
                              </w:rPr>
                              <m:t>L</m:t>
                            </m:r>
                          </m:sub>
                        </m:sSub>
                      </m:oMath>
                      <w:r>
                        <w:rPr>
                          <w:rFonts w:hint="eastAsia"/>
                          <w:b/>
                        </w:rPr>
                        <w:t>关系</w:t>
                      </w:r>
                      <w:r>
                        <w:rPr>
                          <w:rFonts w:hint="eastAsia"/>
                        </w:rPr>
                        <w:t>的</w:t>
                      </w:r>
                      <w:r>
                        <w:t>模型</w:t>
                      </w:r>
                      <w:r>
                        <w:rPr>
                          <w:rFonts w:hint="eastAsia"/>
                        </w:rPr>
                        <w:t>片段</w:t>
                      </w:r>
                    </w:p>
                  </w:txbxContent>
                </v:textbox>
                <w10:wrap type="square" anchorx="margin"/>
              </v:shape>
            </w:pict>
          </mc:Fallback>
        </mc:AlternateContent>
      </w:r>
      <w:r>
        <w:rPr>
          <w:rFonts w:hint="eastAsia"/>
        </w:rPr>
        <w:t>在</w:t>
      </w:r>
      <w:r>
        <w:t>图</w:t>
      </w:r>
      <w:r>
        <w:rPr>
          <w:rFonts w:hint="eastAsia"/>
        </w:rPr>
        <w:t>2.</w:t>
      </w:r>
      <w:r w:rsidR="00FF1393">
        <w:t>7</w:t>
      </w:r>
      <w:r>
        <w:rPr>
          <w:rFonts w:hint="eastAsia"/>
        </w:rPr>
        <w:t>所示</w:t>
      </w:r>
      <w:r>
        <w:t>的</w:t>
      </w:r>
      <w:r>
        <w:rPr>
          <w:rFonts w:hint="eastAsia"/>
        </w:rPr>
        <w:t>工作流模型</w:t>
      </w:r>
      <w:r>
        <w:t>片段中，存在一个不可见任务</w:t>
      </w:r>
      <w:r w:rsidRPr="00EF34EC">
        <w:rPr>
          <w:rFonts w:ascii="Times New Roman" w:hAnsi="Times New Roman" w:cs="Times New Roman"/>
        </w:rPr>
        <w:t>t</w:t>
      </w:r>
      <w:r>
        <w:rPr>
          <w:rFonts w:hint="eastAsia"/>
        </w:rPr>
        <w:t>。如果变迁</w:t>
      </w:r>
      <w:r w:rsidRPr="00EF34EC">
        <w:rPr>
          <w:rFonts w:ascii="Times New Roman" w:hAnsi="Times New Roman" w:cs="Times New Roman"/>
        </w:rPr>
        <w:t>y</w:t>
      </w:r>
      <w:r>
        <w:rPr>
          <w:rFonts w:hint="eastAsia"/>
        </w:rPr>
        <w:t>与</w:t>
      </w:r>
      <w:r>
        <w:t>变迁</w:t>
      </w:r>
      <w:r w:rsidRPr="00EF34EC">
        <w:rPr>
          <w:rFonts w:ascii="Times New Roman" w:hAnsi="Times New Roman" w:cs="Times New Roman"/>
        </w:rPr>
        <w:t>x</w:t>
      </w:r>
      <w:r>
        <w:rPr>
          <w:rFonts w:hint="eastAsia"/>
        </w:rPr>
        <w:t>相同</w:t>
      </w:r>
      <w:r>
        <w:t>，那么</w:t>
      </w:r>
      <w:r>
        <w:rPr>
          <w:rFonts w:hint="eastAsia"/>
        </w:rPr>
        <w:t>变迁t是</w:t>
      </w:r>
      <w:r>
        <w:t>一个</w:t>
      </w:r>
      <w:r w:rsidRPr="00EF34EC">
        <w:rPr>
          <w:rFonts w:ascii="Times New Roman" w:hAnsi="Times New Roman" w:cs="Times New Roman"/>
        </w:rPr>
        <w:t>SHORT-SKIP</w:t>
      </w:r>
      <w:r>
        <w:rPr>
          <w:rFonts w:hint="eastAsia"/>
        </w:rPr>
        <w:t>类型的</w:t>
      </w:r>
      <w:r>
        <w:t>不可见任务。</w:t>
      </w:r>
      <w:r>
        <w:rPr>
          <w:rFonts w:hint="eastAsia"/>
        </w:rPr>
        <w:t>如果变迁</w:t>
      </w:r>
      <w:r w:rsidR="006821B8" w:rsidRPr="00EF34EC">
        <w:rPr>
          <w:rFonts w:ascii="Times New Roman" w:hAnsi="Times New Roman" w:cs="Times New Roman" w:hint="eastAsia"/>
        </w:rPr>
        <w:t>x</w:t>
      </w:r>
      <w:r>
        <w:t>可达</w:t>
      </w:r>
      <w:r>
        <w:rPr>
          <w:rFonts w:hint="eastAsia"/>
        </w:rPr>
        <w:t>变迁</w:t>
      </w:r>
      <w:r w:rsidR="006821B8" w:rsidRPr="00EF34EC">
        <w:rPr>
          <w:rFonts w:ascii="Times New Roman" w:hAnsi="Times New Roman" w:cs="Times New Roman"/>
        </w:rPr>
        <w:t>y</w:t>
      </w:r>
      <w:r>
        <w:t>，那么</w:t>
      </w:r>
      <w:r>
        <w:rPr>
          <w:rFonts w:hint="eastAsia"/>
        </w:rPr>
        <w:t>变迁</w:t>
      </w:r>
      <w:r w:rsidR="00EF34EC" w:rsidRPr="00EF34EC">
        <w:rPr>
          <w:rFonts w:ascii="Times New Roman" w:hAnsi="Times New Roman" w:cs="Times New Roman"/>
        </w:rPr>
        <w:t>t</w:t>
      </w:r>
      <w:r>
        <w:rPr>
          <w:rFonts w:hint="eastAsia"/>
        </w:rPr>
        <w:t>是</w:t>
      </w:r>
      <w:r>
        <w:t>一个</w:t>
      </w:r>
      <w:r w:rsidRPr="00EF34EC">
        <w:rPr>
          <w:rFonts w:ascii="Times New Roman" w:hAnsi="Times New Roman" w:cs="Times New Roman"/>
        </w:rPr>
        <w:t>LONG-SKIP</w:t>
      </w:r>
      <w:r>
        <w:rPr>
          <w:rFonts w:hint="eastAsia"/>
        </w:rPr>
        <w:t>类型的</w:t>
      </w:r>
      <w:r>
        <w:t>不可见任务。</w:t>
      </w:r>
      <w:r>
        <w:rPr>
          <w:rFonts w:hint="eastAsia"/>
        </w:rPr>
        <w:t>如果变迁</w:t>
      </w:r>
      <w:r w:rsidRPr="00EF34EC">
        <w:rPr>
          <w:rFonts w:ascii="Times New Roman" w:hAnsi="Times New Roman" w:cs="Times New Roman"/>
        </w:rPr>
        <w:t>a</w:t>
      </w:r>
      <w:r>
        <w:rPr>
          <w:rFonts w:hint="eastAsia"/>
        </w:rPr>
        <w:t>与</w:t>
      </w:r>
      <w:r w:rsidRPr="00EF34EC">
        <w:rPr>
          <w:rFonts w:ascii="Times New Roman" w:hAnsi="Times New Roman" w:cs="Times New Roman"/>
        </w:rPr>
        <w:t>b</w:t>
      </w:r>
      <w:r>
        <w:rPr>
          <w:rFonts w:hint="eastAsia"/>
        </w:rPr>
        <w:t>相同</w:t>
      </w:r>
      <w:r>
        <w:t>，那么</w:t>
      </w:r>
      <w:r>
        <w:rPr>
          <w:rFonts w:hint="eastAsia"/>
        </w:rPr>
        <w:t>变迁</w:t>
      </w:r>
      <w:r w:rsidRPr="00EF34EC">
        <w:rPr>
          <w:rFonts w:ascii="Times New Roman" w:hAnsi="Times New Roman" w:cs="Times New Roman"/>
        </w:rPr>
        <w:t>t</w:t>
      </w:r>
      <w:r>
        <w:rPr>
          <w:rFonts w:hint="eastAsia"/>
        </w:rPr>
        <w:t>是一个</w:t>
      </w:r>
      <w:r w:rsidRPr="00EF34EC">
        <w:rPr>
          <w:rFonts w:ascii="Times New Roman" w:hAnsi="Times New Roman" w:cs="Times New Roman" w:hint="eastAsia"/>
        </w:rPr>
        <w:t>SHORT-REDO</w:t>
      </w:r>
      <w:r>
        <w:t>类型的不可见任务。如果</w:t>
      </w:r>
      <w:r>
        <w:rPr>
          <w:rFonts w:hint="eastAsia"/>
        </w:rPr>
        <w:t>变迁</w:t>
      </w:r>
      <w:r w:rsidRPr="00EF34EC">
        <w:rPr>
          <w:rFonts w:ascii="Times New Roman" w:hAnsi="Times New Roman" w:cs="Times New Roman"/>
        </w:rPr>
        <w:t>b</w:t>
      </w:r>
      <w:r>
        <w:t>可达变迁</w:t>
      </w:r>
      <w:r w:rsidRPr="00EF34EC">
        <w:rPr>
          <w:rFonts w:ascii="Times New Roman" w:hAnsi="Times New Roman" w:cs="Times New Roman"/>
        </w:rPr>
        <w:t>a</w:t>
      </w:r>
      <w:r>
        <w:rPr>
          <w:rFonts w:hint="eastAsia"/>
        </w:rPr>
        <w:t>，</w:t>
      </w:r>
      <w:r>
        <w:t>那么变迁</w:t>
      </w:r>
      <w:r w:rsidRPr="00EF34EC">
        <w:rPr>
          <w:rFonts w:ascii="Times New Roman" w:hAnsi="Times New Roman" w:cs="Times New Roman"/>
        </w:rPr>
        <w:t>t</w:t>
      </w:r>
      <w:r>
        <w:rPr>
          <w:rFonts w:hint="eastAsia"/>
        </w:rPr>
        <w:t>是一个</w:t>
      </w:r>
      <w:r w:rsidRPr="00EF34EC">
        <w:rPr>
          <w:rFonts w:ascii="Times New Roman" w:hAnsi="Times New Roman" w:cs="Times New Roman"/>
        </w:rPr>
        <w:t>LONG-REDO</w:t>
      </w:r>
      <w:r>
        <w:t>类型的不可见</w:t>
      </w:r>
      <w:r>
        <w:rPr>
          <w:rFonts w:hint="eastAsia"/>
        </w:rPr>
        <w:t>任务</w:t>
      </w:r>
      <w:r>
        <w:t>。</w:t>
      </w:r>
      <w:r>
        <w:rPr>
          <w:rFonts w:hint="eastAsia"/>
        </w:rPr>
        <w:t>如果</w:t>
      </w:r>
      <w:r>
        <w:t>上述的情况都不存在，</w:t>
      </w:r>
      <w:r>
        <w:rPr>
          <w:rFonts w:hint="eastAsia"/>
        </w:rPr>
        <w:t>那么</w:t>
      </w:r>
      <w:r>
        <w:t>变迁</w:t>
      </w:r>
      <w:r w:rsidRPr="00EF34EC">
        <w:rPr>
          <w:rFonts w:ascii="Times New Roman" w:hAnsi="Times New Roman" w:cs="Times New Roman"/>
          <w:rPrChange w:id="50" w:author="GUO Qinlong" w:date="2015-05-12T14:07:00Z">
            <w:rPr>
              <w:rFonts w:hint="eastAsia"/>
            </w:rPr>
          </w:rPrChange>
        </w:rPr>
        <w:t>t</w:t>
      </w:r>
      <w:r>
        <w:rPr>
          <w:rFonts w:hint="eastAsia"/>
        </w:rPr>
        <w:t>是一个</w:t>
      </w:r>
      <w:r>
        <w:t>SWITCH类型的不可见任务。</w:t>
      </w:r>
    </w:p>
    <w:p w14:paraId="30DE96C9" w14:textId="7B9EB443" w:rsidR="00CF772E" w:rsidRDefault="004C4916" w:rsidP="00FF1393">
      <w:pPr>
        <w:pStyle w:val="ab"/>
        <w:spacing w:beforeLines="0" w:before="0" w:afterLines="0" w:after="0" w:line="400" w:lineRule="exact"/>
        <w:ind w:firstLineChars="0"/>
      </w:pPr>
      <m:oMath>
        <m:sSup>
          <m:sSupPr>
            <m:ctrlPr>
              <w:rPr>
                <w:rFonts w:ascii="Cambria Math" w:hAnsi="Cambria Math"/>
              </w:rPr>
            </m:ctrlPr>
          </m:sSupPr>
          <m:e>
            <m:r>
              <m:rPr>
                <m:sty m:val="p"/>
              </m:rPr>
              <w:rPr>
                <w:rFonts w:ascii="Cambria Math" w:hAnsi="Cambria Math"/>
              </w:rPr>
              <m:t>∝</m:t>
            </m:r>
          </m:e>
          <m:sup>
            <m:r>
              <m:rPr>
                <m:sty m:val="p"/>
              </m:rPr>
              <w:rPr>
                <w:rFonts w:ascii="Cambria Math" w:hAnsi="Cambria Math" w:hint="eastAsia"/>
              </w:rPr>
              <m:t>#</m:t>
            </m:r>
          </m:sup>
        </m:sSup>
      </m:oMath>
      <w:r w:rsidR="00CF772E">
        <w:rPr>
          <w:rFonts w:hint="eastAsia"/>
        </w:rPr>
        <w:t>算法</w:t>
      </w:r>
      <w:r w:rsidR="00CF772E">
        <w:t>在</w:t>
      </w:r>
      <w:r w:rsidR="00CF772E">
        <w:rPr>
          <w:rFonts w:hint="eastAsia"/>
        </w:rPr>
        <w:t>找到虚假</w:t>
      </w:r>
      <w:r w:rsidR="00CF772E">
        <w:t>依赖关系后，将</w:t>
      </w:r>
      <w:r w:rsidR="00CF772E">
        <w:rPr>
          <w:rFonts w:hint="eastAsia"/>
        </w:rPr>
        <w:t>虚假</w:t>
      </w:r>
      <w:r w:rsidR="00CF772E">
        <w:t>依赖关系认为是</w:t>
      </w:r>
      <w:r w:rsidR="00CF772E">
        <w:rPr>
          <w:rFonts w:hint="eastAsia"/>
        </w:rPr>
        <w:t>普通</w:t>
      </w:r>
      <w:r w:rsidR="00CF772E">
        <w:t>的依赖关系</w:t>
      </w:r>
      <w:r w:rsidR="00CF772E">
        <w:rPr>
          <w:rFonts w:hint="eastAsia"/>
        </w:rPr>
        <w:t>“</w:t>
      </w:r>
      <m:oMath>
        <m:r>
          <w:rPr>
            <w:rFonts w:ascii="Cambria Math" w:hAnsi="Cambria Math"/>
          </w:rPr>
          <m:t>→</m:t>
        </m:r>
      </m:oMath>
      <w:r w:rsidR="00CF772E">
        <w:t>”</w:t>
      </w:r>
      <m:oMath>
        <m:r>
          <m:rPr>
            <m:sty m:val="p"/>
          </m:rPr>
          <w:rPr>
            <w:rFonts w:ascii="Cambria Math" w:hAnsi="Cambria Math" w:hint="eastAsia"/>
          </w:rPr>
          <m:t>，</m:t>
        </m:r>
      </m:oMath>
      <w:r w:rsidR="00CF772E">
        <w:rPr>
          <w:rFonts w:hint="eastAsia"/>
        </w:rPr>
        <w:t>并如</w:t>
      </w:r>
      <m:oMath>
        <m:r>
          <m:rPr>
            <m:sty m:val="p"/>
          </m:rPr>
          <w:rPr>
            <w:rFonts w:ascii="Cambria Math" w:hAnsi="Cambria Math"/>
          </w:rPr>
          <m:t>∝</m:t>
        </m:r>
      </m:oMath>
      <w:r w:rsidR="00CF772E">
        <w:rPr>
          <w:rFonts w:hint="eastAsia"/>
        </w:rPr>
        <w:t>算法</w:t>
      </w:r>
      <w:r w:rsidR="00CF772E">
        <w:t>中的</w:t>
      </w:r>
      <w:r w:rsidR="00CF772E">
        <w:rPr>
          <w:rFonts w:hint="eastAsia"/>
        </w:rPr>
        <w:t>公式来找寻变迁</w:t>
      </w:r>
      <w:r w:rsidR="00CF772E">
        <w:t>、库所</w:t>
      </w:r>
      <w:r w:rsidR="00F03DD9">
        <w:rPr>
          <w:rFonts w:hint="eastAsia"/>
        </w:rPr>
        <w:t>、边</w:t>
      </w:r>
      <w:r w:rsidR="00CF772E">
        <w:t>集合，并将</w:t>
      </w:r>
      <w:r w:rsidR="00CF772E">
        <w:rPr>
          <w:rFonts w:hint="eastAsia"/>
        </w:rPr>
        <w:t>找到</w:t>
      </w:r>
      <w:r w:rsidR="00F03DD9">
        <w:rPr>
          <w:rFonts w:hint="eastAsia"/>
        </w:rPr>
        <w:t>的</w:t>
      </w:r>
      <w:r w:rsidR="00CF772E">
        <w:t>集合转换为对应的工作流模型。</w:t>
      </w:r>
    </w:p>
    <w:p w14:paraId="7CC29C93" w14:textId="4B23670C" w:rsidR="00EA71D7" w:rsidRPr="00D21EF8" w:rsidRDefault="00EA71D7" w:rsidP="00D21EF8">
      <w:pPr>
        <w:pStyle w:val="31"/>
        <w:numPr>
          <w:ilvl w:val="2"/>
          <w:numId w:val="3"/>
        </w:numPr>
        <w:rPr>
          <w:rFonts w:ascii="Cambria Math" w:hAnsi="Cambria Math" w:hint="eastAsia"/>
        </w:rPr>
      </w:pPr>
      <w:r w:rsidRPr="00D21EF8">
        <w:rPr>
          <w:rFonts w:ascii="Cambria Math" w:hAnsi="Cambria Math" w:hint="eastAsia"/>
        </w:rPr>
        <w:t>其他流程挖掘算法</w:t>
      </w:r>
    </w:p>
    <w:p w14:paraId="19EF0672" w14:textId="57A89AF9" w:rsidR="00EA71D7" w:rsidRPr="00EA71D7" w:rsidRDefault="00EC5CEC" w:rsidP="002B00E2">
      <w:pPr>
        <w:pStyle w:val="ab"/>
        <w:spacing w:beforeLines="0" w:before="0" w:afterLines="0" w:after="0" w:line="400" w:lineRule="exact"/>
      </w:pPr>
      <w:r>
        <w:rPr>
          <w:rFonts w:hint="eastAsia"/>
        </w:rPr>
        <w:t>除去</w:t>
      </w:r>
      <w:r w:rsidR="00EA71D7">
        <w:rPr>
          <w:rFonts w:hint="eastAsia"/>
        </w:rPr>
        <w:t>基于推理的</w:t>
      </w:r>
      <m:oMath>
        <m:r>
          <m:rPr>
            <m:sty m:val="p"/>
          </m:rPr>
          <w:rPr>
            <w:rFonts w:ascii="Cambria Math" w:hAnsi="Cambria Math"/>
          </w:rPr>
          <m:t>∝</m:t>
        </m:r>
      </m:oMath>
      <w:r w:rsidR="00383FA4">
        <w:rPr>
          <w:rFonts w:hint="eastAsia"/>
        </w:rPr>
        <w:t>、</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hint="eastAsia"/>
              </w:rPr>
              <m:t>++</m:t>
            </m:r>
          </m:sup>
        </m:sSup>
      </m:oMath>
      <w:r w:rsidR="00383FA4">
        <w:rPr>
          <w:rFonts w:hint="eastAsia"/>
        </w:rPr>
        <w:t>、</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hint="eastAsia"/>
              </w:rPr>
              <m:t>#</m:t>
            </m:r>
          </m:sup>
        </m:sSup>
      </m:oMath>
      <w:r w:rsidR="00EA71D7">
        <w:t>算法</w:t>
      </w:r>
      <w:r w:rsidR="00EA71D7">
        <w:rPr>
          <w:rFonts w:hint="eastAsia"/>
        </w:rPr>
        <w:t>，</w:t>
      </w:r>
      <w:r>
        <w:rPr>
          <w:rFonts w:hint="eastAsia"/>
        </w:rPr>
        <w:t>本节介绍一些其他的主流流程挖掘算法，包括</w:t>
      </w:r>
      <w:r w:rsidR="000511B2" w:rsidRPr="00EF34EC">
        <w:rPr>
          <w:rFonts w:ascii="Times New Roman" w:hAnsi="Times New Roman" w:cs="Times New Roman"/>
        </w:rPr>
        <w:t>Genetic</w:t>
      </w:r>
      <w:r w:rsidR="00B5528A">
        <w:rPr>
          <w:rFonts w:hint="eastAsia"/>
        </w:rPr>
        <w:t>、</w:t>
      </w:r>
      <w:r w:rsidR="000511B2" w:rsidRPr="00EF34EC">
        <w:rPr>
          <w:rFonts w:ascii="Times New Roman" w:hAnsi="Times New Roman" w:cs="Times New Roman"/>
        </w:rPr>
        <w:t>Heuristic</w:t>
      </w:r>
      <w:r w:rsidR="00B5528A">
        <w:rPr>
          <w:rFonts w:hint="eastAsia"/>
        </w:rPr>
        <w:t>、</w:t>
      </w:r>
      <w:r w:rsidR="000511B2" w:rsidRPr="00EF34EC">
        <w:rPr>
          <w:rFonts w:ascii="Times New Roman" w:hAnsi="Times New Roman" w:cs="Times New Roman"/>
        </w:rPr>
        <w:t>Region</w:t>
      </w:r>
      <w:r w:rsidR="000511B2">
        <w:t>和</w:t>
      </w:r>
      <w:r w:rsidR="000511B2" w:rsidRPr="00EF34EC">
        <w:rPr>
          <w:rFonts w:ascii="Times New Roman" w:hAnsi="Times New Roman" w:cs="Times New Roman"/>
        </w:rPr>
        <w:t>ILP</w:t>
      </w:r>
      <w:r w:rsidR="000511B2">
        <w:t>算法</w:t>
      </w:r>
      <w:r w:rsidR="000511B2">
        <w:rPr>
          <w:rFonts w:hint="eastAsia"/>
        </w:rPr>
        <w:t>。</w:t>
      </w:r>
    </w:p>
    <w:p w14:paraId="609EBDD1" w14:textId="77777777" w:rsidR="002F3951" w:rsidRDefault="004408D0" w:rsidP="004408D0">
      <w:pPr>
        <w:rPr>
          <w:rFonts w:ascii="Times New Roman" w:hAnsi="Times New Roman" w:cs="Times New Roman"/>
          <w:b/>
          <w:sz w:val="24"/>
          <w:szCs w:val="24"/>
        </w:rPr>
      </w:pPr>
      <w:r w:rsidRPr="00014419">
        <w:rPr>
          <w:rFonts w:ascii="Times New Roman" w:hAnsi="Times New Roman" w:cs="Times New Roman"/>
          <w:b/>
          <w:sz w:val="24"/>
          <w:szCs w:val="24"/>
        </w:rPr>
        <w:t xml:space="preserve">Genetic </w:t>
      </w:r>
      <w:r w:rsidR="002136B0">
        <w:rPr>
          <w:rFonts w:ascii="Times New Roman" w:hAnsi="Times New Roman" w:cs="Times New Roman"/>
          <w:b/>
          <w:sz w:val="24"/>
          <w:szCs w:val="24"/>
        </w:rPr>
        <w:t>算法</w:t>
      </w:r>
    </w:p>
    <w:p w14:paraId="44E4D943" w14:textId="41A8B441" w:rsidR="00DF392A" w:rsidRPr="00BD647C" w:rsidRDefault="00DF392A" w:rsidP="002B00E2">
      <w:pPr>
        <w:pStyle w:val="ab"/>
        <w:spacing w:beforeLines="0" w:before="0" w:afterLines="0" w:after="0" w:line="400" w:lineRule="exact"/>
      </w:pPr>
      <w:r w:rsidRPr="00FA4554">
        <w:rPr>
          <w:rFonts w:ascii="Times New Roman" w:hAnsi="Times New Roman" w:cs="Times New Roman"/>
        </w:rPr>
        <w:t>Genetic</w:t>
      </w:r>
      <w:r w:rsidR="00B13CBA" w:rsidRPr="00B13CBA">
        <w:rPr>
          <w:vertAlign w:val="superscript"/>
        </w:rPr>
        <w:fldChar w:fldCharType="begin"/>
      </w:r>
      <w:r w:rsidR="00B13CBA" w:rsidRPr="00B13CBA">
        <w:rPr>
          <w:vertAlign w:val="superscript"/>
        </w:rPr>
        <w:instrText xml:space="preserve"> REF _Ref415861090 \r \h </w:instrText>
      </w:r>
      <w:r w:rsidR="00B13CBA">
        <w:rPr>
          <w:vertAlign w:val="superscript"/>
        </w:rPr>
        <w:instrText xml:space="preserve"> \* MERGEFORMAT </w:instrText>
      </w:r>
      <w:r w:rsidR="00B13CBA" w:rsidRPr="00B13CBA">
        <w:rPr>
          <w:vertAlign w:val="superscript"/>
        </w:rPr>
      </w:r>
      <w:r w:rsidR="00B13CBA" w:rsidRPr="00B13CBA">
        <w:rPr>
          <w:vertAlign w:val="superscript"/>
        </w:rPr>
        <w:fldChar w:fldCharType="separate"/>
      </w:r>
      <w:r w:rsidR="00B13CBA" w:rsidRPr="00B13CBA">
        <w:rPr>
          <w:vertAlign w:val="superscript"/>
        </w:rPr>
        <w:t>[22]</w:t>
      </w:r>
      <w:r w:rsidR="00B13CBA" w:rsidRPr="00B13CBA">
        <w:rPr>
          <w:vertAlign w:val="superscript"/>
        </w:rPr>
        <w:fldChar w:fldCharType="end"/>
      </w:r>
      <w:r w:rsidRPr="00BD647C">
        <w:t>算法整合了遗传算法的流程</w:t>
      </w:r>
      <w:r>
        <w:rPr>
          <w:rFonts w:hint="eastAsia"/>
        </w:rPr>
        <w:t>，可以</w:t>
      </w:r>
      <w:r>
        <w:t>进行全局的搜索</w:t>
      </w:r>
      <w:r>
        <w:rPr>
          <w:rFonts w:hint="eastAsia"/>
        </w:rPr>
        <w:t>，</w:t>
      </w:r>
      <w:r w:rsidRPr="00BD647C">
        <w:t>并且可以在一定程度上避免事件日志噪声的影响。而且，通过设置遗传过程中的选择函数，</w:t>
      </w:r>
      <w:r w:rsidRPr="00FA4554">
        <w:rPr>
          <w:rFonts w:ascii="Times New Roman" w:hAnsi="Times New Roman" w:cs="Times New Roman"/>
        </w:rPr>
        <w:t>Genetic</w:t>
      </w:r>
      <w:r w:rsidRPr="00BD647C">
        <w:t>算法可以对于挖掘以后的结果进行偏好导向。与遗传算法流程类似，</w:t>
      </w:r>
      <w:r w:rsidRPr="00FA4554">
        <w:rPr>
          <w:rFonts w:ascii="Times New Roman" w:hAnsi="Times New Roman" w:cs="Times New Roman"/>
        </w:rPr>
        <w:t>Genetic</w:t>
      </w:r>
      <w:r>
        <w:rPr>
          <w:rFonts w:hint="eastAsia"/>
        </w:rPr>
        <w:t>过程挖掘</w:t>
      </w:r>
      <w:r w:rsidRPr="00BD647C">
        <w:t>算法主要有如下几步：</w:t>
      </w:r>
    </w:p>
    <w:p w14:paraId="1A6FAD1E" w14:textId="47D4B612" w:rsidR="00DF392A" w:rsidRPr="00BD647C" w:rsidRDefault="00DF392A" w:rsidP="002B00E2">
      <w:pPr>
        <w:pStyle w:val="ab"/>
        <w:spacing w:beforeLines="0" w:before="0" w:afterLines="0" w:after="0" w:line="400" w:lineRule="exact"/>
      </w:pPr>
      <w:r w:rsidRPr="00BD647C">
        <w:t>首先根据事件日志构造初始</w:t>
      </w:r>
      <w:r>
        <w:rPr>
          <w:rFonts w:hint="eastAsia"/>
        </w:rPr>
        <w:t>种群</w:t>
      </w:r>
      <w:r w:rsidRPr="00BD647C">
        <w:t>。初始</w:t>
      </w:r>
      <w:r>
        <w:rPr>
          <w:rFonts w:hint="eastAsia"/>
        </w:rPr>
        <w:t>种群</w:t>
      </w:r>
      <w:r w:rsidRPr="00BD647C">
        <w:t>的构造有两种方法：第一种是根据事件日志中的活动，随机的生成若干过程模型作为初始</w:t>
      </w:r>
      <w:r>
        <w:rPr>
          <w:rFonts w:hint="eastAsia"/>
        </w:rPr>
        <w:t>种群</w:t>
      </w:r>
      <w:r w:rsidRPr="00BD647C">
        <w:t>。第二种方法是根据事件日志，利用一些诸如</w:t>
      </w:r>
      <w:r w:rsidRPr="00FA4554">
        <w:rPr>
          <w:rFonts w:ascii="Times New Roman" w:hAnsi="Times New Roman" w:cs="Times New Roman"/>
          <w:rPrChange w:id="51" w:author="GUO Qinlong" w:date="2015-05-12T14:09:00Z">
            <w:rPr/>
          </w:rPrChange>
        </w:rPr>
        <w:t>Heuristics</w:t>
      </w:r>
      <w:r w:rsidRPr="00BD647C">
        <w:t>之类高效率的挖掘算法，产生若干过程模型，作为初始</w:t>
      </w:r>
      <w:r>
        <w:rPr>
          <w:rFonts w:hint="eastAsia"/>
        </w:rPr>
        <w:t>种群</w:t>
      </w:r>
      <w:r w:rsidRPr="00BD647C">
        <w:t>。第二种方法相对于第一种方法可以</w:t>
      </w:r>
      <w:r w:rsidR="00D1714A">
        <w:rPr>
          <w:rFonts w:hint="eastAsia"/>
        </w:rPr>
        <w:t>在</w:t>
      </w:r>
      <w:r w:rsidRPr="00BD647C">
        <w:t>一定程度上减少后续的迭代次数。</w:t>
      </w:r>
    </w:p>
    <w:p w14:paraId="49512034" w14:textId="5F60C272" w:rsidR="00DF392A" w:rsidRPr="00BD647C" w:rsidRDefault="00DF392A" w:rsidP="002B00E2">
      <w:pPr>
        <w:pStyle w:val="ab"/>
        <w:spacing w:beforeLines="0" w:before="0" w:afterLines="0" w:after="0" w:line="400" w:lineRule="exact"/>
      </w:pPr>
      <w:r w:rsidRPr="00BD647C">
        <w:t>在获取初始</w:t>
      </w:r>
      <w:r>
        <w:rPr>
          <w:rFonts w:hint="eastAsia"/>
        </w:rPr>
        <w:t>种群</w:t>
      </w:r>
      <w:r w:rsidRPr="00BD647C">
        <w:t>后，算法的第二步是个体评价，即计算</w:t>
      </w:r>
      <w:r>
        <w:rPr>
          <w:rFonts w:hint="eastAsia"/>
        </w:rPr>
        <w:t>种群</w:t>
      </w:r>
      <w:r w:rsidRPr="00BD647C">
        <w:t>中每个过程</w:t>
      </w:r>
      <w:r w:rsidR="00CD7D76" w:rsidRPr="00BD647C">
        <w:t>模型的</w:t>
      </w:r>
      <w:commentRangeStart w:id="52"/>
      <w:r w:rsidR="00CD7D76">
        <w:rPr>
          <w:rFonts w:hint="eastAsia"/>
        </w:rPr>
        <w:t>拟合</w:t>
      </w:r>
      <w:r w:rsidR="00CD7D76" w:rsidRPr="00BD647C">
        <w:t>度</w:t>
      </w:r>
      <w:commentRangeEnd w:id="52"/>
      <w:r w:rsidR="003B7100">
        <w:rPr>
          <w:rStyle w:val="af"/>
          <w:rFonts w:asciiTheme="minorHAnsi" w:hAnsiTheme="minorHAnsi"/>
        </w:rPr>
        <w:commentReference w:id="52"/>
      </w:r>
      <w:r w:rsidRPr="00BD647C">
        <w:t>。过程</w:t>
      </w:r>
      <w:r w:rsidR="00CD7D76" w:rsidRPr="00BD647C">
        <w:t>模型的</w:t>
      </w:r>
      <w:r w:rsidR="00CD7D76">
        <w:rPr>
          <w:rFonts w:hint="eastAsia"/>
        </w:rPr>
        <w:t>拟合</w:t>
      </w:r>
      <w:r w:rsidR="00CD7D76" w:rsidRPr="00BD647C">
        <w:t>度是通过计算</w:t>
      </w:r>
      <w:r w:rsidRPr="00BD647C">
        <w:t>事件日志与模型之间的拟合程度</w:t>
      </w:r>
      <w:r w:rsidR="001D3007">
        <w:rPr>
          <w:rFonts w:hint="eastAsia"/>
        </w:rPr>
        <w:t>，</w:t>
      </w:r>
      <w:r w:rsidRPr="00BD647C">
        <w:t>即</w:t>
      </w:r>
      <w:r w:rsidR="001D3007">
        <w:rPr>
          <w:rFonts w:hint="eastAsia"/>
        </w:rPr>
        <w:t>拟合</w:t>
      </w:r>
      <w:r w:rsidRPr="00BD647C">
        <w:t>度计算的是事件日志中有多少事件轨迹可以由模型所表达。</w:t>
      </w:r>
    </w:p>
    <w:p w14:paraId="484D4F98" w14:textId="69CAF44F" w:rsidR="00DF392A" w:rsidRPr="00BD647C" w:rsidRDefault="00DF392A" w:rsidP="002B00E2">
      <w:pPr>
        <w:pStyle w:val="ab"/>
        <w:spacing w:beforeLines="0" w:before="0" w:afterLines="0" w:after="0" w:line="400" w:lineRule="exact"/>
      </w:pPr>
      <w:r w:rsidRPr="00BD647C">
        <w:lastRenderedPageBreak/>
        <w:t>算法的第三步是通过选择运算</w:t>
      </w:r>
      <w:r w:rsidR="00E60A3E">
        <w:rPr>
          <w:rFonts w:hint="eastAsia"/>
        </w:rPr>
        <w:t>、</w:t>
      </w:r>
      <w:r w:rsidRPr="00BD647C">
        <w:t>交叉运算和变异运算生成下一代</w:t>
      </w:r>
      <w:r>
        <w:rPr>
          <w:rFonts w:hint="eastAsia"/>
        </w:rPr>
        <w:t>种群</w:t>
      </w:r>
      <w:r w:rsidRPr="00BD647C">
        <w:t>。选择运算指在个体评价中，选择</w:t>
      </w:r>
      <w:r w:rsidR="00E60A3E">
        <w:rPr>
          <w:rFonts w:hint="eastAsia"/>
        </w:rPr>
        <w:t>拟合</w:t>
      </w:r>
      <w:r w:rsidRPr="00BD647C">
        <w:t>度较高的部分过程模型直接保留到下一代。交叉运算是指将两个或两个以上的过程模型进行重新组合，组成一个新的模型。变异运算是指在过程模型内部修改，生成新的模型。</w:t>
      </w:r>
    </w:p>
    <w:p w14:paraId="58F358DA" w14:textId="350DF951" w:rsidR="00DF392A" w:rsidRPr="00BD647C" w:rsidRDefault="00DF392A" w:rsidP="002B00E2">
      <w:pPr>
        <w:pStyle w:val="ab"/>
        <w:spacing w:beforeLines="0" w:before="0" w:afterLines="0" w:after="0" w:line="400" w:lineRule="exact"/>
      </w:pPr>
      <w:r w:rsidRPr="00BD647C">
        <w:t>在获得了下一代的</w:t>
      </w:r>
      <w:r>
        <w:rPr>
          <w:rFonts w:hint="eastAsia"/>
        </w:rPr>
        <w:t>种群</w:t>
      </w:r>
      <w:r w:rsidRPr="00BD647C">
        <w:t>后算法重复第二步和第三步，计算每一代</w:t>
      </w:r>
      <w:r>
        <w:rPr>
          <w:rFonts w:hint="eastAsia"/>
        </w:rPr>
        <w:t>种</w:t>
      </w:r>
      <w:r w:rsidR="00EE0E86">
        <w:rPr>
          <w:rFonts w:hint="eastAsia"/>
        </w:rPr>
        <w:t>群</w:t>
      </w:r>
      <w:r w:rsidR="00EE0E86" w:rsidRPr="00BD647C">
        <w:t>的</w:t>
      </w:r>
      <w:r w:rsidR="00EE0E86">
        <w:rPr>
          <w:rFonts w:hint="eastAsia"/>
        </w:rPr>
        <w:t>拟合</w:t>
      </w:r>
      <w:r w:rsidR="00EE0E86" w:rsidRPr="00BD647C">
        <w:t>度</w:t>
      </w:r>
      <w:r w:rsidRPr="00BD647C">
        <w:t>，直到找到</w:t>
      </w:r>
      <w:r w:rsidR="00EE0E86">
        <w:rPr>
          <w:rFonts w:hint="eastAsia"/>
        </w:rPr>
        <w:t>拟合</w:t>
      </w:r>
      <w:r w:rsidRPr="00BD647C">
        <w:t>度最大的过程模型后停止算法，并将</w:t>
      </w:r>
      <w:r w:rsidR="00EE0E86">
        <w:rPr>
          <w:rFonts w:hint="eastAsia"/>
        </w:rPr>
        <w:t>拟合</w:t>
      </w:r>
      <w:r w:rsidRPr="00BD647C">
        <w:t>度最大的模型作为结果输出。</w:t>
      </w:r>
    </w:p>
    <w:p w14:paraId="0AA48CD9" w14:textId="257E28A2" w:rsidR="00DF392A" w:rsidRPr="00BD647C" w:rsidRDefault="00DF392A" w:rsidP="002B00E2">
      <w:pPr>
        <w:pStyle w:val="ab"/>
        <w:spacing w:beforeLines="0" w:before="0" w:afterLines="0" w:after="0" w:line="400" w:lineRule="exact"/>
      </w:pPr>
      <w:r w:rsidRPr="00BD647C">
        <w:t>算法通过进行全局搜索可以获得最优的过程模型。但是考虑到效率问题，</w:t>
      </w:r>
      <w:r w:rsidR="009A1D4A" w:rsidRPr="00BD647C">
        <w:t>有时算法并不会以找到</w:t>
      </w:r>
      <w:r w:rsidR="009A1D4A">
        <w:rPr>
          <w:rFonts w:hint="eastAsia"/>
        </w:rPr>
        <w:t>拟合</w:t>
      </w:r>
      <w:r w:rsidR="009A1D4A" w:rsidRPr="00BD647C">
        <w:t>度</w:t>
      </w:r>
      <w:r w:rsidRPr="00BD647C">
        <w:t>最大的模型的方式结束。一种结束算法的方法是在生成给定个数的过程模型后结束，并在生成的所有模型中挑选最适合的模型。另一种结束算法的方法是在满足连续若干代</w:t>
      </w:r>
      <w:r>
        <w:rPr>
          <w:rFonts w:hint="eastAsia"/>
        </w:rPr>
        <w:t>种群</w:t>
      </w:r>
      <w:r w:rsidRPr="00BD647C">
        <w:t>的最大</w:t>
      </w:r>
      <w:r w:rsidR="009A1D4A">
        <w:rPr>
          <w:rFonts w:hint="eastAsia"/>
        </w:rPr>
        <w:t>拟合</w:t>
      </w:r>
      <w:r w:rsidRPr="00BD647C">
        <w:t>度呈下降趋势后结束算法。</w:t>
      </w:r>
    </w:p>
    <w:p w14:paraId="65BC18A7" w14:textId="77777777" w:rsidR="00DF392A" w:rsidRPr="00DF392A" w:rsidRDefault="00DF392A" w:rsidP="004408D0">
      <w:pPr>
        <w:rPr>
          <w:rFonts w:ascii="Times New Roman" w:hAnsi="Times New Roman" w:cs="Times New Roman"/>
          <w:b/>
          <w:sz w:val="24"/>
          <w:szCs w:val="24"/>
        </w:rPr>
      </w:pPr>
    </w:p>
    <w:p w14:paraId="7C0AA4DE" w14:textId="77777777" w:rsidR="002F3951" w:rsidRDefault="002136B0" w:rsidP="004408D0">
      <w:pPr>
        <w:rPr>
          <w:rFonts w:ascii="Times New Roman" w:hAnsi="Times New Roman" w:cs="Times New Roman"/>
          <w:b/>
          <w:sz w:val="24"/>
          <w:szCs w:val="24"/>
        </w:rPr>
      </w:pPr>
      <w:r>
        <w:rPr>
          <w:rFonts w:ascii="Times New Roman" w:hAnsi="Times New Roman" w:cs="Times New Roman"/>
          <w:b/>
          <w:sz w:val="24"/>
          <w:szCs w:val="24"/>
        </w:rPr>
        <w:t>H</w:t>
      </w:r>
      <w:r w:rsidR="004408D0" w:rsidRPr="00014419">
        <w:rPr>
          <w:rFonts w:ascii="Times New Roman" w:hAnsi="Times New Roman" w:cs="Times New Roman"/>
          <w:b/>
          <w:sz w:val="24"/>
          <w:szCs w:val="24"/>
        </w:rPr>
        <w:t xml:space="preserve">euristic </w:t>
      </w:r>
      <w:r>
        <w:rPr>
          <w:rFonts w:ascii="Times New Roman" w:hAnsi="Times New Roman" w:cs="Times New Roman"/>
          <w:b/>
          <w:sz w:val="24"/>
          <w:szCs w:val="24"/>
        </w:rPr>
        <w:t>算法</w:t>
      </w:r>
    </w:p>
    <w:p w14:paraId="3F63CF8F" w14:textId="77777777" w:rsidR="00B13CBA" w:rsidRDefault="00B13CBA" w:rsidP="004408D0">
      <w:pPr>
        <w:rPr>
          <w:rFonts w:ascii="Times New Roman" w:hAnsi="Times New Roman" w:cs="Times New Roman"/>
          <w:b/>
          <w:sz w:val="24"/>
          <w:szCs w:val="24"/>
        </w:rPr>
      </w:pPr>
    </w:p>
    <w:p w14:paraId="731E84FA" w14:textId="304D9C6A" w:rsidR="00B13CBA" w:rsidRPr="002B00E2" w:rsidRDefault="00B13CBA" w:rsidP="002B00E2">
      <w:pPr>
        <w:pStyle w:val="ab"/>
        <w:spacing w:beforeLines="0" w:before="0" w:afterLines="0" w:after="0" w:line="400" w:lineRule="exact"/>
      </w:pPr>
      <w:r w:rsidRPr="00FA4554">
        <w:rPr>
          <w:rFonts w:ascii="Times New Roman" w:hAnsi="Times New Roman" w:cs="Times New Roman"/>
        </w:rPr>
        <w:t>Heuristics</w:t>
      </w:r>
      <w:r w:rsidRPr="002B00E2">
        <w:t>算法</w:t>
      </w:r>
      <w:r w:rsidR="001646E9" w:rsidRPr="002B00E2">
        <w:rPr>
          <w:vertAlign w:val="superscript"/>
        </w:rPr>
        <w:fldChar w:fldCharType="begin"/>
      </w:r>
      <w:r w:rsidR="001646E9" w:rsidRPr="002B00E2">
        <w:rPr>
          <w:vertAlign w:val="superscript"/>
        </w:rPr>
        <w:instrText xml:space="preserve"> REF _Ref415862826 \r \h  \* MERGEFORMAT </w:instrText>
      </w:r>
      <w:r w:rsidR="001646E9" w:rsidRPr="002B00E2">
        <w:rPr>
          <w:vertAlign w:val="superscript"/>
        </w:rPr>
      </w:r>
      <w:r w:rsidR="001646E9" w:rsidRPr="002B00E2">
        <w:rPr>
          <w:vertAlign w:val="superscript"/>
        </w:rPr>
        <w:fldChar w:fldCharType="separate"/>
      </w:r>
      <w:r w:rsidR="001646E9" w:rsidRPr="002B00E2">
        <w:rPr>
          <w:vertAlign w:val="superscript"/>
        </w:rPr>
        <w:t>[23]</w:t>
      </w:r>
      <w:r w:rsidR="001646E9" w:rsidRPr="002B00E2">
        <w:rPr>
          <w:vertAlign w:val="superscript"/>
        </w:rPr>
        <w:fldChar w:fldCharType="end"/>
      </w:r>
      <w:r w:rsidRPr="002B00E2">
        <w:t>挖掘得到的过程模型以</w:t>
      </w:r>
      <w:r w:rsidRPr="00FA4554">
        <w:rPr>
          <w:rFonts w:ascii="Times New Roman" w:hAnsi="Times New Roman" w:cs="Times New Roman"/>
        </w:rPr>
        <w:t>Casual</w:t>
      </w:r>
      <w:r w:rsidRPr="002B00E2">
        <w:t xml:space="preserve"> </w:t>
      </w:r>
      <w:r w:rsidRPr="00FA4554">
        <w:rPr>
          <w:rFonts w:ascii="Times New Roman" w:hAnsi="Times New Roman" w:cs="Times New Roman"/>
        </w:rPr>
        <w:t>Net</w:t>
      </w:r>
      <w:r w:rsidRPr="002B00E2">
        <w:rPr>
          <w:rFonts w:hint="eastAsia"/>
          <w:vertAlign w:val="superscript"/>
        </w:rPr>
        <w:t>[</w:t>
      </w:r>
      <w:r w:rsidRPr="002B00E2">
        <w:rPr>
          <w:vertAlign w:val="superscript"/>
        </w:rPr>
        <w:t>27</w:t>
      </w:r>
      <w:r w:rsidRPr="002B00E2">
        <w:rPr>
          <w:rFonts w:hint="eastAsia"/>
          <w:vertAlign w:val="superscript"/>
        </w:rPr>
        <w:t>]</w:t>
      </w:r>
      <w:r w:rsidRPr="002B00E2">
        <w:t>的形式保存，</w:t>
      </w:r>
      <w:r w:rsidRPr="00FA4554">
        <w:rPr>
          <w:rFonts w:ascii="Times New Roman" w:hAnsi="Times New Roman" w:cs="Times New Roman"/>
        </w:rPr>
        <w:t>Casual</w:t>
      </w:r>
      <w:r w:rsidRPr="002B00E2">
        <w:t xml:space="preserve"> </w:t>
      </w:r>
      <w:r w:rsidRPr="00FA4554">
        <w:rPr>
          <w:rFonts w:ascii="Times New Roman" w:hAnsi="Times New Roman" w:cs="Times New Roman"/>
        </w:rPr>
        <w:t>Net</w:t>
      </w:r>
      <w:r w:rsidRPr="002B00E2">
        <w:t>可以通过一定的规则转换成为</w:t>
      </w:r>
      <w:r w:rsidRPr="00FA4554">
        <w:rPr>
          <w:rFonts w:ascii="Times New Roman" w:hAnsi="Times New Roman" w:cs="Times New Roman"/>
        </w:rPr>
        <w:t>Petri</w:t>
      </w:r>
      <w:r w:rsidRPr="002B00E2">
        <w:t>网。</w:t>
      </w:r>
      <w:r w:rsidRPr="00FA4554">
        <w:rPr>
          <w:rFonts w:ascii="Times New Roman" w:hAnsi="Times New Roman" w:cs="Times New Roman"/>
        </w:rPr>
        <w:t>Heuristics</w:t>
      </w:r>
      <w:r w:rsidRPr="002B00E2">
        <w:t xml:space="preserve"> 算法计算过程中考虑了事件日志中每一个事件轨迹的频率，这样在一定程度上可以排除日志中噪声对挖掘结果的影响。</w:t>
      </w:r>
      <w:r w:rsidRPr="00FA4554">
        <w:rPr>
          <w:rFonts w:ascii="Times New Roman" w:hAnsi="Times New Roman" w:cs="Times New Roman"/>
        </w:rPr>
        <w:t>Heuristics</w:t>
      </w:r>
      <w:r w:rsidRPr="002B00E2">
        <w:t>算法流程主要分为两个步骤。</w:t>
      </w:r>
    </w:p>
    <w:p w14:paraId="74E05777" w14:textId="2086E2F4" w:rsidR="00B13CBA" w:rsidRPr="002B00E2" w:rsidRDefault="00B13CBA" w:rsidP="002B00E2">
      <w:pPr>
        <w:pStyle w:val="ab"/>
        <w:spacing w:beforeLines="0" w:before="0" w:afterLines="0" w:after="0" w:line="400" w:lineRule="exact"/>
      </w:pPr>
      <w:r w:rsidRPr="002B00E2">
        <w:t>第一步，</w:t>
      </w:r>
      <w:r w:rsidRPr="00FA4554">
        <w:rPr>
          <w:rFonts w:ascii="Times New Roman" w:hAnsi="Times New Roman" w:cs="Times New Roman"/>
        </w:rPr>
        <w:t>Heuristics</w:t>
      </w:r>
      <w:r w:rsidRPr="002B00E2">
        <w:t>算法将</w:t>
      </w:r>
      <w:r w:rsidR="00362955">
        <w:rPr>
          <w:rFonts w:hint="eastAsia"/>
        </w:rPr>
        <w:t>事件</w:t>
      </w:r>
      <w:r w:rsidRPr="002B00E2">
        <w:t>日志转换为中间结构</w:t>
      </w:r>
      <w:r w:rsidRPr="00FA4554">
        <w:rPr>
          <w:rFonts w:ascii="Times New Roman" w:hAnsi="Times New Roman" w:cs="Times New Roman"/>
        </w:rPr>
        <w:t>Dependency</w:t>
      </w:r>
      <w:r w:rsidRPr="002B00E2">
        <w:t xml:space="preserve"> </w:t>
      </w:r>
      <w:r w:rsidRPr="00FA4554">
        <w:rPr>
          <w:rFonts w:ascii="Times New Roman" w:hAnsi="Times New Roman" w:cs="Times New Roman"/>
        </w:rPr>
        <w:t>Graph</w:t>
      </w:r>
      <w:r w:rsidR="00362955">
        <w:rPr>
          <w:rFonts w:hint="eastAsia"/>
        </w:rPr>
        <w:t>（即依赖图）</w:t>
      </w:r>
      <w:r w:rsidRPr="002B00E2">
        <w:t>。</w:t>
      </w:r>
      <w:r w:rsidR="00362955">
        <w:rPr>
          <w:rFonts w:hint="eastAsia"/>
        </w:rPr>
        <w:t>依赖图</w:t>
      </w:r>
      <w:r w:rsidRPr="002B00E2">
        <w:t>是一种图的数据结构，直接反映了</w:t>
      </w:r>
      <w:r w:rsidRPr="002B00E2">
        <w:rPr>
          <w:rFonts w:hint="eastAsia"/>
        </w:rPr>
        <w:t>事件</w:t>
      </w:r>
      <w:r w:rsidRPr="002B00E2">
        <w:t>日志中活动间的拓扑结构。即图中的点是</w:t>
      </w:r>
      <w:r w:rsidR="00362955">
        <w:rPr>
          <w:rFonts w:hint="eastAsia"/>
        </w:rPr>
        <w:t>事件</w:t>
      </w:r>
      <w:r w:rsidRPr="002B00E2">
        <w:t>日志中的活动，图中的边代表日志中活动间的顺联关系。通过如下的两个标准，</w:t>
      </w:r>
      <w:r w:rsidRPr="00FA4554">
        <w:rPr>
          <w:rFonts w:ascii="Times New Roman" w:hAnsi="Times New Roman" w:cs="Times New Roman"/>
        </w:rPr>
        <w:t>Heuristics</w:t>
      </w:r>
      <w:r w:rsidRPr="002B00E2">
        <w:t>算法在依赖图中剔除部分的边，对于</w:t>
      </w:r>
      <w:r w:rsidRPr="002B00E2">
        <w:rPr>
          <w:rFonts w:hint="eastAsia"/>
        </w:rPr>
        <w:t>事件</w:t>
      </w:r>
      <w:r w:rsidRPr="002B00E2">
        <w:t>日志进行降噪：</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
        <w:gridCol w:w="6469"/>
        <w:gridCol w:w="1179"/>
      </w:tblGrid>
      <w:tr w:rsidR="00B13CBA" w:rsidRPr="002B00E2" w14:paraId="7D3E8F95" w14:textId="77777777" w:rsidTr="007E557C">
        <w:tc>
          <w:tcPr>
            <w:tcW w:w="658" w:type="dxa"/>
            <w:vAlign w:val="center"/>
          </w:tcPr>
          <w:p w14:paraId="5D8858C1" w14:textId="77777777" w:rsidR="00B13CBA" w:rsidRPr="002B00E2" w:rsidRDefault="00B13CBA" w:rsidP="007E557C">
            <w:pPr>
              <w:pStyle w:val="ab"/>
              <w:spacing w:before="120" w:after="120"/>
            </w:pPr>
          </w:p>
        </w:tc>
        <w:tc>
          <w:tcPr>
            <w:tcW w:w="6469" w:type="dxa"/>
            <w:vAlign w:val="center"/>
          </w:tcPr>
          <w:p w14:paraId="52C1CCF0" w14:textId="77777777" w:rsidR="00B13CBA" w:rsidRPr="002B00E2" w:rsidRDefault="004C4916" w:rsidP="007E557C">
            <w:pPr>
              <w:pStyle w:val="ab"/>
              <w:spacing w:before="120" w:after="120"/>
              <w:jc w:val="left"/>
            </w:pPr>
            <m:oMathPara>
              <m:oMath>
                <m:d>
                  <m:dPr>
                    <m:begChr m:val="|"/>
                    <m:endChr m:val="|"/>
                    <m:ctrlPr>
                      <w:rPr>
                        <w:rFonts w:ascii="Cambria Math" w:hAnsi="Cambria Math"/>
                      </w:rPr>
                    </m:ctrlPr>
                  </m:dPr>
                  <m:e>
                    <m:r>
                      <m:rPr>
                        <m:sty m:val="p"/>
                      </m:rPr>
                      <w:rPr>
                        <w:rFonts w:ascii="Cambria Math" w:hAnsi="Cambria Math"/>
                      </w:rPr>
                      <m:t>a</m:t>
                    </m:r>
                    <m:sSub>
                      <m:sSubPr>
                        <m:ctrlPr>
                          <w:rPr>
                            <w:rFonts w:ascii="Cambria Math" w:hAnsi="Cambria Math"/>
                          </w:rPr>
                        </m:ctrlPr>
                      </m:sSubPr>
                      <m:e>
                        <m:r>
                          <m:rPr>
                            <m:sty m:val="p"/>
                          </m:rPr>
                          <w:rPr>
                            <w:rFonts w:ascii="Cambria Math" w:hAnsi="Cambria Math"/>
                          </w:rPr>
                          <m:t>&gt;</m:t>
                        </m:r>
                      </m:e>
                      <m:sub>
                        <m:r>
                          <m:rPr>
                            <m:sty m:val="p"/>
                          </m:rPr>
                          <w:rPr>
                            <w:rFonts w:ascii="Cambria Math" w:hAnsi="Cambria Math"/>
                          </w:rPr>
                          <m:t>L</m:t>
                        </m:r>
                      </m:sub>
                    </m:sSub>
                    <m:r>
                      <m:rPr>
                        <m:sty m:val="p"/>
                      </m:rPr>
                      <w:rPr>
                        <w:rFonts w:ascii="Cambria Math" w:hAnsi="Cambria Math"/>
                      </w:rPr>
                      <m:t>b</m:t>
                    </m:r>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σ∈L</m:t>
                    </m:r>
                  </m:sub>
                  <m:sup/>
                  <m:e>
                    <m:r>
                      <m:rPr>
                        <m:sty m:val="p"/>
                      </m:rPr>
                      <w:rPr>
                        <w:rFonts w:ascii="Cambria Math" w:hAnsi="Cambria Math"/>
                      </w:rPr>
                      <m:t>L(σ)×|{1≤i&lt;|σ||σ</m:t>
                    </m:r>
                    <m:d>
                      <m:dPr>
                        <m:ctrlPr>
                          <w:rPr>
                            <w:rFonts w:ascii="Cambria Math" w:hAnsi="Cambria Math"/>
                          </w:rPr>
                        </m:ctrlPr>
                      </m:dPr>
                      <m:e>
                        <m:r>
                          <m:rPr>
                            <m:sty m:val="p"/>
                          </m:rPr>
                          <w:rPr>
                            <w:rFonts w:ascii="Cambria Math" w:hAnsi="Cambria Math"/>
                          </w:rPr>
                          <m:t>i</m:t>
                        </m:r>
                      </m:e>
                    </m:d>
                    <m:r>
                      <m:rPr>
                        <m:sty m:val="p"/>
                      </m:rPr>
                      <w:rPr>
                        <w:rFonts w:ascii="Cambria Math" w:hAnsi="Cambria Math"/>
                      </w:rPr>
                      <m:t>=a⋀σ</m:t>
                    </m:r>
                    <m:d>
                      <m:dPr>
                        <m:ctrlPr>
                          <w:rPr>
                            <w:rFonts w:ascii="Cambria Math" w:hAnsi="Cambria Math"/>
                          </w:rPr>
                        </m:ctrlPr>
                      </m:dPr>
                      <m:e>
                        <m:r>
                          <m:rPr>
                            <m:sty m:val="p"/>
                          </m:rPr>
                          <w:rPr>
                            <w:rFonts w:ascii="Cambria Math" w:hAnsi="Cambria Math"/>
                          </w:rPr>
                          <m:t>i+1</m:t>
                        </m:r>
                      </m:e>
                    </m:d>
                    <m:r>
                      <m:rPr>
                        <m:sty m:val="p"/>
                      </m:rPr>
                      <w:rPr>
                        <w:rFonts w:ascii="Cambria Math" w:hAnsi="Cambria Math"/>
                      </w:rPr>
                      <m:t>=b}|</m:t>
                    </m:r>
                  </m:e>
                </m:nary>
              </m:oMath>
            </m:oMathPara>
          </w:p>
        </w:tc>
        <w:tc>
          <w:tcPr>
            <w:tcW w:w="1179" w:type="dxa"/>
            <w:vAlign w:val="center"/>
          </w:tcPr>
          <w:p w14:paraId="6FDFF172" w14:textId="77777777" w:rsidR="00B13CBA" w:rsidRPr="002B00E2" w:rsidRDefault="00B13CBA" w:rsidP="007E557C">
            <w:pPr>
              <w:pStyle w:val="ab"/>
              <w:spacing w:before="120" w:after="120"/>
            </w:pPr>
            <w:r w:rsidRPr="002B00E2">
              <w:rPr>
                <w:rFonts w:hint="eastAsia"/>
              </w:rPr>
              <w:t>2</w:t>
            </w:r>
            <w:r w:rsidRPr="002B00E2">
              <w:t>-2</w:t>
            </w:r>
          </w:p>
        </w:tc>
      </w:tr>
      <w:tr w:rsidR="00B13CBA" w:rsidRPr="002B00E2" w14:paraId="64A1AE0E" w14:textId="77777777" w:rsidTr="007E557C">
        <w:tc>
          <w:tcPr>
            <w:tcW w:w="658" w:type="dxa"/>
            <w:vAlign w:val="center"/>
          </w:tcPr>
          <w:p w14:paraId="641739FE" w14:textId="77777777" w:rsidR="00B13CBA" w:rsidRPr="002B00E2" w:rsidRDefault="00B13CBA" w:rsidP="007E557C">
            <w:pPr>
              <w:pStyle w:val="ab"/>
              <w:spacing w:before="120" w:after="120"/>
            </w:pPr>
          </w:p>
        </w:tc>
        <w:tc>
          <w:tcPr>
            <w:tcW w:w="6469" w:type="dxa"/>
            <w:vAlign w:val="center"/>
          </w:tcPr>
          <w:p w14:paraId="6A18B0A5" w14:textId="57EFA60B" w:rsidR="00B13CBA" w:rsidRPr="002B00E2" w:rsidRDefault="00B13CBA" w:rsidP="007E557C">
            <w:pPr>
              <w:pStyle w:val="ab"/>
              <w:spacing w:before="120" w:after="120"/>
            </w:pPr>
            <w:r w:rsidRPr="002B00E2">
              <w:t>|</w:t>
            </w:r>
            <m:oMath>
              <m:r>
                <m:rPr>
                  <m:sty m:val="p"/>
                </m:rPr>
                <w:rPr>
                  <w:rFonts w:ascii="Cambria Math" w:hAnsi="Cambria Math"/>
                </w:rPr>
                <m:t>a</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L</m:t>
                  </m:r>
                </m:sub>
              </m:sSub>
              <m:r>
                <m:rPr>
                  <m:sty m:val="p"/>
                </m:rPr>
                <w:rPr>
                  <w:rFonts w:ascii="Cambria Math" w:hAnsi="Cambria Math"/>
                </w:rPr>
                <m:t>b|=</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m:rPr>
                              <m:sty m:val="p"/>
                            </m:rPr>
                            <w:rPr>
                              <w:rFonts w:ascii="Cambria Math" w:hAnsi="Cambria Math"/>
                            </w:rPr>
                            <m:t>|a</m:t>
                          </m:r>
                          <m:sSub>
                            <m:sSubPr>
                              <m:ctrlPr>
                                <w:rPr>
                                  <w:rFonts w:ascii="Cambria Math" w:hAnsi="Cambria Math"/>
                                </w:rPr>
                              </m:ctrlPr>
                            </m:sSubPr>
                            <m:e>
                              <m:r>
                                <m:rPr>
                                  <m:sty m:val="p"/>
                                </m:rPr>
                                <w:rPr>
                                  <w:rFonts w:ascii="Cambria Math" w:hAnsi="Cambria Math"/>
                                </w:rPr>
                                <m:t>&gt;</m:t>
                              </m:r>
                            </m:e>
                            <m:sub>
                              <m:r>
                                <m:rPr>
                                  <m:sty m:val="p"/>
                                </m:rPr>
                                <w:rPr>
                                  <w:rFonts w:ascii="Cambria Math" w:hAnsi="Cambria Math"/>
                                </w:rPr>
                                <m:t>L</m:t>
                              </m:r>
                            </m:sub>
                          </m:sSub>
                          <m:r>
                            <m:rPr>
                              <m:sty m:val="p"/>
                            </m:rPr>
                            <w:rPr>
                              <w:rFonts w:ascii="Cambria Math" w:hAnsi="Cambria Math"/>
                            </w:rPr>
                            <m:t>b|-|b</m:t>
                          </m:r>
                          <m:sSub>
                            <m:sSubPr>
                              <m:ctrlPr>
                                <w:rPr>
                                  <w:rFonts w:ascii="Cambria Math" w:hAnsi="Cambria Math"/>
                                </w:rPr>
                              </m:ctrlPr>
                            </m:sSubPr>
                            <m:e>
                              <m:r>
                                <m:rPr>
                                  <m:sty m:val="p"/>
                                </m:rPr>
                                <w:rPr>
                                  <w:rFonts w:ascii="Cambria Math" w:hAnsi="Cambria Math"/>
                                </w:rPr>
                                <m:t>&gt;</m:t>
                              </m:r>
                            </m:e>
                            <m:sub>
                              <m:r>
                                <m:rPr>
                                  <m:sty m:val="p"/>
                                </m:rPr>
                                <w:rPr>
                                  <w:rFonts w:ascii="Cambria Math" w:hAnsi="Cambria Math"/>
                                </w:rPr>
                                <m:t>L</m:t>
                              </m:r>
                            </m:sub>
                          </m:sSub>
                          <m:r>
                            <m:rPr>
                              <m:sty m:val="p"/>
                            </m:rPr>
                            <w:rPr>
                              <w:rFonts w:ascii="Cambria Math" w:hAnsi="Cambria Math"/>
                            </w:rPr>
                            <m:t>a|</m:t>
                          </m:r>
                        </m:num>
                        <m:den>
                          <m:r>
                            <m:rPr>
                              <m:sty m:val="p"/>
                            </m:rPr>
                            <w:rPr>
                              <w:rFonts w:ascii="Cambria Math" w:hAnsi="Cambria Math"/>
                            </w:rPr>
                            <m:t>|a</m:t>
                          </m:r>
                          <m:sSub>
                            <m:sSubPr>
                              <m:ctrlPr>
                                <w:rPr>
                                  <w:rFonts w:ascii="Cambria Math" w:hAnsi="Cambria Math"/>
                                </w:rPr>
                              </m:ctrlPr>
                            </m:sSubPr>
                            <m:e>
                              <m:r>
                                <m:rPr>
                                  <m:sty m:val="p"/>
                                </m:rPr>
                                <w:rPr>
                                  <w:rFonts w:ascii="Cambria Math" w:hAnsi="Cambria Math"/>
                                </w:rPr>
                                <m:t>&gt;</m:t>
                              </m:r>
                            </m:e>
                            <m:sub>
                              <m:r>
                                <m:rPr>
                                  <m:sty m:val="p"/>
                                </m:rPr>
                                <w:rPr>
                                  <w:rFonts w:ascii="Cambria Math" w:hAnsi="Cambria Math"/>
                                </w:rPr>
                                <m:t>L</m:t>
                              </m:r>
                            </m:sub>
                          </m:sSub>
                          <m:r>
                            <m:rPr>
                              <m:sty m:val="p"/>
                            </m:rPr>
                            <w:rPr>
                              <w:rFonts w:ascii="Cambria Math" w:hAnsi="Cambria Math"/>
                            </w:rPr>
                            <m:t>b|+|b</m:t>
                          </m:r>
                          <m:sSub>
                            <m:sSubPr>
                              <m:ctrlPr>
                                <w:rPr>
                                  <w:rFonts w:ascii="Cambria Math" w:hAnsi="Cambria Math"/>
                                </w:rPr>
                              </m:ctrlPr>
                            </m:sSubPr>
                            <m:e>
                              <m:r>
                                <m:rPr>
                                  <m:sty m:val="p"/>
                                </m:rPr>
                                <w:rPr>
                                  <w:rFonts w:ascii="Cambria Math" w:hAnsi="Cambria Math"/>
                                </w:rPr>
                                <m:t>&gt;</m:t>
                              </m:r>
                            </m:e>
                            <m:sub>
                              <m:r>
                                <m:rPr>
                                  <m:sty m:val="p"/>
                                </m:rPr>
                                <w:rPr>
                                  <w:rFonts w:ascii="Cambria Math" w:hAnsi="Cambria Math"/>
                                </w:rPr>
                                <m:t>L</m:t>
                              </m:r>
                            </m:sub>
                          </m:sSub>
                          <m:r>
                            <m:rPr>
                              <m:sty m:val="p"/>
                            </m:rPr>
                            <w:rPr>
                              <w:rFonts w:ascii="Cambria Math" w:hAnsi="Cambria Math"/>
                            </w:rPr>
                            <m:t>a|+1</m:t>
                          </m:r>
                        </m:den>
                      </m:f>
                      <m:r>
                        <m:rPr>
                          <m:sty m:val="p"/>
                        </m:rPr>
                        <w:rPr>
                          <w:rFonts w:ascii="Cambria Math" w:hAnsi="Cambria Math"/>
                        </w:rPr>
                        <m:t>if a≠b</m:t>
                      </m:r>
                    </m:e>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a&gt;</m:t>
                              </m:r>
                            </m:e>
                            <m:sub>
                              <m:r>
                                <m:rPr>
                                  <m:sty m:val="p"/>
                                </m:rPr>
                                <w:rPr>
                                  <w:rFonts w:ascii="Cambria Math" w:hAnsi="Cambria Math"/>
                                </w:rPr>
                                <m:t>L</m:t>
                              </m:r>
                            </m:sub>
                          </m:sSub>
                          <m:r>
                            <m:rPr>
                              <m:sty m:val="p"/>
                            </m:rPr>
                            <w:rPr>
                              <w:rFonts w:ascii="Cambria Math" w:hAnsi="Cambria Math"/>
                            </w:rPr>
                            <m:t>a|</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a&gt;</m:t>
                              </m:r>
                            </m:e>
                            <m:sub>
                              <m:r>
                                <m:rPr>
                                  <m:sty m:val="p"/>
                                </m:rPr>
                                <w:rPr>
                                  <w:rFonts w:ascii="Cambria Math" w:hAnsi="Cambria Math"/>
                                </w:rPr>
                                <m:t>L</m:t>
                              </m:r>
                            </m:sub>
                          </m:sSub>
                          <m:r>
                            <m:rPr>
                              <m:sty m:val="p"/>
                            </m:rPr>
                            <w:rPr>
                              <w:rFonts w:ascii="Cambria Math" w:hAnsi="Cambria Math"/>
                            </w:rPr>
                            <m:t>a|+1</m:t>
                          </m:r>
                        </m:den>
                      </m:f>
                      <m:r>
                        <m:rPr>
                          <m:sty m:val="p"/>
                        </m:rPr>
                        <w:rPr>
                          <w:rFonts w:ascii="Cambria Math" w:hAnsi="Cambria Math"/>
                        </w:rPr>
                        <m:t xml:space="preserve"> if a=b</m:t>
                      </m:r>
                    </m:e>
                  </m:eqArr>
                </m:e>
              </m:d>
            </m:oMath>
          </w:p>
        </w:tc>
        <w:tc>
          <w:tcPr>
            <w:tcW w:w="1179" w:type="dxa"/>
            <w:vAlign w:val="center"/>
          </w:tcPr>
          <w:p w14:paraId="503D8EF2" w14:textId="77777777" w:rsidR="00B13CBA" w:rsidRPr="002B00E2" w:rsidRDefault="00B13CBA" w:rsidP="007E557C">
            <w:pPr>
              <w:pStyle w:val="ab"/>
              <w:spacing w:before="120" w:after="120"/>
            </w:pPr>
            <w:r w:rsidRPr="002B00E2">
              <w:rPr>
                <w:rFonts w:hint="eastAsia"/>
              </w:rPr>
              <w:t>2</w:t>
            </w:r>
            <w:r w:rsidRPr="002B00E2">
              <w:t>-3</w:t>
            </w:r>
          </w:p>
        </w:tc>
      </w:tr>
    </w:tbl>
    <w:p w14:paraId="299F4E9E" w14:textId="1872B5E7" w:rsidR="00B13CBA" w:rsidRPr="002B00E2" w:rsidRDefault="00B13CBA" w:rsidP="002B00E2">
      <w:pPr>
        <w:spacing w:line="400" w:lineRule="exact"/>
        <w:rPr>
          <w:rFonts w:ascii="Times New Roman" w:hAnsi="Times New Roman" w:cs="Times New Roman"/>
          <w:b/>
          <w:sz w:val="24"/>
          <w:szCs w:val="24"/>
        </w:rPr>
      </w:pPr>
      <w:r w:rsidRPr="002B00E2">
        <w:rPr>
          <w:sz w:val="24"/>
          <w:szCs w:val="24"/>
        </w:rPr>
        <w:t>获得</w:t>
      </w:r>
      <w:r w:rsidRPr="002B00E2">
        <w:rPr>
          <w:rFonts w:hint="eastAsia"/>
          <w:sz w:val="24"/>
          <w:szCs w:val="24"/>
        </w:rPr>
        <w:t>事件</w:t>
      </w:r>
      <w:r w:rsidRPr="002B00E2">
        <w:rPr>
          <w:sz w:val="24"/>
          <w:szCs w:val="24"/>
        </w:rPr>
        <w:t>日志对应的依赖图后，</w:t>
      </w:r>
      <w:r w:rsidRPr="00FA4554">
        <w:rPr>
          <w:rFonts w:ascii="Times New Roman" w:hAnsi="Times New Roman" w:cs="Times New Roman"/>
          <w:sz w:val="24"/>
          <w:szCs w:val="24"/>
        </w:rPr>
        <w:t>Heuristics</w:t>
      </w:r>
      <w:r w:rsidRPr="002B00E2">
        <w:rPr>
          <w:sz w:val="24"/>
          <w:szCs w:val="24"/>
        </w:rPr>
        <w:t>算法第二步将依赖图转换为</w:t>
      </w:r>
      <w:r w:rsidRPr="00FA4554">
        <w:rPr>
          <w:rFonts w:ascii="Times New Roman" w:hAnsi="Times New Roman" w:cs="Times New Roman"/>
          <w:sz w:val="24"/>
          <w:szCs w:val="24"/>
        </w:rPr>
        <w:t>Casual</w:t>
      </w:r>
      <w:r w:rsidRPr="002B00E2">
        <w:rPr>
          <w:sz w:val="24"/>
          <w:szCs w:val="24"/>
        </w:rPr>
        <w:t xml:space="preserve"> </w:t>
      </w:r>
      <w:r w:rsidRPr="00FA4554">
        <w:rPr>
          <w:rFonts w:ascii="Times New Roman" w:hAnsi="Times New Roman" w:cs="Times New Roman"/>
          <w:sz w:val="24"/>
          <w:szCs w:val="24"/>
        </w:rPr>
        <w:t>Net</w:t>
      </w:r>
      <w:r w:rsidRPr="002B00E2">
        <w:rPr>
          <w:sz w:val="24"/>
          <w:szCs w:val="24"/>
        </w:rPr>
        <w:t xml:space="preserve">. </w:t>
      </w:r>
      <w:r w:rsidRPr="00FA4554">
        <w:rPr>
          <w:rFonts w:ascii="Times New Roman" w:hAnsi="Times New Roman" w:cs="Times New Roman"/>
          <w:sz w:val="24"/>
          <w:szCs w:val="24"/>
        </w:rPr>
        <w:t>Casual</w:t>
      </w:r>
      <w:r w:rsidRPr="002B00E2">
        <w:rPr>
          <w:sz w:val="24"/>
          <w:szCs w:val="24"/>
        </w:rPr>
        <w:t xml:space="preserve"> </w:t>
      </w:r>
      <w:r w:rsidRPr="00FA4554">
        <w:rPr>
          <w:rFonts w:ascii="Times New Roman" w:hAnsi="Times New Roman" w:cs="Times New Roman"/>
          <w:sz w:val="24"/>
          <w:szCs w:val="24"/>
        </w:rPr>
        <w:t>Net</w:t>
      </w:r>
      <w:r w:rsidRPr="002B00E2">
        <w:rPr>
          <w:sz w:val="24"/>
          <w:szCs w:val="24"/>
        </w:rPr>
        <w:t xml:space="preserve"> </w:t>
      </w:r>
      <w:r w:rsidRPr="002B00E2">
        <w:rPr>
          <w:sz w:val="24"/>
          <w:szCs w:val="24"/>
        </w:rPr>
        <w:t>是一个六元组</w:t>
      </w:r>
      <w:r w:rsidRPr="002B00E2">
        <w:rPr>
          <w:sz w:val="24"/>
          <w:szCs w:val="24"/>
        </w:rPr>
        <w:t>(</w:t>
      </w:r>
      <m:oMath>
        <m:r>
          <m:rPr>
            <m:sty m:val="p"/>
          </m:rPr>
          <w:rPr>
            <w:rFonts w:ascii="Cambria Math" w:hAnsi="Cambria Math"/>
            <w:sz w:val="24"/>
            <w:szCs w:val="24"/>
          </w:rPr>
          <m:t>A,</m:t>
        </m:r>
        <m:sSub>
          <m:sSubPr>
            <m:ctrlPr>
              <w:rPr>
                <w:rFonts w:ascii="Cambria Math" w:hAnsi="Cambria Math"/>
                <w:sz w:val="24"/>
                <w:szCs w:val="24"/>
              </w:rPr>
            </m:ctrlPr>
          </m:sSubPr>
          <m:e>
            <m:r>
              <m:rPr>
                <m:sty m:val="p"/>
              </m:rPr>
              <w:rPr>
                <w:rFonts w:ascii="Cambria Math" w:hAnsi="Cambria Math"/>
                <w:sz w:val="24"/>
                <w:szCs w:val="24"/>
              </w:rPr>
              <m:t>a</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w:rPr>
                <w:rFonts w:ascii="Cambria Math" w:hAnsi="Cambria Math"/>
                <w:sz w:val="24"/>
                <w:szCs w:val="24"/>
              </w:rPr>
              <m:t>o</m:t>
            </m:r>
          </m:sub>
        </m:sSub>
        <m:r>
          <m:rPr>
            <m:sty m:val="p"/>
          </m:rPr>
          <w:rPr>
            <w:rFonts w:ascii="Cambria Math" w:hAnsi="Cambria Math"/>
            <w:sz w:val="24"/>
            <w:szCs w:val="24"/>
          </w:rPr>
          <m:t>,D,I,O)</m:t>
        </m:r>
      </m:oMath>
      <w:r w:rsidRPr="002B00E2">
        <w:rPr>
          <w:sz w:val="24"/>
          <w:szCs w:val="24"/>
        </w:rPr>
        <w:t>。</w:t>
      </w:r>
      <w:r w:rsidRPr="00FA4554">
        <w:rPr>
          <w:sz w:val="24"/>
          <w:szCs w:val="24"/>
        </w:rPr>
        <w:t>其中</w:t>
      </w:r>
      <w:r w:rsidRPr="00FA4554">
        <w:rPr>
          <w:rFonts w:ascii="Times New Roman" w:hAnsi="Times New Roman" w:cs="Times New Roman"/>
          <w:sz w:val="24"/>
          <w:szCs w:val="24"/>
        </w:rPr>
        <w:t>A</w:t>
      </w:r>
      <w:r w:rsidRPr="00FA4554">
        <w:rPr>
          <w:rFonts w:ascii="Times New Roman" w:hAnsi="Times New Roman" w:cs="Times New Roman"/>
          <w:sz w:val="24"/>
          <w:szCs w:val="24"/>
        </w:rPr>
        <w:t>代表</w:t>
      </w:r>
      <w:r w:rsidRPr="002B00E2">
        <w:rPr>
          <w:sz w:val="24"/>
          <w:szCs w:val="24"/>
        </w:rPr>
        <w:t>活动的集合，在事件日志中已经有所定义。</w:t>
      </w:r>
      <m:oMath>
        <m:sSub>
          <m:sSubPr>
            <m:ctrlPr>
              <w:rPr>
                <w:rFonts w:ascii="Cambria Math" w:hAnsi="Cambria Math"/>
                <w:sz w:val="24"/>
                <w:szCs w:val="24"/>
              </w:rPr>
            </m:ctrlPr>
          </m:sSubPr>
          <m:e>
            <m:r>
              <m:rPr>
                <m:sty m:val="p"/>
              </m:rPr>
              <w:rPr>
                <w:rFonts w:ascii="Cambria Math" w:hAnsi="Cambria Math"/>
                <w:sz w:val="24"/>
                <w:szCs w:val="24"/>
              </w:rPr>
              <m:t>a</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w:rPr>
                <w:rFonts w:ascii="Cambria Math" w:hAnsi="Cambria Math"/>
                <w:sz w:val="24"/>
                <w:szCs w:val="24"/>
              </w:rPr>
              <m:t>o</m:t>
            </m:r>
          </m:sub>
        </m:sSub>
      </m:oMath>
      <w:r w:rsidRPr="002B00E2">
        <w:rPr>
          <w:sz w:val="24"/>
          <w:szCs w:val="24"/>
        </w:rPr>
        <w:t>代表模型的初始活动和终结活动，可以通过人为进行设置。</w:t>
      </w:r>
      <w:r w:rsidRPr="00FA4554">
        <w:rPr>
          <w:rFonts w:ascii="Times New Roman" w:hAnsi="Times New Roman" w:cs="Times New Roman"/>
          <w:sz w:val="24"/>
          <w:szCs w:val="24"/>
        </w:rPr>
        <w:t>D</w:t>
      </w:r>
      <w:r w:rsidRPr="002B00E2">
        <w:rPr>
          <w:sz w:val="24"/>
          <w:szCs w:val="24"/>
        </w:rPr>
        <w:t>指活动间的依赖关系，这一部分可以通过算法上一步生成的依赖图直接获得。</w:t>
      </w:r>
      <w:r w:rsidRPr="00FA4554">
        <w:rPr>
          <w:rFonts w:ascii="Times New Roman" w:hAnsi="Times New Roman" w:cs="Times New Roman"/>
          <w:sz w:val="24"/>
          <w:szCs w:val="24"/>
        </w:rPr>
        <w:t>I</w:t>
      </w:r>
      <w:r w:rsidRPr="002B00E2">
        <w:rPr>
          <w:sz w:val="24"/>
          <w:szCs w:val="24"/>
        </w:rPr>
        <w:t>和</w:t>
      </w:r>
      <w:r w:rsidRPr="00FA4554">
        <w:rPr>
          <w:rFonts w:ascii="Times New Roman" w:hAnsi="Times New Roman" w:cs="Times New Roman"/>
          <w:sz w:val="24"/>
          <w:szCs w:val="24"/>
        </w:rPr>
        <w:t>O</w:t>
      </w:r>
      <w:r w:rsidRPr="002B00E2">
        <w:rPr>
          <w:sz w:val="24"/>
          <w:szCs w:val="24"/>
        </w:rPr>
        <w:t>分别指每个</w:t>
      </w:r>
      <w:r w:rsidRPr="002B00E2">
        <w:rPr>
          <w:rFonts w:hint="eastAsia"/>
          <w:sz w:val="24"/>
          <w:szCs w:val="24"/>
        </w:rPr>
        <w:t>活动</w:t>
      </w:r>
      <w:r w:rsidR="00192282" w:rsidRPr="002B00E2">
        <w:rPr>
          <w:sz w:val="24"/>
          <w:szCs w:val="24"/>
        </w:rPr>
        <w:t>的前驱活动集合和后继活动</w:t>
      </w:r>
      <w:r w:rsidR="00192282">
        <w:rPr>
          <w:rFonts w:hint="eastAsia"/>
          <w:sz w:val="24"/>
          <w:szCs w:val="24"/>
        </w:rPr>
        <w:t>集合</w:t>
      </w:r>
      <w:r w:rsidRPr="002B00E2">
        <w:rPr>
          <w:sz w:val="24"/>
          <w:szCs w:val="24"/>
        </w:rPr>
        <w:t>。根据</w:t>
      </w:r>
      <w:r w:rsidRPr="00FA4554">
        <w:rPr>
          <w:rFonts w:ascii="Times New Roman" w:hAnsi="Times New Roman" w:cs="Times New Roman"/>
          <w:sz w:val="24"/>
          <w:szCs w:val="24"/>
        </w:rPr>
        <w:t>Casual Net</w:t>
      </w:r>
      <w:r w:rsidRPr="002B00E2">
        <w:rPr>
          <w:sz w:val="24"/>
          <w:szCs w:val="24"/>
        </w:rPr>
        <w:t>的定义，我们发现组成</w:t>
      </w:r>
      <w:r w:rsidRPr="00FA4554">
        <w:rPr>
          <w:rFonts w:ascii="Times New Roman" w:hAnsi="Times New Roman" w:cs="Times New Roman"/>
          <w:sz w:val="24"/>
          <w:szCs w:val="24"/>
        </w:rPr>
        <w:t>Casual Net</w:t>
      </w:r>
      <w:r w:rsidRPr="002B00E2">
        <w:rPr>
          <w:sz w:val="24"/>
          <w:szCs w:val="24"/>
        </w:rPr>
        <w:t>的六元组中，只有</w:t>
      </w:r>
      <w:r w:rsidRPr="00FA4554">
        <w:rPr>
          <w:rFonts w:ascii="Times New Roman" w:hAnsi="Times New Roman" w:cs="Times New Roman"/>
          <w:sz w:val="24"/>
          <w:szCs w:val="24"/>
        </w:rPr>
        <w:t>I</w:t>
      </w:r>
      <w:r w:rsidRPr="002B00E2">
        <w:rPr>
          <w:sz w:val="24"/>
          <w:szCs w:val="24"/>
        </w:rPr>
        <w:t>和</w:t>
      </w:r>
      <w:r w:rsidRPr="00FA4554">
        <w:rPr>
          <w:rFonts w:ascii="Times New Roman" w:hAnsi="Times New Roman" w:cs="Times New Roman"/>
          <w:sz w:val="24"/>
          <w:szCs w:val="24"/>
        </w:rPr>
        <w:t>O</w:t>
      </w:r>
      <w:r w:rsidRPr="002B00E2">
        <w:rPr>
          <w:sz w:val="24"/>
          <w:szCs w:val="24"/>
        </w:rPr>
        <w:t>是需要</w:t>
      </w:r>
      <w:r w:rsidR="002426BB">
        <w:rPr>
          <w:rFonts w:hint="eastAsia"/>
          <w:sz w:val="24"/>
          <w:szCs w:val="24"/>
        </w:rPr>
        <w:t>进一步</w:t>
      </w:r>
      <w:r w:rsidRPr="002B00E2">
        <w:rPr>
          <w:sz w:val="24"/>
          <w:szCs w:val="24"/>
        </w:rPr>
        <w:t>确定的。在这一步骤中，</w:t>
      </w:r>
      <w:r w:rsidRPr="00FA4554">
        <w:rPr>
          <w:rFonts w:ascii="Times New Roman" w:hAnsi="Times New Roman" w:cs="Times New Roman"/>
          <w:sz w:val="24"/>
          <w:szCs w:val="24"/>
        </w:rPr>
        <w:t>Heuristics</w:t>
      </w:r>
      <w:r w:rsidRPr="002B00E2">
        <w:rPr>
          <w:sz w:val="24"/>
          <w:szCs w:val="24"/>
        </w:rPr>
        <w:t>算法再一次考虑事件日志中的每个事件轨迹的出现频率，对于每个活动，</w:t>
      </w:r>
      <w:r w:rsidRPr="002B00E2">
        <w:rPr>
          <w:sz w:val="24"/>
          <w:szCs w:val="24"/>
        </w:rPr>
        <w:lastRenderedPageBreak/>
        <w:t>算法仅将发生了具有一定频率的事件轨迹中的前后顺序的活动添加到</w:t>
      </w:r>
      <w:r w:rsidRPr="0096469F">
        <w:rPr>
          <w:rFonts w:ascii="Times New Roman" w:hAnsi="Times New Roman" w:cs="Times New Roman"/>
          <w:sz w:val="24"/>
          <w:szCs w:val="24"/>
        </w:rPr>
        <w:t>I</w:t>
      </w:r>
      <w:r w:rsidRPr="002B00E2">
        <w:rPr>
          <w:sz w:val="24"/>
          <w:szCs w:val="24"/>
        </w:rPr>
        <w:t>和</w:t>
      </w:r>
      <w:r w:rsidRPr="0096469F">
        <w:rPr>
          <w:rFonts w:ascii="Times New Roman" w:hAnsi="Times New Roman" w:cs="Times New Roman"/>
          <w:sz w:val="24"/>
          <w:szCs w:val="24"/>
        </w:rPr>
        <w:t>O</w:t>
      </w:r>
      <w:r w:rsidRPr="002B00E2">
        <w:rPr>
          <w:sz w:val="24"/>
          <w:szCs w:val="24"/>
        </w:rPr>
        <w:t>集合。当</w:t>
      </w:r>
      <w:r w:rsidRPr="0096469F">
        <w:rPr>
          <w:rFonts w:ascii="Times New Roman" w:hAnsi="Times New Roman" w:cs="Times New Roman"/>
          <w:sz w:val="24"/>
          <w:szCs w:val="24"/>
        </w:rPr>
        <w:t>Casual Net</w:t>
      </w:r>
      <w:r w:rsidRPr="002B00E2">
        <w:rPr>
          <w:sz w:val="24"/>
          <w:szCs w:val="24"/>
        </w:rPr>
        <w:t>中每个元素都确定了以后，算法结束，生成的</w:t>
      </w:r>
      <w:r w:rsidRPr="0096469F">
        <w:rPr>
          <w:rFonts w:ascii="Times New Roman" w:hAnsi="Times New Roman" w:cs="Times New Roman"/>
          <w:sz w:val="24"/>
          <w:szCs w:val="24"/>
        </w:rPr>
        <w:t>Casual Net</w:t>
      </w:r>
      <w:r w:rsidRPr="002B00E2">
        <w:rPr>
          <w:sz w:val="24"/>
          <w:szCs w:val="24"/>
        </w:rPr>
        <w:t>即为事件日志的挖掘结果。</w:t>
      </w:r>
    </w:p>
    <w:p w14:paraId="5F97BCB8" w14:textId="77777777" w:rsidR="00B13CBA" w:rsidRPr="00014419" w:rsidRDefault="00B13CBA" w:rsidP="004408D0">
      <w:pPr>
        <w:rPr>
          <w:rFonts w:ascii="Times New Roman" w:hAnsi="Times New Roman" w:cs="Times New Roman"/>
          <w:b/>
          <w:sz w:val="24"/>
          <w:szCs w:val="24"/>
        </w:rPr>
      </w:pPr>
    </w:p>
    <w:p w14:paraId="5B2FB6F5" w14:textId="77777777" w:rsidR="004408D0" w:rsidRDefault="002136B0" w:rsidP="004408D0">
      <w:pPr>
        <w:rPr>
          <w:rFonts w:ascii="Times New Roman" w:hAnsi="Times New Roman" w:cs="Times New Roman"/>
          <w:b/>
          <w:sz w:val="24"/>
          <w:szCs w:val="24"/>
        </w:rPr>
      </w:pPr>
      <w:r>
        <w:rPr>
          <w:rFonts w:ascii="Times New Roman" w:hAnsi="Times New Roman" w:cs="Times New Roman"/>
          <w:b/>
          <w:sz w:val="24"/>
          <w:szCs w:val="24"/>
        </w:rPr>
        <w:t>R</w:t>
      </w:r>
      <w:r w:rsidR="00014419" w:rsidRPr="00014419">
        <w:rPr>
          <w:rFonts w:ascii="Times New Roman" w:hAnsi="Times New Roman" w:cs="Times New Roman"/>
          <w:b/>
          <w:sz w:val="24"/>
          <w:szCs w:val="24"/>
        </w:rPr>
        <w:t>egi</w:t>
      </w:r>
      <w:r w:rsidR="004408D0" w:rsidRPr="00014419">
        <w:rPr>
          <w:rFonts w:ascii="Times New Roman" w:hAnsi="Times New Roman" w:cs="Times New Roman"/>
          <w:b/>
          <w:sz w:val="24"/>
          <w:szCs w:val="24"/>
        </w:rPr>
        <w:t>on</w:t>
      </w:r>
      <w:r>
        <w:rPr>
          <w:rFonts w:ascii="Times New Roman" w:hAnsi="Times New Roman" w:cs="Times New Roman"/>
          <w:b/>
          <w:sz w:val="24"/>
          <w:szCs w:val="24"/>
        </w:rPr>
        <w:t xml:space="preserve"> </w:t>
      </w:r>
      <w:r>
        <w:rPr>
          <w:rFonts w:ascii="Times New Roman" w:hAnsi="Times New Roman" w:cs="Times New Roman"/>
          <w:b/>
          <w:sz w:val="24"/>
          <w:szCs w:val="24"/>
        </w:rPr>
        <w:t>算法</w:t>
      </w:r>
    </w:p>
    <w:p w14:paraId="508AC638" w14:textId="4025F601" w:rsidR="00F50C14" w:rsidRPr="00D67E27" w:rsidRDefault="00F50C14" w:rsidP="00F50C14">
      <w:pPr>
        <w:pStyle w:val="ab"/>
        <w:spacing w:beforeLines="0" w:before="0" w:afterLines="0" w:after="0" w:line="400" w:lineRule="exact"/>
      </w:pPr>
      <w:r w:rsidRPr="0096469F">
        <w:rPr>
          <w:rFonts w:ascii="Times New Roman" w:hAnsi="Times New Roman" w:cs="Times New Roman"/>
        </w:rPr>
        <w:t>Region</w:t>
      </w:r>
      <w:r w:rsidR="004E48EC" w:rsidRPr="004E48EC">
        <w:rPr>
          <w:vertAlign w:val="superscript"/>
        </w:rPr>
        <w:fldChar w:fldCharType="begin"/>
      </w:r>
      <w:r w:rsidR="004E48EC" w:rsidRPr="004E48EC">
        <w:rPr>
          <w:vertAlign w:val="superscript"/>
        </w:rPr>
        <w:instrText xml:space="preserve"> REF _Ref415862845 \r \h </w:instrText>
      </w:r>
      <w:r w:rsidR="004E48EC">
        <w:rPr>
          <w:vertAlign w:val="superscript"/>
        </w:rPr>
        <w:instrText xml:space="preserve"> \* MERGEFORMAT </w:instrText>
      </w:r>
      <w:r w:rsidR="004E48EC" w:rsidRPr="004E48EC">
        <w:rPr>
          <w:vertAlign w:val="superscript"/>
        </w:rPr>
      </w:r>
      <w:r w:rsidR="004E48EC" w:rsidRPr="004E48EC">
        <w:rPr>
          <w:vertAlign w:val="superscript"/>
        </w:rPr>
        <w:fldChar w:fldCharType="separate"/>
      </w:r>
      <w:r w:rsidR="004E48EC" w:rsidRPr="004E48EC">
        <w:rPr>
          <w:vertAlign w:val="superscript"/>
        </w:rPr>
        <w:t>[24]</w:t>
      </w:r>
      <w:r w:rsidR="004E48EC" w:rsidRPr="004E48EC">
        <w:rPr>
          <w:vertAlign w:val="superscript"/>
        </w:rPr>
        <w:fldChar w:fldCharType="end"/>
      </w:r>
      <w:r w:rsidRPr="00D67E27">
        <w:t>算法</w:t>
      </w:r>
      <w:r w:rsidR="002F4E0A">
        <w:t>是一种基于区域</w:t>
      </w:r>
      <w:r w:rsidR="002F4E0A">
        <w:rPr>
          <w:rFonts w:hint="eastAsia"/>
        </w:rPr>
        <w:t>(</w:t>
      </w:r>
      <w:r w:rsidR="002F4E0A" w:rsidRPr="0096469F">
        <w:rPr>
          <w:rFonts w:ascii="Times New Roman" w:hAnsi="Times New Roman" w:cs="Times New Roman"/>
        </w:rPr>
        <w:t>region</w:t>
      </w:r>
      <w:r w:rsidR="002F4E0A">
        <w:rPr>
          <w:rFonts w:hint="eastAsia"/>
        </w:rPr>
        <w:t>)</w:t>
      </w:r>
      <w:r w:rsidR="002F4E0A">
        <w:t>的业务流程挖掘算法</w:t>
      </w:r>
      <w:r w:rsidR="002F4E0A">
        <w:rPr>
          <w:rFonts w:hint="eastAsia"/>
        </w:rPr>
        <w:t>，</w:t>
      </w:r>
      <w:r w:rsidRPr="00D67E27">
        <w:t>通过使用变迁系统</w:t>
      </w:r>
      <w:r w:rsidRPr="00DC1ACB">
        <w:rPr>
          <w:rFonts w:hint="eastAsia"/>
          <w:vertAlign w:val="superscript"/>
        </w:rPr>
        <w:t>[</w:t>
      </w:r>
      <w:r>
        <w:rPr>
          <w:vertAlign w:val="superscript"/>
        </w:rPr>
        <w:t>30</w:t>
      </w:r>
      <w:r w:rsidRPr="00DC1ACB">
        <w:rPr>
          <w:rFonts w:hint="eastAsia"/>
          <w:vertAlign w:val="superscript"/>
        </w:rPr>
        <w:t>]</w:t>
      </w:r>
      <w:r w:rsidRPr="00D67E27">
        <w:t>作为算法中间结构的挖掘算法。因此算法包含了变迁系统的优点，如可以充分反映</w:t>
      </w:r>
      <w:r>
        <w:rPr>
          <w:rFonts w:hint="eastAsia"/>
        </w:rPr>
        <w:t>事件</w:t>
      </w:r>
      <w:r w:rsidRPr="00D67E27">
        <w:t>日志中活动间的关系，又如</w:t>
      </w:r>
      <w:r w:rsidRPr="0096469F">
        <w:rPr>
          <w:rFonts w:ascii="Times New Roman" w:hAnsi="Times New Roman" w:cs="Times New Roman"/>
        </w:rPr>
        <w:t>Region</w:t>
      </w:r>
      <w:r w:rsidRPr="00D67E27">
        <w:t>算法可以避免“状态爆炸”，即控制挖掘后的过程模型结构不会很庞大。</w:t>
      </w:r>
      <w:r w:rsidRPr="0096469F">
        <w:rPr>
          <w:rFonts w:ascii="Times New Roman" w:hAnsi="Times New Roman" w:cs="Times New Roman"/>
        </w:rPr>
        <w:t>Region</w:t>
      </w:r>
      <w:r w:rsidRPr="00D67E27">
        <w:t>算法主要分为如下两个步骤。</w:t>
      </w:r>
    </w:p>
    <w:p w14:paraId="76E33DCA" w14:textId="77777777" w:rsidR="00F50C14" w:rsidRPr="00D67E27" w:rsidRDefault="00F50C14" w:rsidP="00F50C14">
      <w:pPr>
        <w:pStyle w:val="ab"/>
        <w:spacing w:beforeLines="0" w:before="0" w:afterLines="0" w:after="0" w:line="400" w:lineRule="exact"/>
      </w:pPr>
      <w:r w:rsidRPr="00D67E27">
        <w:t>首先，Region算法从事件日志中提取变迁系统。变迁系统是一个三元组</w:t>
      </w:r>
      <w:r w:rsidRPr="0096469F">
        <w:rPr>
          <w:rFonts w:ascii="Times New Roman" w:hAnsi="Times New Roman" w:cs="Times New Roman"/>
        </w:rPr>
        <w:t>(S, A, T</w:t>
      </w:r>
      <w:r w:rsidRPr="00D67E27">
        <w:t>),其中</w:t>
      </w:r>
      <w:r w:rsidRPr="0096469F">
        <w:rPr>
          <w:rFonts w:ascii="Times New Roman" w:hAnsi="Times New Roman" w:cs="Times New Roman"/>
        </w:rPr>
        <w:t>S</w:t>
      </w:r>
      <w:r w:rsidRPr="00D67E27">
        <w:t>指状态的集合，</w:t>
      </w:r>
      <w:r w:rsidRPr="0096469F">
        <w:rPr>
          <w:rFonts w:ascii="Times New Roman" w:hAnsi="Times New Roman" w:cs="Times New Roman"/>
        </w:rPr>
        <w:t>A</w:t>
      </w:r>
      <w:r w:rsidRPr="00D67E27">
        <w:t>指事件中活动的集合。</w:t>
      </w:r>
      <w:r w:rsidRPr="0096469F">
        <w:rPr>
          <w:rFonts w:ascii="Times New Roman" w:hAnsi="Times New Roman" w:cs="Times New Roman"/>
        </w:rPr>
        <w:t>T</w:t>
      </w:r>
      <w:r w:rsidRPr="00D67E27">
        <w:t>是集合</w:t>
      </w:r>
      <m:oMath>
        <m:r>
          <m:rPr>
            <m:sty m:val="p"/>
          </m:rPr>
          <w:rPr>
            <w:rFonts w:ascii="Cambria Math" w:hAnsi="Cambria Math"/>
          </w:rPr>
          <m:t>S*A*S</m:t>
        </m:r>
      </m:oMath>
      <w:r w:rsidRPr="00D67E27">
        <w:t>的子集，即</w:t>
      </w:r>
      <m:oMath>
        <m:r>
          <m:rPr>
            <m:sty m:val="p"/>
          </m:rPr>
          <w:rPr>
            <w:rFonts w:ascii="Cambria Math" w:hAnsi="Cambria Math"/>
          </w:rPr>
          <m:t>T⊆S*A*S</m:t>
        </m:r>
      </m:oMath>
      <w:r w:rsidRPr="00D67E27">
        <w:t>，代表一个状态</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Pr="00D67E27">
        <w:t>经过活动A后变成另一个状态</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Pr="00D67E27">
        <w:t>。其中事件日志中执行到的每一步对应一个变迁系统的状态，而变迁系统的状态根据可以对应若干事件日志执行的步骤。根据变迁系统的定义，算法这一步骤是将读取事件日志，构造所有的状态，并且根据状态间的变换关系，确定变迁集合</w:t>
      </w:r>
      <w:r w:rsidRPr="0096469F">
        <w:rPr>
          <w:rFonts w:ascii="Times New Roman" w:hAnsi="Times New Roman" w:cs="Times New Roman"/>
        </w:rPr>
        <w:t>T</w:t>
      </w:r>
      <w:r w:rsidRPr="00D67E27">
        <w:t>。</w:t>
      </w:r>
    </w:p>
    <w:p w14:paraId="06C65A5C" w14:textId="22856571" w:rsidR="00F50C14" w:rsidRPr="00F50C14" w:rsidRDefault="00F50C14" w:rsidP="002B00E2">
      <w:pPr>
        <w:pStyle w:val="ab"/>
        <w:spacing w:beforeLines="0" w:before="0" w:afterLines="0" w:after="0" w:line="400" w:lineRule="exact"/>
      </w:pPr>
      <w:r w:rsidRPr="00D67E27">
        <w:t>在获取变迁系统以后，算法的第2步是从变迁系统中获得过程模型。在本算法中，过程模型是用</w:t>
      </w:r>
      <w:r w:rsidRPr="0096469F">
        <w:rPr>
          <w:rFonts w:ascii="Times New Roman" w:hAnsi="Times New Roman" w:cs="Times New Roman"/>
        </w:rPr>
        <w:t>Petri</w:t>
      </w:r>
      <w:r w:rsidRPr="00D67E27">
        <w:t>网存储的。因为在第一步确定变迁系统时，变迁已经与事件日志中的活动相对应了。所以这一步主要确定</w:t>
      </w:r>
      <w:r w:rsidRPr="0096469F">
        <w:rPr>
          <w:rFonts w:ascii="Times New Roman" w:hAnsi="Times New Roman" w:cs="Times New Roman"/>
        </w:rPr>
        <w:t>Petri</w:t>
      </w:r>
      <w:r w:rsidRPr="00D67E27">
        <w:t>网中的库所和边。在算法的这一步中，提出了区域的概念。区域是指变迁系统中若干库所构成的集合，其中，变迁系统中所有相同的变迁要么进入该集合，要么从该集合出去。每一个区域对应挖掘以后的过程模型的库所，变迁系统中变迁与区域的连接关系对应过程模型中的每一条边。因此算法得到了挖掘以后的过程模型</w:t>
      </w:r>
      <w:r w:rsidR="00687EDE">
        <w:rPr>
          <w:rFonts w:hint="eastAsia"/>
        </w:rPr>
        <w:t>，该部分可以直接利用Petrify工具直接完成。</w:t>
      </w:r>
    </w:p>
    <w:p w14:paraId="02852529" w14:textId="77777777" w:rsidR="00F50C14" w:rsidRDefault="00F50C14" w:rsidP="004408D0">
      <w:pPr>
        <w:rPr>
          <w:rFonts w:ascii="Times New Roman" w:hAnsi="Times New Roman" w:cs="Times New Roman"/>
          <w:b/>
          <w:sz w:val="24"/>
          <w:szCs w:val="24"/>
        </w:rPr>
      </w:pPr>
    </w:p>
    <w:p w14:paraId="48EF500A" w14:textId="77777777" w:rsidR="002136B0" w:rsidRDefault="002136B0" w:rsidP="004408D0">
      <w:pPr>
        <w:rPr>
          <w:rFonts w:ascii="Times New Roman" w:hAnsi="Times New Roman" w:cs="Times New Roman"/>
          <w:b/>
          <w:sz w:val="24"/>
          <w:szCs w:val="24"/>
        </w:rPr>
      </w:pPr>
      <w:r w:rsidRPr="000F5E97">
        <w:rPr>
          <w:rFonts w:ascii="Times New Roman" w:hAnsi="Times New Roman" w:cs="Times New Roman"/>
          <w:b/>
          <w:sz w:val="24"/>
          <w:szCs w:val="24"/>
          <w:highlight w:val="yellow"/>
        </w:rPr>
        <w:t xml:space="preserve">ILP </w:t>
      </w:r>
      <w:r w:rsidRPr="000F5E97">
        <w:rPr>
          <w:rFonts w:ascii="Times New Roman" w:hAnsi="Times New Roman" w:cs="Times New Roman"/>
          <w:b/>
          <w:sz w:val="24"/>
          <w:szCs w:val="24"/>
          <w:highlight w:val="yellow"/>
        </w:rPr>
        <w:t>算法</w:t>
      </w:r>
    </w:p>
    <w:p w14:paraId="1FDE67AE" w14:textId="27E74559" w:rsidR="00DF392A" w:rsidRDefault="002F4E0A" w:rsidP="001C1D2F">
      <w:pPr>
        <w:spacing w:line="400" w:lineRule="exact"/>
        <w:ind w:firstLineChars="200" w:firstLine="480"/>
        <w:rPr>
          <w:rFonts w:ascii="Times New Roman" w:hAnsi="Times New Roman" w:cs="Times New Roman"/>
          <w:sz w:val="24"/>
          <w:szCs w:val="24"/>
        </w:rPr>
      </w:pPr>
      <w:r w:rsidRPr="0096469F">
        <w:rPr>
          <w:rFonts w:ascii="Times New Roman" w:hAnsi="Times New Roman" w:cs="Times New Roman"/>
          <w:sz w:val="24"/>
          <w:szCs w:val="24"/>
        </w:rPr>
        <w:t>ILP</w:t>
      </w:r>
      <w:r w:rsidRPr="002F4E0A">
        <w:rPr>
          <w:rFonts w:ascii="Times New Roman" w:hAnsi="Times New Roman" w:cs="Times New Roman" w:hint="eastAsia"/>
          <w:sz w:val="24"/>
          <w:szCs w:val="24"/>
        </w:rPr>
        <w:t>算法</w:t>
      </w:r>
      <w:r w:rsidR="00A53F07" w:rsidRPr="00A53F07">
        <w:rPr>
          <w:rFonts w:ascii="Times New Roman" w:hAnsi="Times New Roman" w:cs="Times New Roman" w:hint="eastAsia"/>
          <w:sz w:val="24"/>
          <w:szCs w:val="24"/>
          <w:highlight w:val="yellow"/>
        </w:rPr>
        <w:t>（插入引用）</w:t>
      </w:r>
      <w:r w:rsidR="007A1EC5" w:rsidRPr="002F4E0A">
        <w:rPr>
          <w:rFonts w:ascii="Times New Roman" w:hAnsi="Times New Roman" w:cs="Times New Roman" w:hint="eastAsia"/>
          <w:sz w:val="24"/>
          <w:szCs w:val="24"/>
        </w:rPr>
        <w:t>同</w:t>
      </w:r>
      <w:r w:rsidR="007A1EC5" w:rsidRPr="0096469F">
        <w:rPr>
          <w:rFonts w:ascii="Times New Roman" w:hAnsi="Times New Roman" w:cs="Times New Roman"/>
          <w:sz w:val="24"/>
          <w:szCs w:val="24"/>
        </w:rPr>
        <w:t>Region</w:t>
      </w:r>
      <w:r w:rsidR="007A1EC5" w:rsidRPr="002F4E0A">
        <w:rPr>
          <w:rFonts w:ascii="Times New Roman" w:hAnsi="Times New Roman" w:cs="Times New Roman" w:hint="eastAsia"/>
          <w:sz w:val="24"/>
          <w:szCs w:val="24"/>
        </w:rPr>
        <w:t>算法</w:t>
      </w:r>
      <w:r w:rsidR="007A1EC5">
        <w:rPr>
          <w:rFonts w:ascii="Times New Roman" w:hAnsi="Times New Roman" w:cs="Times New Roman" w:hint="eastAsia"/>
          <w:sz w:val="24"/>
          <w:szCs w:val="24"/>
        </w:rPr>
        <w:t>类似</w:t>
      </w:r>
      <w:r w:rsidRPr="002F4E0A">
        <w:rPr>
          <w:rFonts w:ascii="Times New Roman" w:hAnsi="Times New Roman" w:cs="Times New Roman"/>
          <w:sz w:val="24"/>
          <w:szCs w:val="24"/>
        </w:rPr>
        <w:t>，也是一种基于</w:t>
      </w:r>
      <w:r w:rsidRPr="002F4E0A">
        <w:rPr>
          <w:rFonts w:ascii="Times New Roman" w:hAnsi="Times New Roman" w:cs="Times New Roman" w:hint="eastAsia"/>
          <w:sz w:val="24"/>
          <w:szCs w:val="24"/>
        </w:rPr>
        <w:t>区域</w:t>
      </w:r>
      <w:r w:rsidRPr="002F4E0A">
        <w:rPr>
          <w:rFonts w:ascii="Times New Roman" w:hAnsi="Times New Roman" w:cs="Times New Roman"/>
          <w:sz w:val="24"/>
          <w:szCs w:val="24"/>
        </w:rPr>
        <w:t>的业务流程挖掘算法</w:t>
      </w:r>
      <w:r>
        <w:rPr>
          <w:rFonts w:ascii="Times New Roman" w:hAnsi="Times New Roman" w:cs="Times New Roman" w:hint="eastAsia"/>
          <w:sz w:val="24"/>
          <w:szCs w:val="24"/>
        </w:rPr>
        <w:t>，</w:t>
      </w:r>
      <w:r w:rsidR="00FE4696">
        <w:rPr>
          <w:rFonts w:ascii="Times New Roman" w:hAnsi="Times New Roman" w:cs="Times New Roman" w:hint="eastAsia"/>
          <w:sz w:val="24"/>
          <w:szCs w:val="24"/>
        </w:rPr>
        <w:t>然而与</w:t>
      </w:r>
      <w:r w:rsidR="00FE4696" w:rsidRPr="0096469F">
        <w:rPr>
          <w:rFonts w:ascii="Times New Roman" w:hAnsi="Times New Roman" w:cs="Times New Roman"/>
          <w:sz w:val="24"/>
          <w:szCs w:val="24"/>
        </w:rPr>
        <w:t>Region</w:t>
      </w:r>
      <w:r w:rsidR="00FE4696">
        <w:rPr>
          <w:rFonts w:ascii="Times New Roman" w:hAnsi="Times New Roman" w:cs="Times New Roman"/>
          <w:sz w:val="24"/>
          <w:szCs w:val="24"/>
        </w:rPr>
        <w:t>不同的是</w:t>
      </w:r>
      <w:r w:rsidR="00024C15">
        <w:rPr>
          <w:rFonts w:ascii="Times New Roman" w:hAnsi="Times New Roman" w:cs="Times New Roman" w:hint="eastAsia"/>
          <w:sz w:val="24"/>
          <w:szCs w:val="24"/>
        </w:rPr>
        <w:t>，</w:t>
      </w:r>
      <w:r w:rsidR="00FE4696" w:rsidRPr="0096469F">
        <w:rPr>
          <w:rFonts w:ascii="Times New Roman" w:hAnsi="Times New Roman" w:cs="Times New Roman"/>
          <w:sz w:val="24"/>
          <w:szCs w:val="24"/>
        </w:rPr>
        <w:t>ILP</w:t>
      </w:r>
      <w:r w:rsidR="00FE4696">
        <w:rPr>
          <w:rFonts w:ascii="Times New Roman" w:hAnsi="Times New Roman" w:cs="Times New Roman"/>
          <w:sz w:val="24"/>
          <w:szCs w:val="24"/>
        </w:rPr>
        <w:t>算法是基于语言相关的区域</w:t>
      </w:r>
      <w:r w:rsidR="00FE4696">
        <w:rPr>
          <w:rFonts w:ascii="Times New Roman" w:hAnsi="Times New Roman" w:cs="Times New Roman" w:hint="eastAsia"/>
          <w:sz w:val="24"/>
          <w:szCs w:val="24"/>
        </w:rPr>
        <w:t>(</w:t>
      </w:r>
      <w:r w:rsidR="00FE4696" w:rsidRPr="0096469F">
        <w:rPr>
          <w:rFonts w:ascii="Times New Roman" w:hAnsi="Times New Roman" w:cs="Times New Roman"/>
          <w:sz w:val="24"/>
          <w:szCs w:val="24"/>
        </w:rPr>
        <w:t>langu</w:t>
      </w:r>
      <w:bookmarkStart w:id="53" w:name="_GoBack"/>
      <w:bookmarkEnd w:id="53"/>
      <w:r w:rsidR="00FE4696" w:rsidRPr="0096469F">
        <w:rPr>
          <w:rFonts w:ascii="Times New Roman" w:hAnsi="Times New Roman" w:cs="Times New Roman"/>
          <w:sz w:val="24"/>
          <w:szCs w:val="24"/>
        </w:rPr>
        <w:t>age</w:t>
      </w:r>
      <w:r w:rsidR="00FE4696">
        <w:rPr>
          <w:rFonts w:ascii="Times New Roman" w:hAnsi="Times New Roman" w:cs="Times New Roman"/>
          <w:sz w:val="24"/>
          <w:szCs w:val="24"/>
        </w:rPr>
        <w:t>-</w:t>
      </w:r>
      <w:r w:rsidR="00FE4696" w:rsidRPr="0096469F">
        <w:rPr>
          <w:rFonts w:ascii="Times New Roman" w:hAnsi="Times New Roman" w:cs="Times New Roman"/>
          <w:sz w:val="24"/>
          <w:szCs w:val="24"/>
        </w:rPr>
        <w:t>based region</w:t>
      </w:r>
      <w:r w:rsidR="00FE4696">
        <w:rPr>
          <w:rFonts w:ascii="Times New Roman" w:hAnsi="Times New Roman" w:cs="Times New Roman" w:hint="eastAsia"/>
          <w:sz w:val="24"/>
          <w:szCs w:val="24"/>
        </w:rPr>
        <w:t>)</w:t>
      </w:r>
      <w:r w:rsidR="00FE4696">
        <w:rPr>
          <w:rFonts w:ascii="Times New Roman" w:hAnsi="Times New Roman" w:cs="Times New Roman" w:hint="eastAsia"/>
          <w:sz w:val="24"/>
          <w:szCs w:val="24"/>
        </w:rPr>
        <w:t>。</w:t>
      </w:r>
      <w:r w:rsidR="00A53F07">
        <w:rPr>
          <w:rFonts w:ascii="Times New Roman" w:hAnsi="Times New Roman" w:cs="Times New Roman" w:hint="eastAsia"/>
          <w:sz w:val="24"/>
          <w:szCs w:val="24"/>
        </w:rPr>
        <w:t>在</w:t>
      </w:r>
      <w:r w:rsidR="00A53F07" w:rsidRPr="0096469F">
        <w:rPr>
          <w:rFonts w:ascii="Times New Roman" w:hAnsi="Times New Roman" w:cs="Times New Roman"/>
          <w:sz w:val="24"/>
          <w:szCs w:val="24"/>
        </w:rPr>
        <w:t>ILP</w:t>
      </w:r>
      <w:r w:rsidR="00A53F07">
        <w:rPr>
          <w:rFonts w:ascii="Times New Roman" w:hAnsi="Times New Roman" w:cs="Times New Roman" w:hint="eastAsia"/>
          <w:sz w:val="24"/>
          <w:szCs w:val="24"/>
        </w:rPr>
        <w:t>算法中，语言是指事件日志中的所有事件轨迹。</w:t>
      </w:r>
    </w:p>
    <w:p w14:paraId="23150A17" w14:textId="4E78F831" w:rsidR="00A53F07" w:rsidRDefault="00A53F07" w:rsidP="001C1D2F">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显然对于一个在任务集合</w:t>
      </w:r>
      <w:r w:rsidRPr="0096469F">
        <w:rPr>
          <w:rFonts w:ascii="Times New Roman" w:hAnsi="Times New Roman" w:cs="Times New Roman"/>
          <w:sz w:val="24"/>
          <w:szCs w:val="24"/>
        </w:rPr>
        <w:t>T</w:t>
      </w:r>
      <w:r>
        <w:rPr>
          <w:rFonts w:ascii="Times New Roman" w:hAnsi="Times New Roman" w:cs="Times New Roman" w:hint="eastAsia"/>
          <w:sz w:val="24"/>
          <w:szCs w:val="24"/>
        </w:rPr>
        <w:t>上事件日志</w:t>
      </w:r>
      <w:r w:rsidRPr="0096469F">
        <w:rPr>
          <w:rFonts w:ascii="Times New Roman" w:hAnsi="Times New Roman" w:cs="Times New Roman"/>
          <w:sz w:val="24"/>
          <w:szCs w:val="24"/>
        </w:rPr>
        <w:t>W</w:t>
      </w:r>
      <w:r>
        <w:rPr>
          <w:rFonts w:ascii="Times New Roman" w:hAnsi="Times New Roman" w:cs="Times New Roman" w:hint="eastAsia"/>
          <w:sz w:val="24"/>
          <w:szCs w:val="24"/>
        </w:rPr>
        <w:t>（即语言）而言，如果构造一个</w:t>
      </w:r>
      <w:r>
        <w:rPr>
          <w:rFonts w:ascii="Times New Roman" w:hAnsi="Times New Roman" w:cs="Times New Roman"/>
          <w:sz w:val="24"/>
          <w:szCs w:val="24"/>
        </w:rPr>
        <w:t>只包含所有的任务作为变迁</w:t>
      </w:r>
      <w:r>
        <w:rPr>
          <w:rFonts w:ascii="Times New Roman" w:hAnsi="Times New Roman" w:cs="Times New Roman" w:hint="eastAsia"/>
          <w:sz w:val="24"/>
          <w:szCs w:val="24"/>
        </w:rPr>
        <w:t>，</w:t>
      </w:r>
      <w:r>
        <w:rPr>
          <w:rFonts w:ascii="Times New Roman" w:hAnsi="Times New Roman" w:cs="Times New Roman"/>
          <w:sz w:val="24"/>
          <w:szCs w:val="24"/>
        </w:rPr>
        <w:t>不含有边或者库所的工作流模型</w:t>
      </w:r>
      <w:r w:rsidRPr="0096469F">
        <w:rPr>
          <w:rFonts w:ascii="Times New Roman" w:hAnsi="Times New Roman" w:cs="Times New Roman"/>
          <w:sz w:val="24"/>
          <w:szCs w:val="24"/>
        </w:rPr>
        <w:t>N</w:t>
      </w:r>
      <w:r>
        <w:rPr>
          <w:rFonts w:ascii="Times New Roman" w:hAnsi="Times New Roman" w:cs="Times New Roman" w:hint="eastAsia"/>
          <w:sz w:val="24"/>
          <w:szCs w:val="24"/>
        </w:rPr>
        <w:t>。显然</w:t>
      </w:r>
      <w:r w:rsidRPr="0096469F">
        <w:rPr>
          <w:rFonts w:ascii="Times New Roman" w:hAnsi="Times New Roman" w:cs="Times New Roman"/>
          <w:sz w:val="24"/>
          <w:szCs w:val="24"/>
        </w:rPr>
        <w:t>N</w:t>
      </w:r>
      <w:r>
        <w:rPr>
          <w:rFonts w:ascii="Times New Roman" w:hAnsi="Times New Roman" w:cs="Times New Roman"/>
          <w:sz w:val="24"/>
          <w:szCs w:val="24"/>
        </w:rPr>
        <w:t>是一个满足事件日志</w:t>
      </w:r>
      <w:r w:rsidRPr="0096469F">
        <w:rPr>
          <w:rFonts w:ascii="Times New Roman" w:hAnsi="Times New Roman" w:cs="Times New Roman"/>
          <w:sz w:val="24"/>
          <w:szCs w:val="24"/>
        </w:rPr>
        <w:t>W</w:t>
      </w:r>
      <w:r>
        <w:rPr>
          <w:rFonts w:ascii="Times New Roman" w:hAnsi="Times New Roman" w:cs="Times New Roman"/>
          <w:sz w:val="24"/>
          <w:szCs w:val="24"/>
        </w:rPr>
        <w:t>的</w:t>
      </w:r>
      <w:r>
        <w:rPr>
          <w:rFonts w:ascii="Times New Roman" w:hAnsi="Times New Roman" w:cs="Times New Roman" w:hint="eastAsia"/>
          <w:sz w:val="24"/>
          <w:szCs w:val="24"/>
        </w:rPr>
        <w:t>工作流</w:t>
      </w:r>
      <w:r>
        <w:rPr>
          <w:rFonts w:ascii="Times New Roman" w:hAnsi="Times New Roman" w:cs="Times New Roman"/>
          <w:sz w:val="24"/>
          <w:szCs w:val="24"/>
        </w:rPr>
        <w:t>模型</w:t>
      </w:r>
      <w:r>
        <w:rPr>
          <w:rFonts w:ascii="Times New Roman" w:hAnsi="Times New Roman" w:cs="Times New Roman" w:hint="eastAsia"/>
          <w:sz w:val="24"/>
          <w:szCs w:val="24"/>
        </w:rPr>
        <w:t>，</w:t>
      </w:r>
      <w:r>
        <w:rPr>
          <w:rFonts w:ascii="Times New Roman" w:hAnsi="Times New Roman" w:cs="Times New Roman"/>
          <w:sz w:val="24"/>
          <w:szCs w:val="24"/>
        </w:rPr>
        <w:t>但是</w:t>
      </w:r>
      <w:r w:rsidRPr="0096469F">
        <w:rPr>
          <w:rFonts w:ascii="Times New Roman" w:hAnsi="Times New Roman" w:cs="Times New Roman"/>
          <w:sz w:val="24"/>
          <w:szCs w:val="24"/>
        </w:rPr>
        <w:t>N</w:t>
      </w:r>
      <w:r>
        <w:rPr>
          <w:rFonts w:ascii="Times New Roman" w:hAnsi="Times New Roman" w:cs="Times New Roman"/>
          <w:sz w:val="24"/>
          <w:szCs w:val="24"/>
        </w:rPr>
        <w:t>所能支持的语言远大于</w:t>
      </w:r>
      <w:r w:rsidRPr="0096469F">
        <w:rPr>
          <w:rFonts w:ascii="Times New Roman" w:hAnsi="Times New Roman" w:cs="Times New Roman"/>
          <w:sz w:val="24"/>
          <w:szCs w:val="24"/>
        </w:rPr>
        <w:t>W</w:t>
      </w:r>
      <w:r>
        <w:rPr>
          <w:rFonts w:ascii="Times New Roman" w:hAnsi="Times New Roman" w:cs="Times New Roman" w:hint="eastAsia"/>
          <w:sz w:val="24"/>
          <w:szCs w:val="24"/>
        </w:rPr>
        <w:t>。</w:t>
      </w:r>
      <w:r>
        <w:rPr>
          <w:rFonts w:ascii="Times New Roman" w:hAnsi="Times New Roman" w:cs="Times New Roman"/>
          <w:sz w:val="24"/>
          <w:szCs w:val="24"/>
        </w:rPr>
        <w:t>因此</w:t>
      </w:r>
      <w:r w:rsidR="001C1D2F">
        <w:rPr>
          <w:rFonts w:ascii="Times New Roman" w:hAnsi="Times New Roman" w:cs="Times New Roman" w:hint="eastAsia"/>
          <w:sz w:val="24"/>
          <w:szCs w:val="24"/>
        </w:rPr>
        <w:t>，</w:t>
      </w:r>
      <w:r w:rsidR="001C1D2F" w:rsidRPr="0096469F">
        <w:rPr>
          <w:rFonts w:ascii="Times New Roman" w:hAnsi="Times New Roman" w:cs="Times New Roman"/>
          <w:sz w:val="24"/>
          <w:szCs w:val="24"/>
        </w:rPr>
        <w:t>ILP</w:t>
      </w:r>
      <w:r w:rsidR="001C1D2F">
        <w:rPr>
          <w:rFonts w:ascii="Times New Roman" w:hAnsi="Times New Roman" w:cs="Times New Roman"/>
          <w:sz w:val="24"/>
          <w:szCs w:val="24"/>
        </w:rPr>
        <w:t>算法中通过构造整数规划的方法</w:t>
      </w:r>
      <w:r w:rsidR="001C1D2F">
        <w:rPr>
          <w:rFonts w:ascii="Times New Roman" w:hAnsi="Times New Roman" w:cs="Times New Roman" w:hint="eastAsia"/>
          <w:sz w:val="24"/>
          <w:szCs w:val="24"/>
        </w:rPr>
        <w:t>，</w:t>
      </w:r>
      <w:r w:rsidR="001C1D2F">
        <w:rPr>
          <w:rFonts w:ascii="Times New Roman" w:hAnsi="Times New Roman" w:cs="Times New Roman"/>
          <w:sz w:val="24"/>
          <w:szCs w:val="24"/>
        </w:rPr>
        <w:t>在</w:t>
      </w:r>
      <w:r w:rsidR="001C1D2F" w:rsidRPr="0096469F">
        <w:rPr>
          <w:rFonts w:ascii="Times New Roman" w:hAnsi="Times New Roman" w:cs="Times New Roman"/>
          <w:sz w:val="24"/>
          <w:szCs w:val="24"/>
        </w:rPr>
        <w:t>N</w:t>
      </w:r>
      <w:r w:rsidR="001C1D2F">
        <w:rPr>
          <w:rFonts w:ascii="Times New Roman" w:hAnsi="Times New Roman" w:cs="Times New Roman"/>
          <w:sz w:val="24"/>
          <w:szCs w:val="24"/>
        </w:rPr>
        <w:t>中构建库所和边</w:t>
      </w:r>
      <w:r w:rsidR="001C1D2F">
        <w:rPr>
          <w:rFonts w:ascii="Times New Roman" w:hAnsi="Times New Roman" w:cs="Times New Roman" w:hint="eastAsia"/>
          <w:sz w:val="24"/>
          <w:szCs w:val="24"/>
        </w:rPr>
        <w:t>，限制</w:t>
      </w:r>
      <w:r w:rsidR="001C1D2F" w:rsidRPr="0096469F">
        <w:rPr>
          <w:rFonts w:ascii="Times New Roman" w:hAnsi="Times New Roman" w:cs="Times New Roman"/>
          <w:sz w:val="24"/>
          <w:szCs w:val="24"/>
        </w:rPr>
        <w:t>N</w:t>
      </w:r>
      <w:r w:rsidR="001C1D2F">
        <w:rPr>
          <w:rFonts w:ascii="Times New Roman" w:hAnsi="Times New Roman" w:cs="Times New Roman"/>
          <w:sz w:val="24"/>
          <w:szCs w:val="24"/>
        </w:rPr>
        <w:t>所能表达的</w:t>
      </w:r>
      <w:r w:rsidR="001C1D2F">
        <w:rPr>
          <w:rFonts w:ascii="Times New Roman" w:hAnsi="Times New Roman" w:cs="Times New Roman" w:hint="eastAsia"/>
          <w:sz w:val="24"/>
          <w:szCs w:val="24"/>
        </w:rPr>
        <w:t>事件轨迹，进而达到流程挖掘的目的。</w:t>
      </w:r>
    </w:p>
    <w:p w14:paraId="6852822B" w14:textId="21826D31" w:rsidR="00FE4696" w:rsidRPr="002F4E0A" w:rsidRDefault="001C1D2F" w:rsidP="003353CD">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lastRenderedPageBreak/>
        <w:t>可以看出</w:t>
      </w:r>
      <w:r>
        <w:rPr>
          <w:rFonts w:ascii="Times New Roman" w:hAnsi="Times New Roman" w:cs="Times New Roman" w:hint="eastAsia"/>
          <w:sz w:val="24"/>
          <w:szCs w:val="24"/>
        </w:rPr>
        <w:t>，</w:t>
      </w:r>
      <w:r>
        <w:rPr>
          <w:rFonts w:ascii="Times New Roman" w:hAnsi="Times New Roman" w:cs="Times New Roman"/>
          <w:sz w:val="24"/>
          <w:szCs w:val="24"/>
        </w:rPr>
        <w:t>算法分为两步</w:t>
      </w:r>
      <w:r>
        <w:rPr>
          <w:rFonts w:ascii="Times New Roman" w:hAnsi="Times New Roman" w:cs="Times New Roman" w:hint="eastAsia"/>
          <w:sz w:val="24"/>
          <w:szCs w:val="24"/>
        </w:rPr>
        <w:t>，</w:t>
      </w:r>
      <w:r>
        <w:rPr>
          <w:rFonts w:ascii="Times New Roman" w:hAnsi="Times New Roman" w:cs="Times New Roman"/>
          <w:sz w:val="24"/>
          <w:szCs w:val="24"/>
        </w:rPr>
        <w:t>第一步是根据输入的事件日志构造出一个整数线性规划问题</w:t>
      </w:r>
      <w:r>
        <w:rPr>
          <w:rFonts w:ascii="Times New Roman" w:hAnsi="Times New Roman" w:cs="Times New Roman" w:hint="eastAsia"/>
          <w:sz w:val="24"/>
          <w:szCs w:val="24"/>
        </w:rPr>
        <w:t>。</w:t>
      </w:r>
      <w:r>
        <w:rPr>
          <w:rFonts w:ascii="Times New Roman" w:hAnsi="Times New Roman" w:cs="Times New Roman"/>
          <w:sz w:val="24"/>
          <w:szCs w:val="24"/>
        </w:rPr>
        <w:t>第二步是求解这个整数线性规划问题</w:t>
      </w:r>
      <w:r>
        <w:rPr>
          <w:rFonts w:ascii="Times New Roman" w:hAnsi="Times New Roman" w:cs="Times New Roman" w:hint="eastAsia"/>
          <w:sz w:val="24"/>
          <w:szCs w:val="24"/>
        </w:rPr>
        <w:t>，</w:t>
      </w:r>
      <w:r>
        <w:rPr>
          <w:rFonts w:ascii="Times New Roman" w:hAnsi="Times New Roman" w:cs="Times New Roman"/>
          <w:sz w:val="24"/>
          <w:szCs w:val="24"/>
        </w:rPr>
        <w:t>进而构造出流程模型所必须的边和库所</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p>
    <w:p w14:paraId="323C32BD" w14:textId="77777777" w:rsidR="004408D0" w:rsidRDefault="00014419" w:rsidP="007F57C2">
      <w:pPr>
        <w:pStyle w:val="2"/>
      </w:pPr>
      <w:bookmarkStart w:id="54" w:name="_Toc415228129"/>
      <w:r>
        <w:t>流程挖掘</w:t>
      </w:r>
      <w:r w:rsidR="004408D0">
        <w:t>算法评估框架介绍</w:t>
      </w:r>
      <w:bookmarkEnd w:id="54"/>
    </w:p>
    <w:p w14:paraId="4F8C6486" w14:textId="08D89E88" w:rsidR="004D40F7" w:rsidRPr="009B07A3" w:rsidRDefault="004D40F7" w:rsidP="009B07A3">
      <w:pPr>
        <w:spacing w:line="400" w:lineRule="exact"/>
        <w:ind w:firstLineChars="200" w:firstLine="480"/>
        <w:rPr>
          <w:rFonts w:ascii="Times New Roman" w:hAnsi="Times New Roman" w:cs="Times New Roman"/>
        </w:rPr>
      </w:pPr>
      <w:r w:rsidRPr="009B07A3">
        <w:rPr>
          <w:rFonts w:ascii="Times New Roman" w:hAnsi="Times New Roman" w:cs="Times New Roman"/>
          <w:sz w:val="24"/>
          <w:szCs w:val="24"/>
        </w:rPr>
        <w:t>本节介绍</w:t>
      </w:r>
      <w:r w:rsidR="007617B5" w:rsidRPr="009B07A3">
        <w:rPr>
          <w:rFonts w:ascii="Times New Roman" w:hAnsi="Times New Roman" w:cs="Times New Roman"/>
          <w:sz w:val="24"/>
          <w:szCs w:val="24"/>
        </w:rPr>
        <w:t>两种流程挖掘算法评估框架</w:t>
      </w:r>
      <w:r w:rsidR="007617B5" w:rsidRPr="009B07A3">
        <w:rPr>
          <w:rFonts w:ascii="Times New Roman" w:hAnsi="Times New Roman" w:cs="Times New Roman" w:hint="eastAsia"/>
          <w:sz w:val="24"/>
          <w:szCs w:val="24"/>
        </w:rPr>
        <w:t>，</w:t>
      </w:r>
      <w:r w:rsidR="007617B5" w:rsidRPr="009B07A3">
        <w:rPr>
          <w:rFonts w:ascii="Times New Roman" w:hAnsi="Times New Roman" w:cs="Times New Roman"/>
          <w:sz w:val="24"/>
          <w:szCs w:val="24"/>
        </w:rPr>
        <w:t>分别是基于专用</w:t>
      </w:r>
      <w:r w:rsidR="00485D29" w:rsidRPr="009B07A3">
        <w:rPr>
          <w:rFonts w:ascii="Times New Roman" w:hAnsi="Times New Roman" w:cs="Times New Roman"/>
          <w:sz w:val="24"/>
          <w:szCs w:val="24"/>
        </w:rPr>
        <w:t>模型全集和专用模型子集</w:t>
      </w:r>
      <w:r w:rsidR="00071EF6">
        <w:rPr>
          <w:rFonts w:ascii="Times New Roman" w:hAnsi="Times New Roman" w:cs="Times New Roman" w:hint="eastAsia"/>
          <w:sz w:val="24"/>
          <w:szCs w:val="24"/>
        </w:rPr>
        <w:t>与</w:t>
      </w:r>
      <w:r w:rsidR="00485D29" w:rsidRPr="009B07A3">
        <w:rPr>
          <w:rFonts w:ascii="Times New Roman" w:hAnsi="Times New Roman" w:cs="Times New Roman"/>
          <w:sz w:val="24"/>
          <w:szCs w:val="24"/>
        </w:rPr>
        <w:t>推荐技术</w:t>
      </w:r>
      <w:r w:rsidR="007617B5" w:rsidRPr="009B07A3">
        <w:rPr>
          <w:rFonts w:ascii="Times New Roman" w:hAnsi="Times New Roman" w:cs="Times New Roman"/>
          <w:sz w:val="24"/>
          <w:szCs w:val="24"/>
        </w:rPr>
        <w:t>的</w:t>
      </w:r>
      <w:r w:rsidR="007617B5" w:rsidRPr="009B07A3">
        <w:rPr>
          <w:rFonts w:ascii="Times New Roman" w:hAnsi="Times New Roman" w:cs="Times New Roman" w:hint="eastAsia"/>
          <w:sz w:val="24"/>
          <w:szCs w:val="24"/>
        </w:rPr>
        <w:t>。</w:t>
      </w:r>
      <w:r w:rsidR="0005427E" w:rsidRPr="009B07A3">
        <w:rPr>
          <w:rFonts w:ascii="Times New Roman" w:hAnsi="Times New Roman" w:cs="Times New Roman" w:hint="eastAsia"/>
          <w:sz w:val="24"/>
          <w:szCs w:val="24"/>
        </w:rPr>
        <w:t>本文的工作重点之一典型模型库</w:t>
      </w:r>
      <w:r w:rsidR="002B58D7" w:rsidRPr="009B07A3">
        <w:rPr>
          <w:rFonts w:ascii="Times New Roman" w:hAnsi="Times New Roman" w:cs="Times New Roman" w:hint="eastAsia"/>
          <w:sz w:val="24"/>
          <w:szCs w:val="24"/>
        </w:rPr>
        <w:t>的构建就是</w:t>
      </w:r>
      <w:r w:rsidR="002B58D7">
        <w:rPr>
          <w:rFonts w:ascii="Times New Roman" w:hAnsi="Times New Roman" w:cs="Times New Roman" w:hint="eastAsia"/>
          <w:sz w:val="24"/>
          <w:szCs w:val="24"/>
        </w:rPr>
        <w:t>为</w:t>
      </w:r>
      <w:r w:rsidR="002B58D7" w:rsidRPr="009B07A3">
        <w:rPr>
          <w:rFonts w:ascii="Times New Roman" w:hAnsi="Times New Roman" w:cs="Times New Roman" w:hint="eastAsia"/>
          <w:sz w:val="24"/>
          <w:szCs w:val="24"/>
        </w:rPr>
        <w:t>流</w:t>
      </w:r>
      <w:r w:rsidR="0005427E" w:rsidRPr="009B07A3">
        <w:rPr>
          <w:rFonts w:ascii="Times New Roman" w:hAnsi="Times New Roman" w:cs="Times New Roman" w:hint="eastAsia"/>
          <w:sz w:val="24"/>
          <w:szCs w:val="24"/>
        </w:rPr>
        <w:t>程模型的评估框架而设计的。</w:t>
      </w:r>
    </w:p>
    <w:p w14:paraId="4A733CCC" w14:textId="77777777" w:rsidR="0017742B" w:rsidRPr="0017742B" w:rsidRDefault="0017742B" w:rsidP="00BD4768">
      <w:pPr>
        <w:pStyle w:val="aa"/>
        <w:keepNext/>
        <w:keepLines/>
        <w:numPr>
          <w:ilvl w:val="1"/>
          <w:numId w:val="28"/>
        </w:numPr>
        <w:spacing w:before="240" w:after="120" w:line="400" w:lineRule="exact"/>
        <w:ind w:firstLineChars="0"/>
        <w:jc w:val="left"/>
        <w:outlineLvl w:val="2"/>
        <w:rPr>
          <w:rFonts w:ascii="黑体" w:eastAsia="黑体" w:hAnsi="黑体"/>
          <w:bCs/>
          <w:vanish/>
          <w:sz w:val="26"/>
          <w:szCs w:val="26"/>
          <w:highlight w:val="yellow"/>
        </w:rPr>
      </w:pPr>
      <w:bookmarkStart w:id="55" w:name="_Toc414998203"/>
      <w:bookmarkStart w:id="56" w:name="_Toc415053541"/>
      <w:bookmarkStart w:id="57" w:name="_Toc415054588"/>
      <w:bookmarkStart w:id="58" w:name="_Toc415147072"/>
      <w:bookmarkStart w:id="59" w:name="_Toc415228130"/>
      <w:bookmarkEnd w:id="55"/>
      <w:bookmarkEnd w:id="56"/>
      <w:bookmarkEnd w:id="57"/>
      <w:bookmarkEnd w:id="58"/>
      <w:bookmarkEnd w:id="59"/>
    </w:p>
    <w:p w14:paraId="6FBCF130" w14:textId="77777777" w:rsidR="00AB508E" w:rsidRPr="00AB508E" w:rsidRDefault="00AB508E" w:rsidP="00AB508E">
      <w:pPr>
        <w:pStyle w:val="aa"/>
        <w:keepNext/>
        <w:keepLines/>
        <w:numPr>
          <w:ilvl w:val="1"/>
          <w:numId w:val="3"/>
        </w:numPr>
        <w:spacing w:before="240" w:after="120" w:line="400" w:lineRule="exact"/>
        <w:ind w:firstLineChars="0"/>
        <w:jc w:val="left"/>
        <w:outlineLvl w:val="2"/>
        <w:rPr>
          <w:rFonts w:ascii="Cambria Math" w:eastAsia="黑体" w:hAnsi="Cambria Math" w:hint="eastAsia"/>
          <w:bCs/>
          <w:vanish/>
          <w:sz w:val="26"/>
          <w:szCs w:val="26"/>
        </w:rPr>
      </w:pPr>
      <w:bookmarkStart w:id="60" w:name="_Toc415228131"/>
    </w:p>
    <w:p w14:paraId="41F04A88" w14:textId="52E32987" w:rsidR="00014419" w:rsidRPr="00AB508E" w:rsidRDefault="00C41064" w:rsidP="00AB508E">
      <w:pPr>
        <w:pStyle w:val="31"/>
        <w:numPr>
          <w:ilvl w:val="2"/>
          <w:numId w:val="3"/>
        </w:numPr>
        <w:rPr>
          <w:rFonts w:ascii="Cambria Math" w:hAnsi="Cambria Math" w:hint="eastAsia"/>
        </w:rPr>
      </w:pPr>
      <w:r w:rsidRPr="00AB508E">
        <w:rPr>
          <w:rFonts w:ascii="Cambria Math" w:hAnsi="Cambria Math"/>
        </w:rPr>
        <w:t>基于</w:t>
      </w:r>
      <w:r w:rsidR="00BE130A" w:rsidRPr="00AB508E">
        <w:rPr>
          <w:rFonts w:ascii="Cambria Math" w:hAnsi="Cambria Math"/>
        </w:rPr>
        <w:t>专用</w:t>
      </w:r>
      <w:r w:rsidR="007064CD" w:rsidRPr="00AB508E">
        <w:rPr>
          <w:rFonts w:ascii="Cambria Math" w:hAnsi="Cambria Math"/>
        </w:rPr>
        <w:t>模型</w:t>
      </w:r>
      <w:r w:rsidR="007064CD" w:rsidRPr="00AB508E">
        <w:rPr>
          <w:rFonts w:ascii="Cambria Math" w:hAnsi="Cambria Math" w:hint="eastAsia"/>
        </w:rPr>
        <w:t>全集</w:t>
      </w:r>
      <w:r w:rsidR="000A0A08" w:rsidRPr="00AB508E">
        <w:rPr>
          <w:rFonts w:ascii="Cambria Math" w:hAnsi="Cambria Math"/>
        </w:rPr>
        <w:t>的</w:t>
      </w:r>
      <w:r w:rsidRPr="00AB508E">
        <w:rPr>
          <w:rFonts w:ascii="Cambria Math" w:hAnsi="Cambria Math"/>
        </w:rPr>
        <w:t>流程挖掘算法评估框架</w:t>
      </w:r>
      <w:bookmarkEnd w:id="60"/>
    </w:p>
    <w:p w14:paraId="0C2F0619" w14:textId="76EC5EF0" w:rsidR="00304A53" w:rsidRDefault="005636EB" w:rsidP="00AB508E">
      <w:pPr>
        <w:pStyle w:val="ab"/>
        <w:spacing w:beforeLines="0" w:before="0" w:afterLines="0" w:after="0" w:line="400" w:lineRule="exact"/>
      </w:pPr>
      <w:bookmarkStart w:id="61" w:name="OLE_LINK34"/>
      <w:bookmarkStart w:id="62" w:name="OLE_LINK35"/>
      <w:r w:rsidRPr="009B07A3">
        <w:rPr>
          <w:rFonts w:ascii="Times New Roman" w:hAnsi="Times New Roman" w:cs="Times New Roman"/>
        </w:rPr>
        <w:t>Rozinat</w:t>
      </w:r>
      <w:r w:rsidR="00491CD4">
        <w:t>等人</w:t>
      </w:r>
      <w:bookmarkEnd w:id="61"/>
      <w:bookmarkEnd w:id="62"/>
      <w:r w:rsidR="00491CD4">
        <w:t>对</w:t>
      </w:r>
      <w:r w:rsidR="00491CD4">
        <w:rPr>
          <w:rFonts w:hint="eastAsia"/>
        </w:rPr>
        <w:t>流程</w:t>
      </w:r>
      <w:r w:rsidR="00491CD4">
        <w:t>挖掘算法评估框架做出了开创性的工作</w:t>
      </w:r>
      <w:r>
        <w:rPr>
          <w:rFonts w:hint="eastAsia"/>
        </w:rPr>
        <w:t>【</w:t>
      </w:r>
      <w:r w:rsidRPr="005636EB">
        <w:rPr>
          <w:rFonts w:hint="eastAsia"/>
          <w:highlight w:val="yellow"/>
        </w:rPr>
        <w:t>谭世杰28</w:t>
      </w:r>
      <w:r>
        <w:rPr>
          <w:rFonts w:hint="eastAsia"/>
        </w:rPr>
        <w:t>】</w:t>
      </w:r>
      <w:r w:rsidR="00491CD4">
        <w:t>。</w:t>
      </w:r>
      <w:r w:rsidR="002329CA" w:rsidRPr="009B07A3">
        <w:rPr>
          <w:rFonts w:ascii="Times New Roman" w:hAnsi="Times New Roman" w:cs="Times New Roman"/>
        </w:rPr>
        <w:t>Rozinat</w:t>
      </w:r>
      <w:r w:rsidR="002329CA">
        <w:t>等人指出</w:t>
      </w:r>
      <w:r w:rsidR="002329CA">
        <w:rPr>
          <w:rFonts w:hint="eastAsia"/>
        </w:rPr>
        <w:t>，虽然现在已经有很多流程挖掘算法被提出，但是尚未有一个可以评估这些算法所挖掘模型质量的普遍方法。同时，</w:t>
      </w:r>
      <w:r w:rsidR="002329CA" w:rsidRPr="009B07A3">
        <w:rPr>
          <w:rFonts w:ascii="Times New Roman" w:hAnsi="Times New Roman" w:cs="Times New Roman"/>
        </w:rPr>
        <w:t>Rozinat</w:t>
      </w:r>
      <w:r w:rsidR="002329CA">
        <w:t>等人设计了一个流程挖掘算法评估框架</w:t>
      </w:r>
      <w:r w:rsidR="002329CA">
        <w:rPr>
          <w:rFonts w:hint="eastAsia"/>
        </w:rPr>
        <w:t>，</w:t>
      </w:r>
      <w:r w:rsidR="00E415B2">
        <w:rPr>
          <w:rFonts w:hint="eastAsia"/>
        </w:rPr>
        <w:t>并</w:t>
      </w:r>
      <w:r w:rsidR="002329CA">
        <w:t>给出了评估框架所应该具有的基本元素</w:t>
      </w:r>
      <w:r w:rsidR="002329CA">
        <w:rPr>
          <w:rFonts w:hint="eastAsia"/>
        </w:rPr>
        <w:t>。</w:t>
      </w:r>
    </w:p>
    <w:p w14:paraId="79F8C84F" w14:textId="7647839D" w:rsidR="000F29FB" w:rsidRDefault="000F29FB" w:rsidP="00AB508E">
      <w:pPr>
        <w:pStyle w:val="ab"/>
        <w:spacing w:beforeLines="0" w:before="0" w:afterLines="0" w:after="0" w:line="400" w:lineRule="exact"/>
      </w:pPr>
      <w:r>
        <w:t>图</w:t>
      </w:r>
      <w:r>
        <w:rPr>
          <w:rFonts w:hint="eastAsia"/>
        </w:rPr>
        <w:t>2.</w:t>
      </w:r>
      <w:r w:rsidR="00AB508E">
        <w:t>8</w:t>
      </w:r>
      <w:r w:rsidR="0036086B">
        <w:rPr>
          <w:rFonts w:hint="eastAsia"/>
        </w:rPr>
        <w:t>展示了</w:t>
      </w:r>
      <w:r w:rsidRPr="009B07A3">
        <w:rPr>
          <w:rFonts w:ascii="Times New Roman" w:hAnsi="Times New Roman" w:cs="Times New Roman"/>
        </w:rPr>
        <w:t>Rozinat</w:t>
      </w:r>
      <w:r w:rsidR="00457B30">
        <w:t>等人提出的流程挖掘评估框架</w:t>
      </w:r>
      <w:r w:rsidR="00457B30">
        <w:rPr>
          <w:rFonts w:hint="eastAsia"/>
        </w:rPr>
        <w:t>，</w:t>
      </w:r>
      <w:r w:rsidR="00E415B2">
        <w:rPr>
          <w:rFonts w:hint="eastAsia"/>
        </w:rPr>
        <w:t>其中</w:t>
      </w:r>
      <w:r w:rsidR="00457B30">
        <w:t>包括</w:t>
      </w:r>
      <w:r w:rsidR="00457B30">
        <w:rPr>
          <w:rFonts w:hint="eastAsia"/>
        </w:rPr>
        <w:t>：</w:t>
      </w:r>
    </w:p>
    <w:p w14:paraId="0714AA59" w14:textId="521D6694" w:rsidR="00E415B2" w:rsidRDefault="00E415B2" w:rsidP="00AB508E">
      <w:pPr>
        <w:pStyle w:val="ab"/>
        <w:spacing w:beforeLines="0" w:before="0" w:afterLines="0" w:after="0" w:line="400" w:lineRule="exact"/>
      </w:pPr>
      <w:r>
        <w:t>库模块</w:t>
      </w:r>
      <w:r>
        <w:rPr>
          <w:rFonts w:hint="eastAsia"/>
        </w:rPr>
        <w:t>：库模块中包含两类文件，分别是</w:t>
      </w:r>
      <w:r w:rsidR="00591FE3">
        <w:rPr>
          <w:rFonts w:hint="eastAsia"/>
        </w:rPr>
        <w:t>事件日志和过程模型。事件</w:t>
      </w:r>
      <w:r w:rsidR="00091217">
        <w:rPr>
          <w:rFonts w:hint="eastAsia"/>
        </w:rPr>
        <w:t>日志</w:t>
      </w:r>
      <w:r w:rsidR="00D87E52">
        <w:rPr>
          <w:rFonts w:hint="eastAsia"/>
        </w:rPr>
        <w:t>由正例和负例组</w:t>
      </w:r>
      <w:r w:rsidR="00591FE3">
        <w:rPr>
          <w:rFonts w:hint="eastAsia"/>
        </w:rPr>
        <w:t>成，而过程模型则包括参考模型和发现模型，发现模型是指利用流程挖掘算法挖掘而得到的流程模型。</w:t>
      </w:r>
    </w:p>
    <w:p w14:paraId="266B1645" w14:textId="419EEED5" w:rsidR="00591FE3" w:rsidRDefault="00591FE3" w:rsidP="00AB508E">
      <w:pPr>
        <w:pStyle w:val="ab"/>
        <w:spacing w:beforeLines="0" w:before="0" w:afterLines="0" w:after="0" w:line="400" w:lineRule="exact"/>
      </w:pPr>
      <w:r>
        <w:t>日志生成模块</w:t>
      </w:r>
      <w:r w:rsidR="000822ED">
        <w:rPr>
          <w:rFonts w:hint="eastAsia"/>
        </w:rPr>
        <w:t>：日志生成模块是指</w:t>
      </w:r>
      <w:r>
        <w:rPr>
          <w:rFonts w:hint="eastAsia"/>
        </w:rPr>
        <w:t>根据流程模型生成</w:t>
      </w:r>
      <w:r w:rsidR="000822ED">
        <w:rPr>
          <w:rFonts w:hint="eastAsia"/>
        </w:rPr>
        <w:t>对应的事件日志。其中输入的流程模型来自于库模块中的参考模型，而产生的事件日志则可以存储在库模块中。</w:t>
      </w:r>
    </w:p>
    <w:p w14:paraId="093D366D" w14:textId="0C58DADE" w:rsidR="000822ED" w:rsidRDefault="000822ED" w:rsidP="00AB508E">
      <w:pPr>
        <w:pStyle w:val="ab"/>
        <w:spacing w:beforeLines="0" w:before="0" w:afterLines="0" w:after="0" w:line="400" w:lineRule="exact"/>
      </w:pPr>
      <w:r>
        <w:t>流程发现模块</w:t>
      </w:r>
      <w:r>
        <w:rPr>
          <w:rFonts w:hint="eastAsia"/>
        </w:rPr>
        <w:t>：流程发现模块</w:t>
      </w:r>
      <w:r>
        <w:t>从事件日志中利用流程挖掘算法来挖掘出流程模型</w:t>
      </w:r>
      <w:r>
        <w:rPr>
          <w:rFonts w:hint="eastAsia"/>
        </w:rPr>
        <w:t>。输入的事件日志来自于库模型，而输出的流程模型则存储于库模块的发现模型中。</w:t>
      </w:r>
    </w:p>
    <w:p w14:paraId="47D13477" w14:textId="3D30428A" w:rsidR="000822ED" w:rsidRDefault="000822ED" w:rsidP="00AB508E">
      <w:pPr>
        <w:pStyle w:val="ab"/>
        <w:spacing w:beforeLines="0" w:before="0" w:afterLines="0" w:after="0" w:line="400" w:lineRule="exact"/>
      </w:pPr>
      <w:r>
        <w:t>修改和验证工具</w:t>
      </w:r>
      <w:r>
        <w:rPr>
          <w:rFonts w:hint="eastAsia"/>
        </w:rPr>
        <w:t>：</w:t>
      </w:r>
      <w:r>
        <w:t>主要针对库模块中的数据</w:t>
      </w:r>
      <w:r>
        <w:rPr>
          <w:rFonts w:hint="eastAsia"/>
        </w:rPr>
        <w:t>（即流程模型和事件日志）</w:t>
      </w:r>
      <w:r>
        <w:t>进行验证</w:t>
      </w:r>
      <w:r>
        <w:rPr>
          <w:rFonts w:hint="eastAsia"/>
        </w:rPr>
        <w:t>与修改。如在流程挖掘前，需要验证事件日志是否是完备的。而对于事件日志修改，如在事件日志中添加噪音</w:t>
      </w:r>
      <w:r w:rsidR="00B74D54">
        <w:rPr>
          <w:rFonts w:hint="eastAsia"/>
        </w:rPr>
        <w:t>，</w:t>
      </w:r>
      <w:r w:rsidR="00B74D54">
        <w:t>可以</w:t>
      </w:r>
      <w:r w:rsidR="00B74D54">
        <w:rPr>
          <w:rFonts w:hint="eastAsia"/>
        </w:rPr>
        <w:t>验证</w:t>
      </w:r>
      <w:r w:rsidR="00B74D54">
        <w:t>流程</w:t>
      </w:r>
      <w:r w:rsidR="00B74D54">
        <w:rPr>
          <w:rFonts w:hint="eastAsia"/>
        </w:rPr>
        <w:t>挖掘</w:t>
      </w:r>
      <w:r w:rsidR="00B74D54">
        <w:t>算法是否</w:t>
      </w:r>
      <w:r w:rsidR="00B74D54">
        <w:rPr>
          <w:rFonts w:hint="eastAsia"/>
        </w:rPr>
        <w:t>可以</w:t>
      </w:r>
      <w:r w:rsidR="00B74D54">
        <w:t>处理含有噪音的事件日志。</w:t>
      </w:r>
    </w:p>
    <w:p w14:paraId="7F757A8D" w14:textId="40E00B7C" w:rsidR="00B74D54" w:rsidRDefault="00B74D54" w:rsidP="00AB508E">
      <w:pPr>
        <w:pStyle w:val="ab"/>
        <w:spacing w:beforeLines="0" w:before="0" w:afterLines="0" w:after="0" w:line="400" w:lineRule="exact"/>
      </w:pPr>
      <w:r>
        <w:rPr>
          <w:rFonts w:hint="eastAsia"/>
        </w:rPr>
        <w:t>评估</w:t>
      </w:r>
      <w:r>
        <w:t>和比较模块：在框架中分别列举了在过程挖掘中已经存在的两种不同的评估方法</w:t>
      </w:r>
      <w:r>
        <w:rPr>
          <w:rFonts w:hint="eastAsia"/>
        </w:rPr>
        <w:t>，</w:t>
      </w:r>
      <w:r>
        <w:t>分别是使用统计的方法和机器学习的方法</w:t>
      </w:r>
      <w:r>
        <w:rPr>
          <w:rFonts w:hint="eastAsia"/>
        </w:rPr>
        <w:t>。</w:t>
      </w:r>
    </w:p>
    <w:p w14:paraId="3C9694FD" w14:textId="1B523703" w:rsidR="00B74D54" w:rsidRDefault="00F57716" w:rsidP="00AB508E">
      <w:pPr>
        <w:pStyle w:val="ab"/>
        <w:spacing w:beforeLines="0" w:before="0" w:afterLines="0" w:after="0" w:line="400" w:lineRule="exact"/>
      </w:pPr>
      <w:r>
        <w:rPr>
          <w:rFonts w:hint="eastAsia"/>
        </w:rPr>
        <w:t>王建民等人</w:t>
      </w:r>
      <w:r w:rsidR="00A32D15">
        <w:rPr>
          <w:rFonts w:hint="eastAsia"/>
        </w:rPr>
        <w:t>在</w:t>
      </w:r>
      <w:r w:rsidRPr="009B07A3">
        <w:rPr>
          <w:rFonts w:ascii="Times New Roman" w:hAnsi="Times New Roman" w:cs="Times New Roman"/>
        </w:rPr>
        <w:t>Rozinat</w:t>
      </w:r>
      <w:r>
        <w:rPr>
          <w:rFonts w:hint="eastAsia"/>
        </w:rPr>
        <w:t>提出的流程挖掘算法评估框架</w:t>
      </w:r>
      <w:r w:rsidR="00A32D15">
        <w:rPr>
          <w:rFonts w:hint="eastAsia"/>
        </w:rPr>
        <w:t>做出扩展【引用sac2012】,将对一组流程挖掘算法从相似度的维度上进行了经验评估。</w:t>
      </w:r>
    </w:p>
    <w:p w14:paraId="758888CB" w14:textId="7023DA40" w:rsidR="008C1588" w:rsidRDefault="00A32D15" w:rsidP="00AB508E">
      <w:pPr>
        <w:pStyle w:val="ab"/>
        <w:spacing w:beforeLines="0" w:before="0" w:afterLines="0" w:after="0" w:line="400" w:lineRule="exact"/>
      </w:pPr>
      <w:r>
        <w:lastRenderedPageBreak/>
        <w:t>评估中选取了一组手工流程模型和一组来自实际</w:t>
      </w:r>
      <w:r w:rsidR="008C1588">
        <w:t>工厂中的</w:t>
      </w:r>
      <w:r>
        <w:rPr>
          <w:rFonts w:hint="eastAsia"/>
        </w:rPr>
        <w:t>流程</w:t>
      </w:r>
      <w:r>
        <w:t>模型来作为参考模型</w:t>
      </w:r>
      <w:r>
        <w:rPr>
          <w:rFonts w:hint="eastAsia"/>
        </w:rPr>
        <w:t>，</w:t>
      </w:r>
      <w:r>
        <w:t>评估了主流的流程挖掘算法</w:t>
      </w:r>
      <w:commentRangeStart w:id="63"/>
      <m:oMath>
        <m:r>
          <m:rPr>
            <m:sty m:val="p"/>
          </m:rPr>
          <w:rPr>
            <w:rFonts w:ascii="Cambria Math" w:hAnsi="Cambria Math"/>
          </w:rPr>
          <m:t>∝</m:t>
        </m:r>
      </m:oMath>
      <w:r w:rsidR="00EF34EC">
        <w:rPr>
          <w:rFonts w:hint="eastAsia"/>
        </w:rPr>
        <w:t>、</w:t>
      </w:r>
      <m:oMath>
        <m:sSup>
          <m:sSupPr>
            <m:ctrlPr>
              <w:rPr>
                <w:rFonts w:ascii="Cambria Math" w:hAnsi="Cambria Math"/>
              </w:rPr>
            </m:ctrlPr>
          </m:sSupPr>
          <m:e>
            <m:r>
              <w:rPr>
                <w:rFonts w:ascii="Cambria Math" w:hAnsi="Cambria Math"/>
              </w:rPr>
              <m:t>∝</m:t>
            </m:r>
          </m:e>
          <m:sup>
            <m:r>
              <w:rPr>
                <w:rFonts w:ascii="Cambria Math" w:hAnsi="Cambria Math" w:hint="eastAsia"/>
              </w:rPr>
              <m:t>++</m:t>
            </m:r>
          </m:sup>
        </m:sSup>
      </m:oMath>
      <w:bookmarkStart w:id="64" w:name="OLE_LINK36"/>
      <w:bookmarkStart w:id="65" w:name="OLE_LINK39"/>
      <w:r w:rsidR="00EF34EC">
        <w:rPr>
          <w:rFonts w:hint="eastAsia"/>
        </w:rPr>
        <w:t>、</w:t>
      </w:r>
      <m:oMath>
        <m:sSup>
          <m:sSupPr>
            <m:ctrlPr>
              <w:rPr>
                <w:rFonts w:ascii="Cambria Math" w:hAnsi="Cambria Math"/>
              </w:rPr>
            </m:ctrlPr>
          </m:sSupPr>
          <m:e>
            <m:r>
              <w:rPr>
                <w:rFonts w:ascii="Cambria Math" w:hAnsi="Cambria Math"/>
              </w:rPr>
              <m:t>∝</m:t>
            </m:r>
          </m:e>
          <m:sup>
            <m:r>
              <w:rPr>
                <w:rFonts w:ascii="Cambria Math" w:hAnsi="Cambria Math" w:hint="eastAsia"/>
              </w:rPr>
              <m:t>#</m:t>
            </m:r>
          </m:sup>
        </m:sSup>
      </m:oMath>
      <w:bookmarkEnd w:id="64"/>
      <w:bookmarkEnd w:id="65"/>
      <w:r w:rsidR="00EF34EC">
        <w:rPr>
          <w:rFonts w:hint="eastAsia"/>
        </w:rPr>
        <w:t>、</w:t>
      </w:r>
      <w:r>
        <w:rPr>
          <w:rFonts w:hint="eastAsia"/>
        </w:rPr>
        <w:t>Genetic</w:t>
      </w:r>
      <w:r w:rsidR="00EF34EC">
        <w:rPr>
          <w:rFonts w:hint="eastAsia"/>
        </w:rPr>
        <w:t>、</w:t>
      </w:r>
      <w:r>
        <w:rPr>
          <w:rFonts w:hint="eastAsia"/>
        </w:rPr>
        <w:t xml:space="preserve"> </w:t>
      </w:r>
      <w:r w:rsidR="00763E48">
        <w:rPr>
          <w:rFonts w:hint="eastAsia"/>
        </w:rPr>
        <w:t>DT</w:t>
      </w:r>
      <w:r w:rsidR="00763E48">
        <w:t>Genetic</w:t>
      </w:r>
      <w:r w:rsidR="00EF34EC">
        <w:rPr>
          <w:rFonts w:hint="eastAsia"/>
        </w:rPr>
        <w:t>、</w:t>
      </w:r>
      <w:r>
        <w:rPr>
          <w:rFonts w:hint="eastAsia"/>
        </w:rPr>
        <w:t>Heuristic</w:t>
      </w:r>
      <w:commentRangeEnd w:id="63"/>
      <w:r w:rsidR="005E5631">
        <w:rPr>
          <w:rStyle w:val="af"/>
          <w:rFonts w:asciiTheme="minorHAnsi" w:hAnsiTheme="minorHAnsi"/>
        </w:rPr>
        <w:commentReference w:id="63"/>
      </w:r>
      <w:r>
        <w:rPr>
          <w:rFonts w:hint="eastAsia"/>
        </w:rPr>
        <w:t>和Re</w:t>
      </w:r>
      <w:r>
        <w:t>gion</w:t>
      </w:r>
      <w:r>
        <w:rPr>
          <w:rFonts w:hint="eastAsia"/>
        </w:rPr>
        <w:t>。</w:t>
      </w:r>
    </w:p>
    <w:p w14:paraId="5EB7BAB7" w14:textId="31C5E4A7" w:rsidR="00A32D15" w:rsidRPr="00B74D54" w:rsidRDefault="00A32D15" w:rsidP="00AB508E">
      <w:pPr>
        <w:pStyle w:val="ab"/>
        <w:spacing w:beforeLines="0" w:before="0" w:afterLines="0" w:after="0" w:line="400" w:lineRule="exact"/>
      </w:pPr>
      <w:r>
        <w:rPr>
          <w:rFonts w:hint="eastAsia"/>
        </w:rPr>
        <w:t>评估首先</w:t>
      </w:r>
      <w:r w:rsidR="00C15F1B">
        <w:rPr>
          <w:rFonts w:hint="eastAsia"/>
        </w:rPr>
        <w:t>调用日志生成模块</w:t>
      </w:r>
      <w:r w:rsidR="00660E5F">
        <w:rPr>
          <w:rFonts w:hint="eastAsia"/>
        </w:rPr>
        <w:t>，为</w:t>
      </w:r>
      <w:r w:rsidR="008C1588">
        <w:rPr>
          <w:rFonts w:hint="eastAsia"/>
        </w:rPr>
        <w:t>两组参考模型集合的每个模型生成对应的事件日志。然</w:t>
      </w:r>
      <w:r w:rsidR="001F3010">
        <w:rPr>
          <w:rFonts w:hint="eastAsia"/>
        </w:rPr>
        <w:t>后调用流程发现模块</w:t>
      </w:r>
      <w:r w:rsidR="008C1588">
        <w:rPr>
          <w:rFonts w:hint="eastAsia"/>
        </w:rPr>
        <w:t>，分别用每个流程挖掘算法挖掘事件日志。</w:t>
      </w:r>
      <w:r w:rsidR="00503DC2">
        <w:rPr>
          <w:rFonts w:hint="eastAsia"/>
        </w:rPr>
        <w:t>接着调用评估和比较模块</w:t>
      </w:r>
      <w:r w:rsidR="008C1588">
        <w:rPr>
          <w:rFonts w:hint="eastAsia"/>
        </w:rPr>
        <w:t>，分别利用行为和结构的相似度计算方法计算挖掘获得流程模型和参考模型之间的相似度</w:t>
      </w:r>
      <w:r w:rsidR="000668B5">
        <w:rPr>
          <w:rFonts w:hint="eastAsia"/>
        </w:rPr>
        <w:t>，</w:t>
      </w:r>
      <w:r w:rsidR="0065629B">
        <w:rPr>
          <w:rFonts w:hint="eastAsia"/>
        </w:rPr>
        <w:t>通过比较</w:t>
      </w:r>
      <w:r w:rsidR="000668B5">
        <w:rPr>
          <w:rFonts w:hint="eastAsia"/>
        </w:rPr>
        <w:t>这些</w:t>
      </w:r>
      <w:r w:rsidR="008C1588">
        <w:rPr>
          <w:rFonts w:hint="eastAsia"/>
        </w:rPr>
        <w:t>相似度之间的差异来</w:t>
      </w:r>
      <w:r w:rsidR="0065629B">
        <w:rPr>
          <w:rFonts w:hint="eastAsia"/>
        </w:rPr>
        <w:t>对流程挖掘算法做经验的评估。</w:t>
      </w:r>
    </w:p>
    <w:p w14:paraId="48297B54" w14:textId="5C5F1DB1" w:rsidR="00E415B2" w:rsidRPr="00763E48" w:rsidRDefault="00660E5F" w:rsidP="00AB508E">
      <w:pPr>
        <w:pStyle w:val="ab"/>
        <w:spacing w:beforeLines="0" w:before="0" w:afterLines="0" w:after="0" w:line="400" w:lineRule="exact"/>
      </w:pPr>
      <w:r>
        <w:rPr>
          <w:rFonts w:hint="eastAsia"/>
        </w:rPr>
        <w:t>评估中获得了一些有价值的结论，如在</w:t>
      </w:r>
      <w:r w:rsidR="003E12EE">
        <w:rPr>
          <w:rFonts w:hint="eastAsia"/>
        </w:rPr>
        <w:t>人工流程模型数据集上，</w:t>
      </w:r>
      <m:oMath>
        <m:sSup>
          <m:sSupPr>
            <m:ctrlPr>
              <w:rPr>
                <w:rFonts w:ascii="Cambria Math" w:hAnsi="Cambria Math"/>
              </w:rPr>
            </m:ctrlPr>
          </m:sSupPr>
          <m:e>
            <m:r>
              <w:rPr>
                <w:rFonts w:ascii="Cambria Math" w:hAnsi="Cambria Math"/>
              </w:rPr>
              <m:t>∝</m:t>
            </m:r>
          </m:e>
          <m:sup>
            <m:r>
              <w:rPr>
                <w:rFonts w:ascii="Cambria Math" w:hAnsi="Cambria Math" w:hint="eastAsia"/>
              </w:rPr>
              <m:t>#</m:t>
            </m:r>
          </m:sup>
        </m:sSup>
      </m:oMath>
      <w:r w:rsidR="00763E48">
        <w:t>对于含有不可见任务的</w:t>
      </w:r>
      <w:r w:rsidR="00763E48">
        <w:rPr>
          <w:rFonts w:hint="eastAsia"/>
        </w:rPr>
        <w:t>流程</w:t>
      </w:r>
      <w:r w:rsidR="00763E48">
        <w:t>模型挖掘效果最好</w:t>
      </w:r>
      <w:r w:rsidR="00763E48">
        <w:rPr>
          <w:rFonts w:hint="eastAsia"/>
        </w:rPr>
        <w:t>，</w:t>
      </w:r>
      <m:oMath>
        <m:sSup>
          <m:sSupPr>
            <m:ctrlPr>
              <w:rPr>
                <w:rFonts w:ascii="Cambria Math" w:hAnsi="Cambria Math"/>
              </w:rPr>
            </m:ctrlPr>
          </m:sSupPr>
          <m:e>
            <m:r>
              <w:rPr>
                <w:rFonts w:ascii="Cambria Math" w:hAnsi="Cambria Math"/>
              </w:rPr>
              <m:t>∝</m:t>
            </m:r>
          </m:e>
          <m:sup>
            <m:r>
              <w:rPr>
                <w:rFonts w:ascii="Cambria Math" w:hAnsi="Cambria Math" w:hint="eastAsia"/>
              </w:rPr>
              <m:t>++</m:t>
            </m:r>
          </m:sup>
        </m:sSup>
      </m:oMath>
      <w:r w:rsidR="00763E48">
        <w:rPr>
          <w:rFonts w:hint="eastAsia"/>
        </w:rPr>
        <w:t>对</w:t>
      </w:r>
      <w:r w:rsidR="00763E48">
        <w:t>含有非自由选择结构的流程模型挖掘效果最好</w:t>
      </w:r>
      <w:r w:rsidR="00763E48">
        <w:rPr>
          <w:rFonts w:hint="eastAsia"/>
        </w:rPr>
        <w:t>，</w:t>
      </w:r>
      <w:r w:rsidR="00763E48">
        <w:t>DTGenetic对于含有重名任务的挖掘效果最好。在</w:t>
      </w:r>
      <w:r w:rsidR="00763E48">
        <w:rPr>
          <w:rFonts w:hint="eastAsia"/>
        </w:rPr>
        <w:t>真实</w:t>
      </w:r>
      <w:r w:rsidR="00763E48">
        <w:t>的数据集中，</w:t>
      </w:r>
      <m:oMath>
        <m:sSup>
          <m:sSupPr>
            <m:ctrlPr>
              <w:rPr>
                <w:rFonts w:ascii="Cambria Math" w:hAnsi="Cambria Math"/>
              </w:rPr>
            </m:ctrlPr>
          </m:sSupPr>
          <m:e>
            <m:r>
              <w:rPr>
                <w:rFonts w:ascii="Cambria Math" w:hAnsi="Cambria Math"/>
              </w:rPr>
              <m:t>∝</m:t>
            </m:r>
          </m:e>
          <m:sup>
            <m:r>
              <w:rPr>
                <w:rFonts w:ascii="Cambria Math" w:hAnsi="Cambria Math" w:hint="eastAsia"/>
              </w:rPr>
              <m:t>#</m:t>
            </m:r>
          </m:sup>
        </m:sSup>
      </m:oMath>
      <w:r w:rsidR="00763E48">
        <w:rPr>
          <w:rFonts w:hint="eastAsia"/>
        </w:rPr>
        <w:t>算法</w:t>
      </w:r>
      <w:r w:rsidR="00763E48">
        <w:t>的</w:t>
      </w:r>
      <w:r w:rsidR="002072F0">
        <w:rPr>
          <w:rFonts w:hint="eastAsia"/>
        </w:rPr>
        <w:t>表现</w:t>
      </w:r>
      <w:r w:rsidR="00763E48">
        <w:t>最优。</w:t>
      </w:r>
    </w:p>
    <w:p w14:paraId="55F6660D" w14:textId="2677167E" w:rsidR="000F29FB" w:rsidRDefault="000F29FB" w:rsidP="009B07A3">
      <w:pPr>
        <w:pStyle w:val="ab"/>
        <w:spacing w:before="120" w:after="120"/>
        <w:ind w:firstLineChars="0" w:firstLine="0"/>
      </w:pPr>
      <w:r>
        <w:rPr>
          <w:rFonts w:hint="eastAsia"/>
          <w:noProof/>
        </w:rPr>
        <w:drawing>
          <wp:inline distT="0" distB="0" distL="0" distR="0" wp14:anchorId="41A6999E" wp14:editId="378EBD16">
            <wp:extent cx="5486400" cy="49377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1framework.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4937760"/>
                    </a:xfrm>
                    <a:prstGeom prst="rect">
                      <a:avLst/>
                    </a:prstGeom>
                  </pic:spPr>
                </pic:pic>
              </a:graphicData>
            </a:graphic>
          </wp:inline>
        </w:drawing>
      </w:r>
    </w:p>
    <w:p w14:paraId="3A53DBD6" w14:textId="6918B833" w:rsidR="000F29FB" w:rsidRPr="000F29FB" w:rsidRDefault="000F29FB" w:rsidP="00B74D54">
      <w:pPr>
        <w:pStyle w:val="ab"/>
        <w:spacing w:before="120" w:after="120"/>
        <w:ind w:firstLine="440"/>
        <w:jc w:val="center"/>
        <w:rPr>
          <w:sz w:val="22"/>
          <w:szCs w:val="22"/>
        </w:rPr>
      </w:pPr>
      <w:bookmarkStart w:id="66" w:name="OLE_LINK44"/>
      <w:bookmarkStart w:id="67" w:name="OLE_LINK45"/>
      <w:r w:rsidRPr="000F29FB">
        <w:rPr>
          <w:sz w:val="22"/>
          <w:szCs w:val="22"/>
        </w:rPr>
        <w:lastRenderedPageBreak/>
        <w:t>图</w:t>
      </w:r>
      <w:r w:rsidRPr="000F29FB">
        <w:rPr>
          <w:rFonts w:hint="eastAsia"/>
          <w:sz w:val="22"/>
          <w:szCs w:val="22"/>
        </w:rPr>
        <w:t>2.</w:t>
      </w:r>
      <w:r w:rsidR="00AB508E">
        <w:rPr>
          <w:sz w:val="22"/>
          <w:szCs w:val="22"/>
        </w:rPr>
        <w:t>8</w:t>
      </w:r>
      <w:r w:rsidR="00A91E45">
        <w:rPr>
          <w:rFonts w:hint="eastAsia"/>
          <w:sz w:val="22"/>
          <w:szCs w:val="22"/>
        </w:rPr>
        <w:t xml:space="preserve"> </w:t>
      </w:r>
      <w:r w:rsidR="00A91E45" w:rsidRPr="009B07A3">
        <w:rPr>
          <w:rFonts w:ascii="Times New Roman" w:hAnsi="Times New Roman" w:cs="Times New Roman"/>
          <w:sz w:val="22"/>
          <w:szCs w:val="22"/>
        </w:rPr>
        <w:t>Rozinat</w:t>
      </w:r>
      <w:r w:rsidR="00A91E45">
        <w:rPr>
          <w:rFonts w:hint="eastAsia"/>
          <w:sz w:val="22"/>
          <w:szCs w:val="22"/>
        </w:rPr>
        <w:t>等提出</w:t>
      </w:r>
      <w:r w:rsidRPr="000F29FB">
        <w:rPr>
          <w:rFonts w:hint="eastAsia"/>
          <w:sz w:val="22"/>
          <w:szCs w:val="22"/>
        </w:rPr>
        <w:t>的流程挖掘评估框架</w:t>
      </w:r>
    </w:p>
    <w:p w14:paraId="7ECADDA1" w14:textId="77777777" w:rsidR="00014419" w:rsidRPr="00AB508E" w:rsidRDefault="00EA7058" w:rsidP="00AB508E">
      <w:pPr>
        <w:pStyle w:val="31"/>
        <w:numPr>
          <w:ilvl w:val="2"/>
          <w:numId w:val="3"/>
        </w:numPr>
        <w:rPr>
          <w:rFonts w:ascii="Cambria Math" w:hAnsi="Cambria Math" w:hint="eastAsia"/>
        </w:rPr>
      </w:pPr>
      <w:bookmarkStart w:id="68" w:name="_Toc415228132"/>
      <w:bookmarkEnd w:id="66"/>
      <w:bookmarkEnd w:id="67"/>
      <w:r w:rsidRPr="00AB508E">
        <w:rPr>
          <w:rFonts w:ascii="Cambria Math" w:hAnsi="Cambria Math" w:hint="eastAsia"/>
        </w:rPr>
        <w:t>基于</w:t>
      </w:r>
      <w:r w:rsidR="00BE130A" w:rsidRPr="00AB508E">
        <w:rPr>
          <w:rFonts w:ascii="Cambria Math" w:hAnsi="Cambria Math"/>
        </w:rPr>
        <w:t>专用模型</w:t>
      </w:r>
      <w:r w:rsidR="00BE130A" w:rsidRPr="00AB508E">
        <w:rPr>
          <w:rFonts w:ascii="Cambria Math" w:hAnsi="Cambria Math" w:hint="eastAsia"/>
        </w:rPr>
        <w:t>子</w:t>
      </w:r>
      <w:r w:rsidR="007064CD" w:rsidRPr="00AB508E">
        <w:rPr>
          <w:rFonts w:ascii="Cambria Math" w:hAnsi="Cambria Math"/>
        </w:rPr>
        <w:t>集与推荐技术的</w:t>
      </w:r>
      <w:r w:rsidRPr="00AB508E">
        <w:rPr>
          <w:rFonts w:ascii="Cambria Math" w:hAnsi="Cambria Math" w:hint="eastAsia"/>
        </w:rPr>
        <w:t>流程挖掘算法评估框架</w:t>
      </w:r>
      <w:bookmarkEnd w:id="68"/>
    </w:p>
    <w:p w14:paraId="0C83663A" w14:textId="061F79BB" w:rsidR="00526B60" w:rsidRDefault="00526B60" w:rsidP="00AB508E">
      <w:pPr>
        <w:pStyle w:val="ab"/>
        <w:spacing w:beforeLines="0" w:before="0" w:afterLines="0" w:after="0" w:line="400" w:lineRule="exact"/>
      </w:pPr>
      <w:r>
        <w:rPr>
          <w:rFonts w:hint="eastAsia"/>
        </w:rPr>
        <w:t>虽然上一节基于专用模型全集的流程挖掘算法评估框架</w:t>
      </w:r>
      <w:r w:rsidR="00DA0A4B">
        <w:rPr>
          <w:rFonts w:hint="eastAsia"/>
        </w:rPr>
        <w:t>可以</w:t>
      </w:r>
      <w:r w:rsidR="00DA0A4B">
        <w:t>评估</w:t>
      </w:r>
      <w:r w:rsidR="00DA0A4B">
        <w:rPr>
          <w:rFonts w:hint="eastAsia"/>
        </w:rPr>
        <w:t>不同</w:t>
      </w:r>
      <w:r w:rsidR="00DA0A4B">
        <w:t>的业务流程算法，但是</w:t>
      </w:r>
      <w:r w:rsidR="007038A4">
        <w:rPr>
          <w:rFonts w:hint="eastAsia"/>
        </w:rPr>
        <w:t>这个</w:t>
      </w:r>
      <w:r w:rsidR="007038A4">
        <w:t>评估框架存在一个</w:t>
      </w:r>
      <w:r w:rsidR="00217766">
        <w:rPr>
          <w:rFonts w:hint="eastAsia"/>
        </w:rPr>
        <w:t>显著</w:t>
      </w:r>
      <w:r w:rsidR="00217766">
        <w:t>的缺点</w:t>
      </w:r>
      <w:r w:rsidR="007038A4">
        <w:t>，即</w:t>
      </w:r>
      <w:r w:rsidR="007038A4">
        <w:rPr>
          <w:rFonts w:hint="eastAsia"/>
        </w:rPr>
        <w:t>当</w:t>
      </w:r>
      <w:r w:rsidR="007038A4">
        <w:t>参考模型集合较大、流程挖掘算法较多时</w:t>
      </w:r>
      <w:r w:rsidR="007038A4">
        <w:rPr>
          <w:rFonts w:hint="eastAsia"/>
        </w:rPr>
        <w:t>，</w:t>
      </w:r>
      <w:r w:rsidR="007038A4">
        <w:t>流程挖掘算法评估则计算量</w:t>
      </w:r>
      <w:r w:rsidR="00714AE5">
        <w:rPr>
          <w:rFonts w:hint="eastAsia"/>
        </w:rPr>
        <w:t>超大</w:t>
      </w:r>
      <w:r w:rsidR="007038A4">
        <w:t>且十分耗时</w:t>
      </w:r>
      <w:r w:rsidR="007038A4">
        <w:rPr>
          <w:rFonts w:hint="eastAsia"/>
        </w:rPr>
        <w:t>。</w:t>
      </w:r>
    </w:p>
    <w:p w14:paraId="575A8636" w14:textId="1FB38A56" w:rsidR="007038A4" w:rsidRPr="00AB508E" w:rsidRDefault="007038A4" w:rsidP="00AB508E">
      <w:pPr>
        <w:pStyle w:val="ab"/>
        <w:spacing w:beforeLines="0" w:before="0" w:afterLines="0" w:after="0" w:line="400" w:lineRule="exact"/>
      </w:pPr>
      <w:r>
        <w:rPr>
          <w:rFonts w:hint="eastAsia"/>
        </w:rPr>
        <w:t>为此</w:t>
      </w:r>
      <w:r>
        <w:t>，王建民</w:t>
      </w:r>
      <w:r w:rsidR="00396855">
        <w:rPr>
          <w:rFonts w:hint="eastAsia"/>
        </w:rPr>
        <w:t>教授</w:t>
      </w:r>
      <w:r>
        <w:t>等人提出了基于专用模型</w:t>
      </w:r>
      <w:r>
        <w:rPr>
          <w:rFonts w:hint="eastAsia"/>
        </w:rPr>
        <w:t>子集</w:t>
      </w:r>
      <w:r>
        <w:t>与推荐技术的流程挖掘算法评估框架</w:t>
      </w:r>
      <w:r>
        <w:rPr>
          <w:rFonts w:hint="eastAsia"/>
        </w:rPr>
        <w:t>。顾名思义，只需要对于参考模型集合中一部分模型分析，而对于其他流程模型只需要利用推荐技术估算即可。</w:t>
      </w:r>
      <w:r w:rsidRPr="00AB508E">
        <w:t>图</w:t>
      </w:r>
      <w:r w:rsidRPr="00AB508E">
        <w:rPr>
          <w:rFonts w:hint="eastAsia"/>
        </w:rPr>
        <w:t>2.</w:t>
      </w:r>
      <w:r w:rsidR="00AB508E" w:rsidRPr="00AB508E">
        <w:t>9</w:t>
      </w:r>
      <w:r w:rsidRPr="00AB508E">
        <w:t>为</w:t>
      </w:r>
      <w:r w:rsidR="00FD71FB">
        <w:rPr>
          <w:rFonts w:hint="eastAsia"/>
        </w:rPr>
        <w:t>该</w:t>
      </w:r>
      <w:r w:rsidRPr="00AB508E">
        <w:t>评估框架的结构图</w:t>
      </w:r>
      <w:r w:rsidRPr="00AB508E">
        <w:rPr>
          <w:rFonts w:hint="eastAsia"/>
        </w:rPr>
        <w:t>，</w:t>
      </w:r>
      <w:r w:rsidRPr="00AB508E">
        <w:t>其中虚线部分即为</w:t>
      </w:r>
      <w:r w:rsidRPr="009B07A3">
        <w:rPr>
          <w:rFonts w:ascii="Times New Roman" w:hAnsi="Times New Roman" w:cs="Times New Roman"/>
        </w:rPr>
        <w:t>Rozinat</w:t>
      </w:r>
      <w:r w:rsidRPr="00AB508E">
        <w:t>等人提出的基于专用模型全集的流程挖掘算法评估框架</w:t>
      </w:r>
      <w:r w:rsidRPr="00AB508E">
        <w:rPr>
          <w:rFonts w:hint="eastAsia"/>
        </w:rPr>
        <w:t>。除此之外，还有两个部分，分别是</w:t>
      </w:r>
      <w:r w:rsidRPr="00AB508E">
        <w:rPr>
          <w:rFonts w:hint="eastAsia"/>
          <w:i/>
        </w:rPr>
        <w:t>学习阶段</w:t>
      </w:r>
      <w:r w:rsidRPr="00AB508E">
        <w:rPr>
          <w:rFonts w:hint="eastAsia"/>
        </w:rPr>
        <w:t>和</w:t>
      </w:r>
      <w:r w:rsidRPr="00AB508E">
        <w:rPr>
          <w:rFonts w:hint="eastAsia"/>
          <w:i/>
        </w:rPr>
        <w:t>推荐阶段</w:t>
      </w:r>
      <w:r w:rsidRPr="00AB508E">
        <w:rPr>
          <w:rFonts w:hint="eastAsia"/>
        </w:rPr>
        <w:t>。</w:t>
      </w:r>
    </w:p>
    <w:p w14:paraId="6C12FC1E" w14:textId="3C47D506" w:rsidR="00D34FDC" w:rsidRDefault="00D34FDC" w:rsidP="00AB508E">
      <w:pPr>
        <w:pStyle w:val="ab"/>
        <w:spacing w:beforeLines="0" w:before="0" w:afterLines="0" w:after="0" w:line="400" w:lineRule="exact"/>
      </w:pPr>
      <w:r w:rsidRPr="00AB508E">
        <w:t>对于一组流程模型</w:t>
      </w:r>
      <w:r w:rsidRPr="00AB508E">
        <w:rPr>
          <w:rFonts w:hint="eastAsia"/>
        </w:rPr>
        <w:t>，</w:t>
      </w:r>
      <w:r w:rsidRPr="00AB508E">
        <w:t>选择一部分模型作为参考模型</w:t>
      </w:r>
      <w:r w:rsidR="00F37DA8" w:rsidRPr="00AB508E">
        <w:rPr>
          <w:rFonts w:hint="eastAsia"/>
        </w:rPr>
        <w:t>(</w:t>
      </w:r>
      <w:r w:rsidR="00F37DA8" w:rsidRPr="009B07A3">
        <w:rPr>
          <w:rFonts w:ascii="Times New Roman" w:hAnsi="Times New Roman" w:cs="Times New Roman"/>
        </w:rPr>
        <w:t>Reference Model</w:t>
      </w:r>
      <w:r w:rsidR="00F37DA8" w:rsidRPr="00AB508E">
        <w:rPr>
          <w:rFonts w:hint="eastAsia"/>
        </w:rPr>
        <w:t>)</w:t>
      </w:r>
      <w:r w:rsidRPr="00AB508E">
        <w:rPr>
          <w:rFonts w:hint="eastAsia"/>
        </w:rPr>
        <w:t>，</w:t>
      </w:r>
      <w:r w:rsidR="00F37DA8" w:rsidRPr="00AB508E">
        <w:t>利用</w:t>
      </w:r>
      <w:r w:rsidR="00F37DA8" w:rsidRPr="009B07A3">
        <w:rPr>
          <w:rFonts w:ascii="Times New Roman" w:hAnsi="Times New Roman" w:cs="Times New Roman"/>
        </w:rPr>
        <w:t>Rozinat</w:t>
      </w:r>
      <w:r w:rsidR="00F37DA8" w:rsidRPr="00AB508E">
        <w:t>提出的流程评估框架</w:t>
      </w:r>
      <w:r w:rsidR="00F37DA8" w:rsidRPr="00AB508E">
        <w:rPr>
          <w:rFonts w:hint="eastAsia"/>
        </w:rPr>
        <w:t>，</w:t>
      </w:r>
      <w:r w:rsidR="00F37DA8" w:rsidRPr="00AB508E">
        <w:t>生成参考模型对应的</w:t>
      </w:r>
      <w:r w:rsidR="00F37DA8">
        <w:rPr>
          <w:rFonts w:hint="eastAsia"/>
        </w:rPr>
        <w:t>事件日志</w:t>
      </w:r>
      <w:r w:rsidR="00F37DA8">
        <w:t>，</w:t>
      </w:r>
      <w:r w:rsidR="00F37DA8">
        <w:rPr>
          <w:rFonts w:hint="eastAsia"/>
        </w:rPr>
        <w:t>然后</w:t>
      </w:r>
      <w:r w:rsidR="00F37DA8">
        <w:t>分别</w:t>
      </w:r>
      <w:r w:rsidR="00F37DA8">
        <w:rPr>
          <w:rFonts w:hint="eastAsia"/>
        </w:rPr>
        <w:t>利用流程</w:t>
      </w:r>
      <w:r w:rsidR="00F37DA8">
        <w:t>挖掘算法计算出挖掘模型，最后通过</w:t>
      </w:r>
      <w:r w:rsidR="00F37DA8">
        <w:rPr>
          <w:rFonts w:hint="eastAsia"/>
        </w:rPr>
        <w:t>评估挖掘</w:t>
      </w:r>
      <w:r w:rsidR="00F37DA8">
        <w:t>模型与参考模型之间的相似度。</w:t>
      </w:r>
    </w:p>
    <w:p w14:paraId="32B4D321" w14:textId="7FD9B97C" w:rsidR="00F37DA8" w:rsidRDefault="00F37DA8" w:rsidP="00846E44">
      <w:pPr>
        <w:pStyle w:val="ab"/>
        <w:spacing w:beforeLines="0" w:before="0" w:afterLines="0" w:after="0" w:line="400" w:lineRule="exact"/>
      </w:pPr>
      <w:r>
        <w:t>在</w:t>
      </w:r>
      <w:r w:rsidRPr="00F37DA8">
        <w:rPr>
          <w:i/>
        </w:rPr>
        <w:t>学习阶段</w:t>
      </w:r>
      <w:r w:rsidRPr="00F37DA8">
        <w:rPr>
          <w:rFonts w:hint="eastAsia"/>
        </w:rPr>
        <w:t>,</w:t>
      </w:r>
      <w:r>
        <w:rPr>
          <w:rFonts w:hint="eastAsia"/>
        </w:rPr>
        <w:t>首先在步骤4，</w:t>
      </w:r>
      <w:r w:rsidR="000A0DC8">
        <w:rPr>
          <w:rFonts w:hint="eastAsia"/>
        </w:rPr>
        <w:t>提取</w:t>
      </w:r>
      <w:r>
        <w:t>参考模型集合中模型的</w:t>
      </w:r>
      <w:r w:rsidR="00D249D9">
        <w:rPr>
          <w:rFonts w:hint="eastAsia"/>
        </w:rPr>
        <w:t>结构</w:t>
      </w:r>
      <w:r>
        <w:t>特征</w:t>
      </w:r>
      <w:r>
        <w:rPr>
          <w:rFonts w:hint="eastAsia"/>
        </w:rPr>
        <w:t>，</w:t>
      </w:r>
      <w:r>
        <w:t>然后在步骤</w:t>
      </w:r>
      <w:r>
        <w:rPr>
          <w:rFonts w:hint="eastAsia"/>
        </w:rPr>
        <w:t>5中，</w:t>
      </w:r>
      <w:r>
        <w:t>根据流程模型对提取的特征进行降维操作</w:t>
      </w:r>
      <w:r>
        <w:rPr>
          <w:rFonts w:hint="eastAsia"/>
        </w:rPr>
        <w:t>（如主成分分析），</w:t>
      </w:r>
      <w:r>
        <w:t>最后在步骤</w:t>
      </w:r>
      <w:r>
        <w:rPr>
          <w:rFonts w:hint="eastAsia"/>
        </w:rPr>
        <w:t>6，依据</w:t>
      </w:r>
      <w:r>
        <w:t>挖掘算法在流程模型中的表现和降维以后的模型特征</w:t>
      </w:r>
      <w:r>
        <w:rPr>
          <w:rFonts w:hint="eastAsia"/>
        </w:rPr>
        <w:t>，</w:t>
      </w:r>
      <w:r>
        <w:t>构建回归模型</w:t>
      </w:r>
      <w:r>
        <w:rPr>
          <w:rFonts w:hint="eastAsia"/>
        </w:rPr>
        <w:t>。</w:t>
      </w:r>
    </w:p>
    <w:p w14:paraId="7EA310C8" w14:textId="762E2100" w:rsidR="00C5130A" w:rsidRDefault="00F37DA8" w:rsidP="00846E44">
      <w:pPr>
        <w:pStyle w:val="ab"/>
        <w:spacing w:beforeLines="0" w:before="0" w:afterLines="0" w:after="0" w:line="400" w:lineRule="exact"/>
      </w:pPr>
      <w:r>
        <w:rPr>
          <w:rFonts w:hint="eastAsia"/>
        </w:rPr>
        <w:t>在</w:t>
      </w:r>
      <w:r w:rsidRPr="00F37DA8">
        <w:rPr>
          <w:rFonts w:hint="eastAsia"/>
          <w:i/>
        </w:rPr>
        <w:t>推荐阶段</w:t>
      </w:r>
      <w:r w:rsidR="00526157">
        <w:rPr>
          <w:rFonts w:hint="eastAsia"/>
        </w:rPr>
        <w:t>，</w:t>
      </w:r>
      <w:r w:rsidR="00526157">
        <w:t>对于模型集合</w:t>
      </w:r>
      <w:r w:rsidR="00526157">
        <w:rPr>
          <w:rFonts w:hint="eastAsia"/>
        </w:rPr>
        <w:t>中</w:t>
      </w:r>
      <w:r w:rsidR="00526157">
        <w:t>非</w:t>
      </w:r>
      <w:r w:rsidR="00526157">
        <w:rPr>
          <w:rFonts w:hint="eastAsia"/>
        </w:rPr>
        <w:t>参考</w:t>
      </w:r>
      <w:r w:rsidR="00526157">
        <w:t>模型中的部分，</w:t>
      </w:r>
      <w:r w:rsidR="00526157">
        <w:rPr>
          <w:rFonts w:hint="eastAsia"/>
        </w:rPr>
        <w:t>在</w:t>
      </w:r>
      <w:r w:rsidR="00526157">
        <w:t>步骤</w:t>
      </w:r>
      <w:r w:rsidR="00526157">
        <w:rPr>
          <w:rFonts w:hint="eastAsia"/>
        </w:rPr>
        <w:t>7中首先提取</w:t>
      </w:r>
      <w:r w:rsidR="00526157">
        <w:t>模型的特征</w:t>
      </w:r>
      <w:r w:rsidR="00526157">
        <w:rPr>
          <w:rFonts w:hint="eastAsia"/>
        </w:rPr>
        <w:t>，</w:t>
      </w:r>
      <w:r w:rsidR="00526157">
        <w:t>然后在步骤</w:t>
      </w:r>
      <w:r w:rsidR="00526157">
        <w:rPr>
          <w:rFonts w:hint="eastAsia"/>
        </w:rPr>
        <w:t>8中，</w:t>
      </w:r>
      <w:r w:rsidR="00526157">
        <w:t>利用学习阶段中获得</w:t>
      </w:r>
      <w:r w:rsidR="005A4720">
        <w:rPr>
          <w:rFonts w:hint="eastAsia"/>
        </w:rPr>
        <w:t>的</w:t>
      </w:r>
      <w:r w:rsidR="00526157">
        <w:t>回归模型和模型的特征可以估算出流程挖掘算法在这个流程模型</w:t>
      </w:r>
      <w:r w:rsidR="004F0A05">
        <w:rPr>
          <w:rFonts w:hint="eastAsia"/>
        </w:rPr>
        <w:t>上</w:t>
      </w:r>
      <w:r w:rsidR="00526157">
        <w:t>的表现</w:t>
      </w:r>
      <w:r w:rsidR="00526157">
        <w:rPr>
          <w:rFonts w:hint="eastAsia"/>
        </w:rPr>
        <w:t>。</w:t>
      </w:r>
    </w:p>
    <w:p w14:paraId="77151635" w14:textId="48C6A1DF" w:rsidR="00F37DA8" w:rsidRPr="00F37DA8" w:rsidRDefault="00C5130A" w:rsidP="00846E44">
      <w:pPr>
        <w:pStyle w:val="ab"/>
        <w:spacing w:beforeLines="0" w:before="0" w:afterLines="0" w:after="0" w:line="400" w:lineRule="exact"/>
      </w:pPr>
      <w:r>
        <w:t>对于大部分模型</w:t>
      </w:r>
      <w:r>
        <w:rPr>
          <w:rFonts w:hint="eastAsia"/>
        </w:rPr>
        <w:t>，</w:t>
      </w:r>
      <w:r>
        <w:t>省去了繁杂的实际计算</w:t>
      </w:r>
      <w:r>
        <w:rPr>
          <w:rFonts w:hint="eastAsia"/>
        </w:rPr>
        <w:t>，</w:t>
      </w:r>
      <w:r>
        <w:t>基于专用模型子集与推荐技术的流程模型评估框架相比基于模型全集的流程模型评估框架</w:t>
      </w:r>
      <w:r w:rsidR="009E39C8">
        <w:t>在评估在时间开销上小很多</w:t>
      </w:r>
      <w:r w:rsidR="009E39C8">
        <w:rPr>
          <w:rFonts w:hint="eastAsia"/>
        </w:rPr>
        <w:t>。</w:t>
      </w:r>
    </w:p>
    <w:p w14:paraId="23A3B18A" w14:textId="19E2BD74" w:rsidR="003353CD" w:rsidRDefault="00DF1D8A" w:rsidP="005F28D9">
      <w:pPr>
        <w:rPr>
          <w:rFonts w:ascii="Times New Roman" w:hAnsi="Times New Roman" w:cs="Times New Roman"/>
          <w:b/>
          <w:sz w:val="24"/>
          <w:szCs w:val="24"/>
        </w:rPr>
      </w:pPr>
      <w:r>
        <w:rPr>
          <w:rFonts w:ascii="Times New Roman" w:hAnsi="Times New Roman" w:cs="Times New Roman" w:hint="eastAsia"/>
          <w:b/>
          <w:noProof/>
          <w:sz w:val="24"/>
          <w:szCs w:val="24"/>
        </w:rPr>
        <w:lastRenderedPageBreak/>
        <w:drawing>
          <wp:inline distT="0" distB="0" distL="0" distR="0" wp14:anchorId="2A8ACA75" wp14:editId="1D21E4BA">
            <wp:extent cx="5486400" cy="549338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x最后的框架Overall Framework.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5493385"/>
                    </a:xfrm>
                    <a:prstGeom prst="rect">
                      <a:avLst/>
                    </a:prstGeom>
                  </pic:spPr>
                </pic:pic>
              </a:graphicData>
            </a:graphic>
          </wp:inline>
        </w:drawing>
      </w:r>
    </w:p>
    <w:p w14:paraId="072703AC" w14:textId="359940F5" w:rsidR="003353CD" w:rsidRPr="000F29FB" w:rsidRDefault="003353CD" w:rsidP="003353CD">
      <w:pPr>
        <w:pStyle w:val="ab"/>
        <w:spacing w:before="120" w:after="120"/>
        <w:ind w:firstLine="440"/>
        <w:jc w:val="center"/>
        <w:rPr>
          <w:sz w:val="22"/>
          <w:szCs w:val="22"/>
        </w:rPr>
      </w:pPr>
      <w:r w:rsidRPr="000F29FB">
        <w:rPr>
          <w:sz w:val="22"/>
          <w:szCs w:val="22"/>
        </w:rPr>
        <w:t>图</w:t>
      </w:r>
      <w:r w:rsidRPr="009B07A3">
        <w:rPr>
          <w:rFonts w:hint="eastAsia"/>
          <w:sz w:val="22"/>
          <w:szCs w:val="22"/>
        </w:rPr>
        <w:t>2.</w:t>
      </w:r>
      <w:r w:rsidR="00AB508E">
        <w:rPr>
          <w:sz w:val="22"/>
          <w:szCs w:val="22"/>
        </w:rPr>
        <w:t>9</w:t>
      </w:r>
      <w:r w:rsidR="007710E2">
        <w:rPr>
          <w:rFonts w:hint="eastAsia"/>
          <w:sz w:val="22"/>
          <w:szCs w:val="22"/>
        </w:rPr>
        <w:t xml:space="preserve"> 基于专用参考模型子集和推荐技术</w:t>
      </w:r>
      <w:r w:rsidRPr="000F29FB">
        <w:rPr>
          <w:rFonts w:hint="eastAsia"/>
          <w:sz w:val="22"/>
          <w:szCs w:val="22"/>
        </w:rPr>
        <w:t>的流程挖掘评估框架</w:t>
      </w:r>
    </w:p>
    <w:p w14:paraId="3B19F527" w14:textId="77777777" w:rsidR="004408D0" w:rsidRDefault="004408D0" w:rsidP="00014419">
      <w:pPr>
        <w:pStyle w:val="2"/>
      </w:pPr>
      <w:bookmarkStart w:id="69" w:name="_Toc415228133"/>
      <w:r>
        <w:rPr>
          <w:rFonts w:hint="eastAsia"/>
        </w:rPr>
        <w:t>本章小结</w:t>
      </w:r>
      <w:bookmarkEnd w:id="69"/>
    </w:p>
    <w:p w14:paraId="480FD839" w14:textId="2E0494A3" w:rsidR="000D2389" w:rsidRDefault="000D2389" w:rsidP="00457CE2">
      <w:pPr>
        <w:pStyle w:val="ab"/>
        <w:spacing w:beforeLines="0" w:before="0" w:afterLines="0" w:after="0" w:line="400" w:lineRule="exact"/>
      </w:pPr>
      <w:r>
        <w:t>本章从流程挖掘算法和流程挖掘算法评估框架两个角度去总结了研究领域</w:t>
      </w:r>
      <w:r w:rsidR="007C2C1C">
        <w:rPr>
          <w:rFonts w:hint="eastAsia"/>
        </w:rPr>
        <w:t>当前</w:t>
      </w:r>
      <w:r>
        <w:t>的研究成果</w:t>
      </w:r>
      <w:r>
        <w:rPr>
          <w:rFonts w:hint="eastAsia"/>
        </w:rPr>
        <w:t>。</w:t>
      </w:r>
      <w:r>
        <w:t>首先回顾了几种主流的业务流程挖掘算法</w:t>
      </w:r>
      <w:r>
        <w:rPr>
          <w:rFonts w:hint="eastAsia"/>
        </w:rPr>
        <w:t>，</w:t>
      </w:r>
      <w:r w:rsidR="00357428">
        <w:rPr>
          <w:rFonts w:hint="eastAsia"/>
        </w:rPr>
        <w:t>并</w:t>
      </w:r>
      <w:r>
        <w:t>重点总结了基于推理的</w:t>
      </w:r>
      <m:oMath>
        <m:r>
          <m:rPr>
            <m:sty m:val="p"/>
          </m:rPr>
          <w:rPr>
            <w:rFonts w:ascii="Cambria Math" w:hAnsi="Cambria Math"/>
          </w:rPr>
          <m:t>∝</m:t>
        </m:r>
      </m:oMath>
      <w:r w:rsidR="00357428">
        <w:t>系列的流程挖掘算法</w:t>
      </w:r>
      <w:r w:rsidR="00357428">
        <w:rPr>
          <w:rFonts w:hint="eastAsia"/>
        </w:rPr>
        <w:t>(</w:t>
      </w:r>
      <w:bookmarkStart w:id="70" w:name="OLE_LINK46"/>
      <w:bookmarkStart w:id="71" w:name="OLE_LINK47"/>
      <m:oMath>
        <m:r>
          <m:rPr>
            <m:sty m:val="p"/>
          </m:rPr>
          <w:rPr>
            <w:rFonts w:ascii="Cambria Math" w:hAnsi="Cambria Math"/>
          </w:rPr>
          <m:t>∝</m:t>
        </m:r>
      </m:oMath>
      <w:r w:rsidR="00357428">
        <w:rPr>
          <w:rFonts w:hint="eastAsia"/>
        </w:rPr>
        <w:t>算法</w:t>
      </w:r>
      <w:bookmarkEnd w:id="70"/>
      <w:bookmarkEnd w:id="71"/>
      <w:r w:rsidR="00480EE2">
        <w:rPr>
          <w:rFonts w:hint="eastAsia"/>
        </w:rPr>
        <w:t>、</w:t>
      </w:r>
      <m:oMath>
        <m:sSup>
          <m:sSupPr>
            <m:ctrlPr>
              <w:rPr>
                <w:rFonts w:ascii="Cambria Math" w:hAnsi="Cambria Math"/>
              </w:rPr>
            </m:ctrlPr>
          </m:sSupPr>
          <m:e>
            <m:r>
              <m:rPr>
                <m:sty m:val="p"/>
              </m:rPr>
              <w:rPr>
                <w:rFonts w:ascii="Cambria Math" w:hAnsi="Cambria Math"/>
              </w:rPr>
              <m:t>∝</m:t>
            </m:r>
          </m:e>
          <m:sup>
            <m:r>
              <w:rPr>
                <w:rFonts w:ascii="Cambria Math" w:hAnsi="Cambria Math"/>
              </w:rPr>
              <m:t>++</m:t>
            </m:r>
          </m:sup>
        </m:sSup>
      </m:oMath>
      <w:r w:rsidR="00357428">
        <w:rPr>
          <w:rFonts w:hint="eastAsia"/>
        </w:rPr>
        <w:t>算法</w:t>
      </w:r>
      <w:r w:rsidR="00480EE2">
        <w:rPr>
          <w:rFonts w:hint="eastAsia"/>
        </w:rPr>
        <w:t>和</w:t>
      </w:r>
      <m:oMath>
        <m:sSup>
          <m:sSupPr>
            <m:ctrlPr>
              <w:rPr>
                <w:rFonts w:ascii="Cambria Math" w:hAnsi="Cambria Math"/>
              </w:rPr>
            </m:ctrlPr>
          </m:sSupPr>
          <m:e>
            <m:r>
              <m:rPr>
                <m:sty m:val="p"/>
              </m:rPr>
              <w:rPr>
                <w:rFonts w:ascii="Cambria Math" w:hAnsi="Cambria Math"/>
              </w:rPr>
              <m:t>∝</m:t>
            </m:r>
          </m:e>
          <m:sup>
            <m:r>
              <w:rPr>
                <w:rFonts w:ascii="Cambria Math" w:hAnsi="Cambria Math" w:hint="eastAsia"/>
              </w:rPr>
              <m:t>#</m:t>
            </m:r>
          </m:sup>
        </m:sSup>
      </m:oMath>
      <w:r w:rsidR="00357428">
        <w:rPr>
          <w:rFonts w:hint="eastAsia"/>
        </w:rPr>
        <w:t>算法)</w:t>
      </w:r>
      <w:r w:rsidR="009C23C2">
        <w:rPr>
          <w:rFonts w:hint="eastAsia"/>
        </w:rPr>
        <w:t>，然后分析并总结了基于专用模型</w:t>
      </w:r>
      <w:r w:rsidR="00C04721">
        <w:rPr>
          <w:rFonts w:hint="eastAsia"/>
        </w:rPr>
        <w:t>全集</w:t>
      </w:r>
      <w:r w:rsidR="009C23C2">
        <w:rPr>
          <w:rFonts w:hint="eastAsia"/>
        </w:rPr>
        <w:t>和基于</w:t>
      </w:r>
      <w:r w:rsidR="001C5250">
        <w:rPr>
          <w:rFonts w:hint="eastAsia"/>
        </w:rPr>
        <w:t>专用</w:t>
      </w:r>
      <w:r w:rsidR="009C23C2">
        <w:rPr>
          <w:rFonts w:hint="eastAsia"/>
        </w:rPr>
        <w:t>模型</w:t>
      </w:r>
      <w:r w:rsidR="00C04721">
        <w:rPr>
          <w:rFonts w:hint="eastAsia"/>
        </w:rPr>
        <w:t>子集</w:t>
      </w:r>
      <w:r w:rsidR="009C23C2">
        <w:rPr>
          <w:rFonts w:hint="eastAsia"/>
        </w:rPr>
        <w:t>与推荐技术的流程挖掘算法评估框架。</w:t>
      </w:r>
    </w:p>
    <w:sectPr w:rsidR="000D2389">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7" w:author="Wen Lijie" w:date="2015-04-27T17:03:00Z" w:initials="WL">
    <w:p w14:paraId="052E1BAB" w14:textId="46D173C5" w:rsidR="004C4916" w:rsidRDefault="004C4916">
      <w:pPr>
        <w:pStyle w:val="af0"/>
      </w:pPr>
      <w:r>
        <w:rPr>
          <w:rStyle w:val="af"/>
        </w:rPr>
        <w:annotationRef/>
      </w:r>
      <w:r>
        <w:rPr>
          <w:rFonts w:hint="eastAsia"/>
        </w:rPr>
        <w:t>要确保这些符号，在第一章预备知识中介绍了</w:t>
      </w:r>
    </w:p>
  </w:comment>
  <w:comment w:id="38" w:author="Wen Lijie" w:date="2015-04-27T17:18:00Z" w:initials="WL">
    <w:p w14:paraId="3755C457" w14:textId="122E546A" w:rsidR="004C4916" w:rsidRDefault="004C4916">
      <w:pPr>
        <w:pStyle w:val="af0"/>
      </w:pPr>
      <w:r>
        <w:rPr>
          <w:rStyle w:val="af"/>
        </w:rPr>
        <w:annotationRef/>
      </w:r>
      <w:r>
        <w:rPr>
          <w:rFonts w:hint="eastAsia"/>
        </w:rPr>
        <w:t>数字应为下标</w:t>
      </w:r>
    </w:p>
  </w:comment>
  <w:comment w:id="39" w:author="Wen Lijie" w:date="2015-04-27T17:21:00Z" w:initials="WL">
    <w:p w14:paraId="116DDBF7" w14:textId="54F7DD2A" w:rsidR="004C4916" w:rsidRDefault="004C4916">
      <w:pPr>
        <w:pStyle w:val="af0"/>
      </w:pPr>
      <w:r>
        <w:rPr>
          <w:rStyle w:val="af"/>
        </w:rPr>
        <w:annotationRef/>
      </w:r>
      <w:r>
        <w:rPr>
          <w:rFonts w:hint="eastAsia"/>
        </w:rPr>
        <w:t>需要引用表</w:t>
      </w:r>
      <w:r>
        <w:rPr>
          <w:rFonts w:hint="eastAsia"/>
        </w:rPr>
        <w:t>2.1</w:t>
      </w:r>
      <w:r>
        <w:rPr>
          <w:rFonts w:hint="eastAsia"/>
        </w:rPr>
        <w:t>，并确保其为三线表，并重新核查第一章中的表格，均应为三线表。另外，确保表</w:t>
      </w:r>
      <w:r>
        <w:rPr>
          <w:rFonts w:hint="eastAsia"/>
        </w:rPr>
        <w:t>2.1</w:t>
      </w:r>
      <w:r>
        <w:rPr>
          <w:rFonts w:hint="eastAsia"/>
        </w:rPr>
        <w:t>没有引入新符号，否则还需要定义新符号。</w:t>
      </w:r>
    </w:p>
  </w:comment>
  <w:comment w:id="46" w:author="Wen Lijie" w:date="2015-04-27T17:25:00Z" w:initials="WL">
    <w:p w14:paraId="31160DD7" w14:textId="74E210B4" w:rsidR="004C4916" w:rsidRDefault="004C4916">
      <w:pPr>
        <w:pStyle w:val="af0"/>
      </w:pPr>
      <w:r>
        <w:rPr>
          <w:rStyle w:val="af"/>
        </w:rPr>
        <w:annotationRef/>
      </w:r>
      <w:r>
        <w:rPr>
          <w:rFonts w:hint="eastAsia"/>
        </w:rPr>
        <w:t>可以无限次重复执行</w:t>
      </w:r>
      <w:r>
        <w:rPr>
          <w:rFonts w:hint="eastAsia"/>
        </w:rPr>
        <w:t>B</w:t>
      </w:r>
      <w:r>
        <w:rPr>
          <w:rFonts w:hint="eastAsia"/>
        </w:rPr>
        <w:t>，所以最后可以增加省略号</w:t>
      </w:r>
    </w:p>
  </w:comment>
  <w:comment w:id="49" w:author="Wen Lijie" w:date="2015-04-27T19:59:00Z" w:initials="WL">
    <w:p w14:paraId="439C5355" w14:textId="502549F7" w:rsidR="004C4916" w:rsidRDefault="004C4916">
      <w:pPr>
        <w:pStyle w:val="af0"/>
      </w:pPr>
      <w:r>
        <w:rPr>
          <w:rStyle w:val="af"/>
        </w:rPr>
        <w:annotationRef/>
      </w:r>
      <w:r>
        <w:rPr>
          <w:rFonts w:hint="eastAsia"/>
        </w:rPr>
        <w:t>需要说明</w:t>
      </w:r>
      <w:r>
        <w:rPr>
          <w:rFonts w:hint="eastAsia"/>
        </w:rPr>
        <w:t>T=TV+TIV</w:t>
      </w:r>
      <w:r>
        <w:rPr>
          <w:rFonts w:hint="eastAsia"/>
        </w:rPr>
        <w:t>，</w:t>
      </w:r>
      <w:r>
        <w:rPr>
          <w:rFonts w:hint="eastAsia"/>
        </w:rPr>
        <w:t>TV</w:t>
      </w:r>
      <w:r>
        <w:rPr>
          <w:rFonts w:hint="eastAsia"/>
        </w:rPr>
        <w:t>为可见任务集合，</w:t>
      </w:r>
      <w:r>
        <w:rPr>
          <w:rFonts w:hint="eastAsia"/>
        </w:rPr>
        <w:t>TIV</w:t>
      </w:r>
      <w:r>
        <w:rPr>
          <w:rFonts w:hint="eastAsia"/>
        </w:rPr>
        <w:t>为不可见任务集合，以及</w:t>
      </w:r>
      <w:r>
        <w:rPr>
          <w:rFonts w:hint="eastAsia"/>
        </w:rPr>
        <w:t>traces</w:t>
      </w:r>
      <w:r>
        <w:rPr>
          <w:rFonts w:hint="eastAsia"/>
        </w:rPr>
        <w:t>函数的含义</w:t>
      </w:r>
    </w:p>
  </w:comment>
  <w:comment w:id="52" w:author="Wen Lijie" w:date="2015-04-27T20:17:00Z" w:initials="WL">
    <w:p w14:paraId="67EB867F" w14:textId="1B3384E8" w:rsidR="004C4916" w:rsidRDefault="004C4916">
      <w:pPr>
        <w:pStyle w:val="af0"/>
      </w:pPr>
      <w:r>
        <w:rPr>
          <w:rStyle w:val="af"/>
        </w:rPr>
        <w:annotationRef/>
      </w:r>
      <w:r>
        <w:rPr>
          <w:rFonts w:hint="eastAsia"/>
        </w:rPr>
        <w:t>这里是</w:t>
      </w:r>
      <w:r>
        <w:rPr>
          <w:rFonts w:hint="eastAsia"/>
        </w:rPr>
        <w:t>fitness</w:t>
      </w:r>
      <w:r>
        <w:rPr>
          <w:rFonts w:hint="eastAsia"/>
        </w:rPr>
        <w:t>么？</w:t>
      </w:r>
    </w:p>
  </w:comment>
  <w:comment w:id="63" w:author="Wen Lijie" w:date="2015-04-27T20:47:00Z" w:initials="WL">
    <w:p w14:paraId="65301ED5" w14:textId="42A45BF8" w:rsidR="004C4916" w:rsidRDefault="004C4916">
      <w:pPr>
        <w:pStyle w:val="af0"/>
      </w:pPr>
      <w:r>
        <w:rPr>
          <w:rStyle w:val="af"/>
        </w:rPr>
        <w:annotationRef/>
      </w:r>
      <w:r>
        <w:rPr>
          <w:rFonts w:hint="eastAsia"/>
        </w:rPr>
        <w:t>均用顿号，而不是句号</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52E1BAB" w15:done="0"/>
  <w15:commentEx w15:paraId="3755C457" w15:done="0"/>
  <w15:commentEx w15:paraId="116DDBF7" w15:done="0"/>
  <w15:commentEx w15:paraId="31160DD7" w15:done="0"/>
  <w15:commentEx w15:paraId="439C5355" w15:done="0"/>
  <w15:commentEx w15:paraId="67EB867F" w15:done="0"/>
  <w15:commentEx w15:paraId="65301ED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2DDBDA" w14:textId="77777777" w:rsidR="00F30B59" w:rsidRDefault="00F30B59" w:rsidP="004408D0">
      <w:r>
        <w:separator/>
      </w:r>
    </w:p>
  </w:endnote>
  <w:endnote w:type="continuationSeparator" w:id="0">
    <w:p w14:paraId="5DC631C9" w14:textId="77777777" w:rsidR="00F30B59" w:rsidRDefault="00F30B59" w:rsidP="004408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iti SC Light">
    <w:altName w:val="Arial Unicode MS"/>
    <w:charset w:val="50"/>
    <w:family w:val="auto"/>
    <w:pitch w:val="variable"/>
    <w:sig w:usb0="00000000" w:usb1="080E004A"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94DC7E" w14:textId="77777777" w:rsidR="00F30B59" w:rsidRDefault="00F30B59" w:rsidP="004408D0">
      <w:r>
        <w:separator/>
      </w:r>
    </w:p>
  </w:footnote>
  <w:footnote w:type="continuationSeparator" w:id="0">
    <w:p w14:paraId="25BDBD21" w14:textId="77777777" w:rsidR="00F30B59" w:rsidRDefault="00F30B59" w:rsidP="004408D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3557F"/>
    <w:multiLevelType w:val="hybridMultilevel"/>
    <w:tmpl w:val="794268A8"/>
    <w:lvl w:ilvl="0" w:tplc="110C59AC">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
    <w:nsid w:val="0DDD0AE8"/>
    <w:multiLevelType w:val="hybridMultilevel"/>
    <w:tmpl w:val="146E48BC"/>
    <w:lvl w:ilvl="0" w:tplc="0CD0F7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1D2AC0"/>
    <w:multiLevelType w:val="hybridMultilevel"/>
    <w:tmpl w:val="8E749C4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13571599"/>
    <w:multiLevelType w:val="hybridMultilevel"/>
    <w:tmpl w:val="652226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14006B9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69A442E"/>
    <w:multiLevelType w:val="hybridMultilevel"/>
    <w:tmpl w:val="BE4E263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nsid w:val="17E843E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2064661F"/>
    <w:multiLevelType w:val="hybridMultilevel"/>
    <w:tmpl w:val="0AF4A55C"/>
    <w:lvl w:ilvl="0" w:tplc="88D4B6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A041778"/>
    <w:multiLevelType w:val="hybridMultilevel"/>
    <w:tmpl w:val="36CE0D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2E4D6E88"/>
    <w:multiLevelType w:val="hybridMultilevel"/>
    <w:tmpl w:val="3FE49610"/>
    <w:lvl w:ilvl="0" w:tplc="B66820B2">
      <w:start w:val="1"/>
      <w:numFmt w:val="bullet"/>
      <w:lvlText w:val=""/>
      <w:lvlJc w:val="left"/>
      <w:pPr>
        <w:ind w:left="840" w:hanging="420"/>
      </w:pPr>
      <w:rPr>
        <w:rFonts w:ascii="Wingdings" w:hAnsi="Wingdings" w:hint="default"/>
      </w:rPr>
    </w:lvl>
    <w:lvl w:ilvl="1" w:tplc="B66820B2">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F17501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34BC56C4"/>
    <w:multiLevelType w:val="hybridMultilevel"/>
    <w:tmpl w:val="EC74D1C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nsid w:val="45E1064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46847519"/>
    <w:multiLevelType w:val="hybridMultilevel"/>
    <w:tmpl w:val="3280DB08"/>
    <w:lvl w:ilvl="0" w:tplc="4C909D36">
      <w:start w:val="1"/>
      <w:numFmt w:val="bullet"/>
      <w:lvlText w:val="-"/>
      <w:lvlJc w:val="left"/>
      <w:pPr>
        <w:ind w:left="900" w:hanging="420"/>
      </w:pPr>
      <w:rPr>
        <w:rFonts w:ascii="宋体" w:eastAsia="宋体" w:hAnsi="宋体" w:hint="eastAsia"/>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B28726C"/>
    <w:multiLevelType w:val="hybridMultilevel"/>
    <w:tmpl w:val="C22CA8F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4C9F3808"/>
    <w:multiLevelType w:val="hybridMultilevel"/>
    <w:tmpl w:val="663698E2"/>
    <w:lvl w:ilvl="0" w:tplc="ECFE91A8">
      <w:start w:val="1"/>
      <w:numFmt w:val="decimal"/>
      <w:lvlText w:val="(%1)"/>
      <w:lvlJc w:val="left"/>
      <w:pPr>
        <w:ind w:left="882" w:hanging="360"/>
      </w:pPr>
      <w:rPr>
        <w:rFonts w:hint="default"/>
      </w:rPr>
    </w:lvl>
    <w:lvl w:ilvl="1" w:tplc="04090019" w:tentative="1">
      <w:start w:val="1"/>
      <w:numFmt w:val="lowerLetter"/>
      <w:lvlText w:val="%2)"/>
      <w:lvlJc w:val="left"/>
      <w:pPr>
        <w:ind w:left="1362" w:hanging="420"/>
      </w:pPr>
    </w:lvl>
    <w:lvl w:ilvl="2" w:tplc="0409001B" w:tentative="1">
      <w:start w:val="1"/>
      <w:numFmt w:val="lowerRoman"/>
      <w:lvlText w:val="%3."/>
      <w:lvlJc w:val="right"/>
      <w:pPr>
        <w:ind w:left="1782" w:hanging="420"/>
      </w:pPr>
    </w:lvl>
    <w:lvl w:ilvl="3" w:tplc="0409000F" w:tentative="1">
      <w:start w:val="1"/>
      <w:numFmt w:val="decimal"/>
      <w:lvlText w:val="%4."/>
      <w:lvlJc w:val="left"/>
      <w:pPr>
        <w:ind w:left="2202" w:hanging="420"/>
      </w:pPr>
    </w:lvl>
    <w:lvl w:ilvl="4" w:tplc="04090019" w:tentative="1">
      <w:start w:val="1"/>
      <w:numFmt w:val="lowerLetter"/>
      <w:lvlText w:val="%5)"/>
      <w:lvlJc w:val="left"/>
      <w:pPr>
        <w:ind w:left="2622" w:hanging="420"/>
      </w:pPr>
    </w:lvl>
    <w:lvl w:ilvl="5" w:tplc="0409001B" w:tentative="1">
      <w:start w:val="1"/>
      <w:numFmt w:val="lowerRoman"/>
      <w:lvlText w:val="%6."/>
      <w:lvlJc w:val="right"/>
      <w:pPr>
        <w:ind w:left="3042" w:hanging="420"/>
      </w:pPr>
    </w:lvl>
    <w:lvl w:ilvl="6" w:tplc="0409000F" w:tentative="1">
      <w:start w:val="1"/>
      <w:numFmt w:val="decimal"/>
      <w:lvlText w:val="%7."/>
      <w:lvlJc w:val="left"/>
      <w:pPr>
        <w:ind w:left="3462" w:hanging="420"/>
      </w:pPr>
    </w:lvl>
    <w:lvl w:ilvl="7" w:tplc="04090019" w:tentative="1">
      <w:start w:val="1"/>
      <w:numFmt w:val="lowerLetter"/>
      <w:lvlText w:val="%8)"/>
      <w:lvlJc w:val="left"/>
      <w:pPr>
        <w:ind w:left="3882" w:hanging="420"/>
      </w:pPr>
    </w:lvl>
    <w:lvl w:ilvl="8" w:tplc="0409001B" w:tentative="1">
      <w:start w:val="1"/>
      <w:numFmt w:val="lowerRoman"/>
      <w:lvlText w:val="%9."/>
      <w:lvlJc w:val="right"/>
      <w:pPr>
        <w:ind w:left="4302" w:hanging="420"/>
      </w:pPr>
    </w:lvl>
  </w:abstractNum>
  <w:abstractNum w:abstractNumId="16">
    <w:nsid w:val="586153D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5A9C687A"/>
    <w:multiLevelType w:val="multilevel"/>
    <w:tmpl w:val="27CE873A"/>
    <w:lvl w:ilvl="0">
      <w:start w:val="1"/>
      <w:numFmt w:val="decimal"/>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8">
    <w:nsid w:val="5CAA2BFA"/>
    <w:multiLevelType w:val="hybridMultilevel"/>
    <w:tmpl w:val="61905C20"/>
    <w:lvl w:ilvl="0" w:tplc="ECD0B02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5D584A4A"/>
    <w:multiLevelType w:val="hybridMultilevel"/>
    <w:tmpl w:val="7B1EA1F2"/>
    <w:lvl w:ilvl="0" w:tplc="AF1088E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641007A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69CE3FD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6C0B28C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72560C34"/>
    <w:multiLevelType w:val="hybridMultilevel"/>
    <w:tmpl w:val="975075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nsid w:val="765F62BF"/>
    <w:multiLevelType w:val="hybridMultilevel"/>
    <w:tmpl w:val="E50A370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nsid w:val="7A060D3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7F89701D"/>
    <w:multiLevelType w:val="hybridMultilevel"/>
    <w:tmpl w:val="ACEEC3E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7"/>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16"/>
  </w:num>
  <w:num w:numId="5">
    <w:abstractNumId w:val="4"/>
  </w:num>
  <w:num w:numId="6">
    <w:abstractNumId w:val="22"/>
  </w:num>
  <w:num w:numId="7">
    <w:abstractNumId w:val="6"/>
  </w:num>
  <w:num w:numId="8">
    <w:abstractNumId w:val="17"/>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5"/>
  </w:num>
  <w:num w:numId="10">
    <w:abstractNumId w:val="0"/>
  </w:num>
  <w:num w:numId="11">
    <w:abstractNumId w:val="15"/>
  </w:num>
  <w:num w:numId="12">
    <w:abstractNumId w:val="20"/>
  </w:num>
  <w:num w:numId="13">
    <w:abstractNumId w:val="1"/>
  </w:num>
  <w:num w:numId="14">
    <w:abstractNumId w:val="9"/>
  </w:num>
  <w:num w:numId="15">
    <w:abstractNumId w:val="2"/>
  </w:num>
  <w:num w:numId="16">
    <w:abstractNumId w:val="19"/>
  </w:num>
  <w:num w:numId="17">
    <w:abstractNumId w:val="18"/>
  </w:num>
  <w:num w:numId="18">
    <w:abstractNumId w:val="10"/>
  </w:num>
  <w:num w:numId="19">
    <w:abstractNumId w:val="13"/>
  </w:num>
  <w:num w:numId="20">
    <w:abstractNumId w:val="26"/>
  </w:num>
  <w:num w:numId="21">
    <w:abstractNumId w:val="23"/>
  </w:num>
  <w:num w:numId="22">
    <w:abstractNumId w:val="24"/>
  </w:num>
  <w:num w:numId="23">
    <w:abstractNumId w:val="8"/>
  </w:num>
  <w:num w:numId="24">
    <w:abstractNumId w:val="14"/>
  </w:num>
  <w:num w:numId="25">
    <w:abstractNumId w:val="3"/>
  </w:num>
  <w:num w:numId="26">
    <w:abstractNumId w:val="11"/>
  </w:num>
  <w:num w:numId="27">
    <w:abstractNumId w:val="5"/>
  </w:num>
  <w:num w:numId="28">
    <w:abstractNumId w:val="21"/>
  </w:num>
  <w:num w:numId="29">
    <w:abstractNumId w:val="7"/>
  </w:num>
  <w:numIdMacAtCleanup w:val="2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UO Qinlong">
    <w15:presenceInfo w15:providerId="None" w15:userId="GUO Qinlo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3C63"/>
    <w:rsid w:val="00003BE0"/>
    <w:rsid w:val="00004F2D"/>
    <w:rsid w:val="00005F6E"/>
    <w:rsid w:val="00013EB9"/>
    <w:rsid w:val="00014419"/>
    <w:rsid w:val="00014B0B"/>
    <w:rsid w:val="00014C33"/>
    <w:rsid w:val="000162EA"/>
    <w:rsid w:val="00023542"/>
    <w:rsid w:val="00024C15"/>
    <w:rsid w:val="00025124"/>
    <w:rsid w:val="00025A9A"/>
    <w:rsid w:val="000264B7"/>
    <w:rsid w:val="00031B6E"/>
    <w:rsid w:val="00031F58"/>
    <w:rsid w:val="00035EE5"/>
    <w:rsid w:val="00040389"/>
    <w:rsid w:val="000408A4"/>
    <w:rsid w:val="00041465"/>
    <w:rsid w:val="000417A8"/>
    <w:rsid w:val="0004391A"/>
    <w:rsid w:val="00045DE3"/>
    <w:rsid w:val="000461A1"/>
    <w:rsid w:val="000511B2"/>
    <w:rsid w:val="00053B4E"/>
    <w:rsid w:val="0005427E"/>
    <w:rsid w:val="000567B9"/>
    <w:rsid w:val="000579E2"/>
    <w:rsid w:val="00060853"/>
    <w:rsid w:val="00060E19"/>
    <w:rsid w:val="000611BA"/>
    <w:rsid w:val="000668B5"/>
    <w:rsid w:val="000713D2"/>
    <w:rsid w:val="00071474"/>
    <w:rsid w:val="00071EF6"/>
    <w:rsid w:val="00075BA9"/>
    <w:rsid w:val="00076A3A"/>
    <w:rsid w:val="000822ED"/>
    <w:rsid w:val="000847CD"/>
    <w:rsid w:val="00090FC5"/>
    <w:rsid w:val="00091217"/>
    <w:rsid w:val="00091D54"/>
    <w:rsid w:val="00092311"/>
    <w:rsid w:val="00094C53"/>
    <w:rsid w:val="000A0A08"/>
    <w:rsid w:val="000A0DC8"/>
    <w:rsid w:val="000A4360"/>
    <w:rsid w:val="000A59D5"/>
    <w:rsid w:val="000B0CB3"/>
    <w:rsid w:val="000B2D35"/>
    <w:rsid w:val="000B376A"/>
    <w:rsid w:val="000B3A50"/>
    <w:rsid w:val="000B3D60"/>
    <w:rsid w:val="000B47B2"/>
    <w:rsid w:val="000B586A"/>
    <w:rsid w:val="000B5E1F"/>
    <w:rsid w:val="000B7305"/>
    <w:rsid w:val="000C403D"/>
    <w:rsid w:val="000C59CB"/>
    <w:rsid w:val="000C73A4"/>
    <w:rsid w:val="000D2389"/>
    <w:rsid w:val="000D3E7C"/>
    <w:rsid w:val="000D7F7E"/>
    <w:rsid w:val="000E39E5"/>
    <w:rsid w:val="000F29FB"/>
    <w:rsid w:val="000F3D5A"/>
    <w:rsid w:val="000F4394"/>
    <w:rsid w:val="000F56E7"/>
    <w:rsid w:val="000F5E97"/>
    <w:rsid w:val="001010CA"/>
    <w:rsid w:val="00101BD1"/>
    <w:rsid w:val="001036CE"/>
    <w:rsid w:val="00105D05"/>
    <w:rsid w:val="0011192D"/>
    <w:rsid w:val="00116770"/>
    <w:rsid w:val="00120EE9"/>
    <w:rsid w:val="001250CE"/>
    <w:rsid w:val="0012582E"/>
    <w:rsid w:val="00132361"/>
    <w:rsid w:val="00133112"/>
    <w:rsid w:val="00134643"/>
    <w:rsid w:val="00135129"/>
    <w:rsid w:val="001416DD"/>
    <w:rsid w:val="00143910"/>
    <w:rsid w:val="001456BC"/>
    <w:rsid w:val="001468B4"/>
    <w:rsid w:val="001470F7"/>
    <w:rsid w:val="00155D57"/>
    <w:rsid w:val="00162A1D"/>
    <w:rsid w:val="00164548"/>
    <w:rsid w:val="001646E9"/>
    <w:rsid w:val="001726DE"/>
    <w:rsid w:val="00175B34"/>
    <w:rsid w:val="0017742B"/>
    <w:rsid w:val="00186A11"/>
    <w:rsid w:val="00186B0C"/>
    <w:rsid w:val="00186B35"/>
    <w:rsid w:val="00187B26"/>
    <w:rsid w:val="00192282"/>
    <w:rsid w:val="001932BD"/>
    <w:rsid w:val="00193B88"/>
    <w:rsid w:val="00194035"/>
    <w:rsid w:val="001947C9"/>
    <w:rsid w:val="001971CE"/>
    <w:rsid w:val="001972F4"/>
    <w:rsid w:val="001A458D"/>
    <w:rsid w:val="001B0EEF"/>
    <w:rsid w:val="001B6EC6"/>
    <w:rsid w:val="001B7FED"/>
    <w:rsid w:val="001C1D2F"/>
    <w:rsid w:val="001C5250"/>
    <w:rsid w:val="001D0E57"/>
    <w:rsid w:val="001D3007"/>
    <w:rsid w:val="001E68F1"/>
    <w:rsid w:val="001F3010"/>
    <w:rsid w:val="001F794F"/>
    <w:rsid w:val="0020361B"/>
    <w:rsid w:val="002072F0"/>
    <w:rsid w:val="00210DB6"/>
    <w:rsid w:val="002136B0"/>
    <w:rsid w:val="00216144"/>
    <w:rsid w:val="00217766"/>
    <w:rsid w:val="002329CA"/>
    <w:rsid w:val="002358E8"/>
    <w:rsid w:val="002361F9"/>
    <w:rsid w:val="0023659A"/>
    <w:rsid w:val="00236E59"/>
    <w:rsid w:val="002404F0"/>
    <w:rsid w:val="002426BB"/>
    <w:rsid w:val="00250115"/>
    <w:rsid w:val="002526B1"/>
    <w:rsid w:val="002563F2"/>
    <w:rsid w:val="00261B30"/>
    <w:rsid w:val="00261D74"/>
    <w:rsid w:val="00262349"/>
    <w:rsid w:val="00263D83"/>
    <w:rsid w:val="00264E3B"/>
    <w:rsid w:val="002650CF"/>
    <w:rsid w:val="002654D6"/>
    <w:rsid w:val="0026553A"/>
    <w:rsid w:val="00265EDB"/>
    <w:rsid w:val="00266DCE"/>
    <w:rsid w:val="00266FD4"/>
    <w:rsid w:val="002709C8"/>
    <w:rsid w:val="00273DE0"/>
    <w:rsid w:val="00274D36"/>
    <w:rsid w:val="00282029"/>
    <w:rsid w:val="0028207E"/>
    <w:rsid w:val="00285B10"/>
    <w:rsid w:val="002864BC"/>
    <w:rsid w:val="002906A3"/>
    <w:rsid w:val="0029260C"/>
    <w:rsid w:val="002941C2"/>
    <w:rsid w:val="00296E3B"/>
    <w:rsid w:val="002A2A95"/>
    <w:rsid w:val="002A413E"/>
    <w:rsid w:val="002A50BA"/>
    <w:rsid w:val="002B00E2"/>
    <w:rsid w:val="002B020D"/>
    <w:rsid w:val="002B0479"/>
    <w:rsid w:val="002B1CBE"/>
    <w:rsid w:val="002B35CC"/>
    <w:rsid w:val="002B58D7"/>
    <w:rsid w:val="002B5AB1"/>
    <w:rsid w:val="002C3F22"/>
    <w:rsid w:val="002C4CC0"/>
    <w:rsid w:val="002C7524"/>
    <w:rsid w:val="002C7F1B"/>
    <w:rsid w:val="002D4C39"/>
    <w:rsid w:val="002E044B"/>
    <w:rsid w:val="002E5A09"/>
    <w:rsid w:val="002F3951"/>
    <w:rsid w:val="002F4E0A"/>
    <w:rsid w:val="0030162A"/>
    <w:rsid w:val="00304A53"/>
    <w:rsid w:val="003052D9"/>
    <w:rsid w:val="003074F4"/>
    <w:rsid w:val="00307D77"/>
    <w:rsid w:val="00311D5A"/>
    <w:rsid w:val="00317109"/>
    <w:rsid w:val="00317522"/>
    <w:rsid w:val="003302C2"/>
    <w:rsid w:val="00332515"/>
    <w:rsid w:val="00332F8C"/>
    <w:rsid w:val="003353CD"/>
    <w:rsid w:val="00343347"/>
    <w:rsid w:val="003464BB"/>
    <w:rsid w:val="00351DCF"/>
    <w:rsid w:val="00354006"/>
    <w:rsid w:val="00356A4D"/>
    <w:rsid w:val="00357428"/>
    <w:rsid w:val="0036086B"/>
    <w:rsid w:val="00362955"/>
    <w:rsid w:val="0036305C"/>
    <w:rsid w:val="00363474"/>
    <w:rsid w:val="00367E60"/>
    <w:rsid w:val="0037240D"/>
    <w:rsid w:val="00374180"/>
    <w:rsid w:val="0037568E"/>
    <w:rsid w:val="003768B3"/>
    <w:rsid w:val="00376EF7"/>
    <w:rsid w:val="00380774"/>
    <w:rsid w:val="00383FA4"/>
    <w:rsid w:val="0038676E"/>
    <w:rsid w:val="0038739D"/>
    <w:rsid w:val="00387B3F"/>
    <w:rsid w:val="00391C85"/>
    <w:rsid w:val="003956F9"/>
    <w:rsid w:val="0039590B"/>
    <w:rsid w:val="00396855"/>
    <w:rsid w:val="003974DE"/>
    <w:rsid w:val="00397CE5"/>
    <w:rsid w:val="003A0B43"/>
    <w:rsid w:val="003A3119"/>
    <w:rsid w:val="003A33BB"/>
    <w:rsid w:val="003B0857"/>
    <w:rsid w:val="003B0E90"/>
    <w:rsid w:val="003B42C5"/>
    <w:rsid w:val="003B7100"/>
    <w:rsid w:val="003C166C"/>
    <w:rsid w:val="003C2991"/>
    <w:rsid w:val="003C7C21"/>
    <w:rsid w:val="003D42CE"/>
    <w:rsid w:val="003D4991"/>
    <w:rsid w:val="003E12EE"/>
    <w:rsid w:val="003E5F29"/>
    <w:rsid w:val="003F5E32"/>
    <w:rsid w:val="003F655D"/>
    <w:rsid w:val="003F76BB"/>
    <w:rsid w:val="0040111D"/>
    <w:rsid w:val="00402D6D"/>
    <w:rsid w:val="00403B39"/>
    <w:rsid w:val="0040494C"/>
    <w:rsid w:val="00411A99"/>
    <w:rsid w:val="00415D09"/>
    <w:rsid w:val="0041687C"/>
    <w:rsid w:val="00420906"/>
    <w:rsid w:val="00420EFB"/>
    <w:rsid w:val="00421368"/>
    <w:rsid w:val="00424C0B"/>
    <w:rsid w:val="004304BC"/>
    <w:rsid w:val="00440344"/>
    <w:rsid w:val="004408D0"/>
    <w:rsid w:val="004432CE"/>
    <w:rsid w:val="00444916"/>
    <w:rsid w:val="00445A6C"/>
    <w:rsid w:val="004535CE"/>
    <w:rsid w:val="00455E62"/>
    <w:rsid w:val="004564F3"/>
    <w:rsid w:val="004574AB"/>
    <w:rsid w:val="00457B30"/>
    <w:rsid w:val="00457CE2"/>
    <w:rsid w:val="004645E8"/>
    <w:rsid w:val="00465817"/>
    <w:rsid w:val="00465C0E"/>
    <w:rsid w:val="004671E5"/>
    <w:rsid w:val="00473DC9"/>
    <w:rsid w:val="004754AC"/>
    <w:rsid w:val="004804E0"/>
    <w:rsid w:val="00480917"/>
    <w:rsid w:val="00480EE2"/>
    <w:rsid w:val="00485505"/>
    <w:rsid w:val="00485951"/>
    <w:rsid w:val="00485D29"/>
    <w:rsid w:val="0048602F"/>
    <w:rsid w:val="00486289"/>
    <w:rsid w:val="00491CD4"/>
    <w:rsid w:val="004924FC"/>
    <w:rsid w:val="00492B8C"/>
    <w:rsid w:val="00492BF6"/>
    <w:rsid w:val="0049797A"/>
    <w:rsid w:val="004A22A8"/>
    <w:rsid w:val="004A7D7A"/>
    <w:rsid w:val="004B4D72"/>
    <w:rsid w:val="004B5317"/>
    <w:rsid w:val="004B6B65"/>
    <w:rsid w:val="004B6B8E"/>
    <w:rsid w:val="004C03B2"/>
    <w:rsid w:val="004C23AC"/>
    <w:rsid w:val="004C4819"/>
    <w:rsid w:val="004C4916"/>
    <w:rsid w:val="004D30AB"/>
    <w:rsid w:val="004D377E"/>
    <w:rsid w:val="004D40F7"/>
    <w:rsid w:val="004E4031"/>
    <w:rsid w:val="004E48EC"/>
    <w:rsid w:val="004F0A05"/>
    <w:rsid w:val="004F51B8"/>
    <w:rsid w:val="004F6714"/>
    <w:rsid w:val="00501958"/>
    <w:rsid w:val="00502396"/>
    <w:rsid w:val="00503DC2"/>
    <w:rsid w:val="00505076"/>
    <w:rsid w:val="00505D05"/>
    <w:rsid w:val="0051128B"/>
    <w:rsid w:val="00521FD5"/>
    <w:rsid w:val="0052545B"/>
    <w:rsid w:val="00526157"/>
    <w:rsid w:val="00526B60"/>
    <w:rsid w:val="005277BC"/>
    <w:rsid w:val="00540C9C"/>
    <w:rsid w:val="00541C96"/>
    <w:rsid w:val="00543C86"/>
    <w:rsid w:val="00552BFF"/>
    <w:rsid w:val="005542E0"/>
    <w:rsid w:val="0055462F"/>
    <w:rsid w:val="005579AA"/>
    <w:rsid w:val="00562816"/>
    <w:rsid w:val="00562847"/>
    <w:rsid w:val="005635D0"/>
    <w:rsid w:val="005636EB"/>
    <w:rsid w:val="005660D6"/>
    <w:rsid w:val="00576CC4"/>
    <w:rsid w:val="0058046E"/>
    <w:rsid w:val="005836A5"/>
    <w:rsid w:val="00587B2A"/>
    <w:rsid w:val="00591FE3"/>
    <w:rsid w:val="005932B8"/>
    <w:rsid w:val="0059433E"/>
    <w:rsid w:val="0059478B"/>
    <w:rsid w:val="00597F0E"/>
    <w:rsid w:val="00597F2B"/>
    <w:rsid w:val="005A14D4"/>
    <w:rsid w:val="005A466D"/>
    <w:rsid w:val="005A4720"/>
    <w:rsid w:val="005B08D5"/>
    <w:rsid w:val="005C2502"/>
    <w:rsid w:val="005C75B9"/>
    <w:rsid w:val="005D076C"/>
    <w:rsid w:val="005D497C"/>
    <w:rsid w:val="005E5631"/>
    <w:rsid w:val="005E6BE0"/>
    <w:rsid w:val="005F02D6"/>
    <w:rsid w:val="005F17F2"/>
    <w:rsid w:val="005F2119"/>
    <w:rsid w:val="005F28D9"/>
    <w:rsid w:val="005F31EE"/>
    <w:rsid w:val="005F4DBD"/>
    <w:rsid w:val="005F4F7B"/>
    <w:rsid w:val="006000AD"/>
    <w:rsid w:val="006041E6"/>
    <w:rsid w:val="006101E7"/>
    <w:rsid w:val="00612C4D"/>
    <w:rsid w:val="00615FF8"/>
    <w:rsid w:val="00620E27"/>
    <w:rsid w:val="006220A0"/>
    <w:rsid w:val="00624AA7"/>
    <w:rsid w:val="00630F83"/>
    <w:rsid w:val="00635EDF"/>
    <w:rsid w:val="00640475"/>
    <w:rsid w:val="00641A79"/>
    <w:rsid w:val="0064245F"/>
    <w:rsid w:val="00643D3A"/>
    <w:rsid w:val="00650476"/>
    <w:rsid w:val="00652DCA"/>
    <w:rsid w:val="00652F9A"/>
    <w:rsid w:val="006533E5"/>
    <w:rsid w:val="0065629B"/>
    <w:rsid w:val="006565D8"/>
    <w:rsid w:val="006603A4"/>
    <w:rsid w:val="00660E5F"/>
    <w:rsid w:val="00661BCD"/>
    <w:rsid w:val="00664B6F"/>
    <w:rsid w:val="006676D8"/>
    <w:rsid w:val="00670F53"/>
    <w:rsid w:val="00672F31"/>
    <w:rsid w:val="006777FD"/>
    <w:rsid w:val="00680226"/>
    <w:rsid w:val="006821B8"/>
    <w:rsid w:val="00682EA2"/>
    <w:rsid w:val="00687EDE"/>
    <w:rsid w:val="00690DA1"/>
    <w:rsid w:val="006959BD"/>
    <w:rsid w:val="00696AE3"/>
    <w:rsid w:val="006A0E17"/>
    <w:rsid w:val="006A6A03"/>
    <w:rsid w:val="006A774A"/>
    <w:rsid w:val="006A7B1A"/>
    <w:rsid w:val="006B1FB8"/>
    <w:rsid w:val="006B222B"/>
    <w:rsid w:val="006B244C"/>
    <w:rsid w:val="006B4423"/>
    <w:rsid w:val="006B4F4E"/>
    <w:rsid w:val="006B73D9"/>
    <w:rsid w:val="006C0D0F"/>
    <w:rsid w:val="006C421E"/>
    <w:rsid w:val="006C4F1E"/>
    <w:rsid w:val="006C68DB"/>
    <w:rsid w:val="006D4FC7"/>
    <w:rsid w:val="006D50BE"/>
    <w:rsid w:val="006D5CBA"/>
    <w:rsid w:val="006E3014"/>
    <w:rsid w:val="006E5E65"/>
    <w:rsid w:val="006E6F85"/>
    <w:rsid w:val="007038A4"/>
    <w:rsid w:val="00705860"/>
    <w:rsid w:val="00705B83"/>
    <w:rsid w:val="007064CD"/>
    <w:rsid w:val="00710434"/>
    <w:rsid w:val="0071120B"/>
    <w:rsid w:val="00713FE4"/>
    <w:rsid w:val="00714AE5"/>
    <w:rsid w:val="00721E38"/>
    <w:rsid w:val="00723010"/>
    <w:rsid w:val="00724662"/>
    <w:rsid w:val="0073039E"/>
    <w:rsid w:val="00730C4A"/>
    <w:rsid w:val="00731741"/>
    <w:rsid w:val="0073304E"/>
    <w:rsid w:val="00735320"/>
    <w:rsid w:val="0073626F"/>
    <w:rsid w:val="00745191"/>
    <w:rsid w:val="0075195F"/>
    <w:rsid w:val="00751969"/>
    <w:rsid w:val="00752DA9"/>
    <w:rsid w:val="00756998"/>
    <w:rsid w:val="007617B5"/>
    <w:rsid w:val="00763E48"/>
    <w:rsid w:val="0076507C"/>
    <w:rsid w:val="0076799A"/>
    <w:rsid w:val="007710E2"/>
    <w:rsid w:val="00780206"/>
    <w:rsid w:val="00780B78"/>
    <w:rsid w:val="007823ED"/>
    <w:rsid w:val="00782479"/>
    <w:rsid w:val="007827EA"/>
    <w:rsid w:val="007858FC"/>
    <w:rsid w:val="007942A0"/>
    <w:rsid w:val="007A0A9B"/>
    <w:rsid w:val="007A1EC5"/>
    <w:rsid w:val="007A2E03"/>
    <w:rsid w:val="007A74EB"/>
    <w:rsid w:val="007B0329"/>
    <w:rsid w:val="007B16FD"/>
    <w:rsid w:val="007C1E20"/>
    <w:rsid w:val="007C2C1C"/>
    <w:rsid w:val="007C4CC4"/>
    <w:rsid w:val="007D1FED"/>
    <w:rsid w:val="007D478F"/>
    <w:rsid w:val="007E02F2"/>
    <w:rsid w:val="007E28B0"/>
    <w:rsid w:val="007E557C"/>
    <w:rsid w:val="007E5EE5"/>
    <w:rsid w:val="007E7066"/>
    <w:rsid w:val="007F27AF"/>
    <w:rsid w:val="007F27B1"/>
    <w:rsid w:val="007F321F"/>
    <w:rsid w:val="007F57C2"/>
    <w:rsid w:val="008106FF"/>
    <w:rsid w:val="00810854"/>
    <w:rsid w:val="00810FAC"/>
    <w:rsid w:val="0081145F"/>
    <w:rsid w:val="00817B72"/>
    <w:rsid w:val="0082013A"/>
    <w:rsid w:val="008208B1"/>
    <w:rsid w:val="008247AC"/>
    <w:rsid w:val="00824FE4"/>
    <w:rsid w:val="00826BB6"/>
    <w:rsid w:val="00830018"/>
    <w:rsid w:val="00832C8F"/>
    <w:rsid w:val="00834328"/>
    <w:rsid w:val="00836C8D"/>
    <w:rsid w:val="00840BB0"/>
    <w:rsid w:val="00845579"/>
    <w:rsid w:val="00846E44"/>
    <w:rsid w:val="00846F69"/>
    <w:rsid w:val="0084748E"/>
    <w:rsid w:val="00853A47"/>
    <w:rsid w:val="0086471E"/>
    <w:rsid w:val="00864F95"/>
    <w:rsid w:val="00874811"/>
    <w:rsid w:val="00874FFA"/>
    <w:rsid w:val="00876343"/>
    <w:rsid w:val="00877F7D"/>
    <w:rsid w:val="00881325"/>
    <w:rsid w:val="0088437A"/>
    <w:rsid w:val="008848FC"/>
    <w:rsid w:val="00890F98"/>
    <w:rsid w:val="008925D9"/>
    <w:rsid w:val="008A3F60"/>
    <w:rsid w:val="008A4355"/>
    <w:rsid w:val="008A4425"/>
    <w:rsid w:val="008A4A4E"/>
    <w:rsid w:val="008A5569"/>
    <w:rsid w:val="008B3104"/>
    <w:rsid w:val="008B6E81"/>
    <w:rsid w:val="008C1588"/>
    <w:rsid w:val="008C5917"/>
    <w:rsid w:val="008C5F07"/>
    <w:rsid w:val="008D54C9"/>
    <w:rsid w:val="008D66BB"/>
    <w:rsid w:val="008D6FCF"/>
    <w:rsid w:val="008E45B9"/>
    <w:rsid w:val="008E6CA6"/>
    <w:rsid w:val="008F3A1B"/>
    <w:rsid w:val="0091072A"/>
    <w:rsid w:val="00913247"/>
    <w:rsid w:val="00914F17"/>
    <w:rsid w:val="009150E1"/>
    <w:rsid w:val="0092257D"/>
    <w:rsid w:val="00924441"/>
    <w:rsid w:val="009248B8"/>
    <w:rsid w:val="00925D25"/>
    <w:rsid w:val="00932C4D"/>
    <w:rsid w:val="00937089"/>
    <w:rsid w:val="00945DF9"/>
    <w:rsid w:val="009510CE"/>
    <w:rsid w:val="0095289B"/>
    <w:rsid w:val="00961829"/>
    <w:rsid w:val="0096469F"/>
    <w:rsid w:val="0097654E"/>
    <w:rsid w:val="009819C1"/>
    <w:rsid w:val="0098587F"/>
    <w:rsid w:val="00986221"/>
    <w:rsid w:val="0098721B"/>
    <w:rsid w:val="009961E0"/>
    <w:rsid w:val="009A0D74"/>
    <w:rsid w:val="009A1D4A"/>
    <w:rsid w:val="009A2390"/>
    <w:rsid w:val="009A316C"/>
    <w:rsid w:val="009A4B05"/>
    <w:rsid w:val="009A547B"/>
    <w:rsid w:val="009B07A3"/>
    <w:rsid w:val="009B12BB"/>
    <w:rsid w:val="009C15AD"/>
    <w:rsid w:val="009C23C2"/>
    <w:rsid w:val="009C4F96"/>
    <w:rsid w:val="009C5EC2"/>
    <w:rsid w:val="009D1180"/>
    <w:rsid w:val="009D3203"/>
    <w:rsid w:val="009E0494"/>
    <w:rsid w:val="009E39C8"/>
    <w:rsid w:val="009E5999"/>
    <w:rsid w:val="009E7F84"/>
    <w:rsid w:val="009F02C9"/>
    <w:rsid w:val="009F362E"/>
    <w:rsid w:val="00A00826"/>
    <w:rsid w:val="00A0174C"/>
    <w:rsid w:val="00A0285D"/>
    <w:rsid w:val="00A10D3D"/>
    <w:rsid w:val="00A117BB"/>
    <w:rsid w:val="00A11F07"/>
    <w:rsid w:val="00A12098"/>
    <w:rsid w:val="00A12CB1"/>
    <w:rsid w:val="00A131FB"/>
    <w:rsid w:val="00A23374"/>
    <w:rsid w:val="00A23431"/>
    <w:rsid w:val="00A2563D"/>
    <w:rsid w:val="00A318B3"/>
    <w:rsid w:val="00A31B1E"/>
    <w:rsid w:val="00A31FF7"/>
    <w:rsid w:val="00A32D15"/>
    <w:rsid w:val="00A365F4"/>
    <w:rsid w:val="00A36E89"/>
    <w:rsid w:val="00A414B0"/>
    <w:rsid w:val="00A4397B"/>
    <w:rsid w:val="00A4457F"/>
    <w:rsid w:val="00A47112"/>
    <w:rsid w:val="00A47D71"/>
    <w:rsid w:val="00A53F07"/>
    <w:rsid w:val="00A550C5"/>
    <w:rsid w:val="00A56872"/>
    <w:rsid w:val="00A5691F"/>
    <w:rsid w:val="00A60B69"/>
    <w:rsid w:val="00A60E59"/>
    <w:rsid w:val="00A62702"/>
    <w:rsid w:val="00A6320B"/>
    <w:rsid w:val="00A632FE"/>
    <w:rsid w:val="00A66F11"/>
    <w:rsid w:val="00A71B87"/>
    <w:rsid w:val="00A729BC"/>
    <w:rsid w:val="00A758E1"/>
    <w:rsid w:val="00A76D5D"/>
    <w:rsid w:val="00A8515C"/>
    <w:rsid w:val="00A90386"/>
    <w:rsid w:val="00A91E45"/>
    <w:rsid w:val="00AA19AB"/>
    <w:rsid w:val="00AA1CB4"/>
    <w:rsid w:val="00AA510A"/>
    <w:rsid w:val="00AA633B"/>
    <w:rsid w:val="00AB1355"/>
    <w:rsid w:val="00AB1366"/>
    <w:rsid w:val="00AB1F69"/>
    <w:rsid w:val="00AB3204"/>
    <w:rsid w:val="00AB508E"/>
    <w:rsid w:val="00AB50AF"/>
    <w:rsid w:val="00AC503D"/>
    <w:rsid w:val="00AD136B"/>
    <w:rsid w:val="00AD1EFB"/>
    <w:rsid w:val="00AD44ED"/>
    <w:rsid w:val="00AE1184"/>
    <w:rsid w:val="00AE1235"/>
    <w:rsid w:val="00AE2578"/>
    <w:rsid w:val="00AE6D52"/>
    <w:rsid w:val="00AE7D6C"/>
    <w:rsid w:val="00AF1ECA"/>
    <w:rsid w:val="00AF2798"/>
    <w:rsid w:val="00B1188E"/>
    <w:rsid w:val="00B12900"/>
    <w:rsid w:val="00B12C0E"/>
    <w:rsid w:val="00B13CBA"/>
    <w:rsid w:val="00B20589"/>
    <w:rsid w:val="00B23997"/>
    <w:rsid w:val="00B23A6E"/>
    <w:rsid w:val="00B278E9"/>
    <w:rsid w:val="00B31E49"/>
    <w:rsid w:val="00B327B2"/>
    <w:rsid w:val="00B347E5"/>
    <w:rsid w:val="00B35DFF"/>
    <w:rsid w:val="00B43592"/>
    <w:rsid w:val="00B43EB4"/>
    <w:rsid w:val="00B45538"/>
    <w:rsid w:val="00B5528A"/>
    <w:rsid w:val="00B559E0"/>
    <w:rsid w:val="00B565FB"/>
    <w:rsid w:val="00B5729A"/>
    <w:rsid w:val="00B601E9"/>
    <w:rsid w:val="00B6245A"/>
    <w:rsid w:val="00B66924"/>
    <w:rsid w:val="00B74D54"/>
    <w:rsid w:val="00B770E0"/>
    <w:rsid w:val="00B82992"/>
    <w:rsid w:val="00B853E6"/>
    <w:rsid w:val="00B86161"/>
    <w:rsid w:val="00B87A30"/>
    <w:rsid w:val="00B91002"/>
    <w:rsid w:val="00BA1145"/>
    <w:rsid w:val="00BA1E2B"/>
    <w:rsid w:val="00BA31DD"/>
    <w:rsid w:val="00BA3D4D"/>
    <w:rsid w:val="00BA5D1F"/>
    <w:rsid w:val="00BA6508"/>
    <w:rsid w:val="00BA7547"/>
    <w:rsid w:val="00BB11B1"/>
    <w:rsid w:val="00BB4644"/>
    <w:rsid w:val="00BB464D"/>
    <w:rsid w:val="00BB5FBB"/>
    <w:rsid w:val="00BB62D8"/>
    <w:rsid w:val="00BB66D3"/>
    <w:rsid w:val="00BC1A5E"/>
    <w:rsid w:val="00BC3EBE"/>
    <w:rsid w:val="00BC6441"/>
    <w:rsid w:val="00BD3E1E"/>
    <w:rsid w:val="00BD43C5"/>
    <w:rsid w:val="00BD4768"/>
    <w:rsid w:val="00BD6B7E"/>
    <w:rsid w:val="00BE130A"/>
    <w:rsid w:val="00BE3972"/>
    <w:rsid w:val="00BE4F51"/>
    <w:rsid w:val="00BE54A6"/>
    <w:rsid w:val="00BF0875"/>
    <w:rsid w:val="00BF3F88"/>
    <w:rsid w:val="00BF5662"/>
    <w:rsid w:val="00BF66D1"/>
    <w:rsid w:val="00C01DA2"/>
    <w:rsid w:val="00C026CA"/>
    <w:rsid w:val="00C04721"/>
    <w:rsid w:val="00C04C64"/>
    <w:rsid w:val="00C15F1B"/>
    <w:rsid w:val="00C17935"/>
    <w:rsid w:val="00C21F14"/>
    <w:rsid w:val="00C230CD"/>
    <w:rsid w:val="00C23A23"/>
    <w:rsid w:val="00C25F41"/>
    <w:rsid w:val="00C37100"/>
    <w:rsid w:val="00C41064"/>
    <w:rsid w:val="00C43F73"/>
    <w:rsid w:val="00C50E19"/>
    <w:rsid w:val="00C5130A"/>
    <w:rsid w:val="00C51ADF"/>
    <w:rsid w:val="00C52E18"/>
    <w:rsid w:val="00C530F1"/>
    <w:rsid w:val="00C54C86"/>
    <w:rsid w:val="00C56494"/>
    <w:rsid w:val="00C604C3"/>
    <w:rsid w:val="00C61AE8"/>
    <w:rsid w:val="00C6242A"/>
    <w:rsid w:val="00C62CD4"/>
    <w:rsid w:val="00C63BF4"/>
    <w:rsid w:val="00C63E3A"/>
    <w:rsid w:val="00C663C5"/>
    <w:rsid w:val="00C67591"/>
    <w:rsid w:val="00C713C8"/>
    <w:rsid w:val="00C716D4"/>
    <w:rsid w:val="00C75FE8"/>
    <w:rsid w:val="00C779CD"/>
    <w:rsid w:val="00C77FB0"/>
    <w:rsid w:val="00C81076"/>
    <w:rsid w:val="00C8597E"/>
    <w:rsid w:val="00C86168"/>
    <w:rsid w:val="00C86C09"/>
    <w:rsid w:val="00C935AB"/>
    <w:rsid w:val="00C936FA"/>
    <w:rsid w:val="00C93C63"/>
    <w:rsid w:val="00CA0C79"/>
    <w:rsid w:val="00CA2F3F"/>
    <w:rsid w:val="00CA37BD"/>
    <w:rsid w:val="00CA3C18"/>
    <w:rsid w:val="00CA5805"/>
    <w:rsid w:val="00CA5A49"/>
    <w:rsid w:val="00CB2A88"/>
    <w:rsid w:val="00CB69DB"/>
    <w:rsid w:val="00CB77EC"/>
    <w:rsid w:val="00CB7A4F"/>
    <w:rsid w:val="00CB7FA8"/>
    <w:rsid w:val="00CC0BAB"/>
    <w:rsid w:val="00CC11B0"/>
    <w:rsid w:val="00CC153C"/>
    <w:rsid w:val="00CD075E"/>
    <w:rsid w:val="00CD0E0C"/>
    <w:rsid w:val="00CD4437"/>
    <w:rsid w:val="00CD7D76"/>
    <w:rsid w:val="00CE0D13"/>
    <w:rsid w:val="00CE243A"/>
    <w:rsid w:val="00CE653E"/>
    <w:rsid w:val="00CF0558"/>
    <w:rsid w:val="00CF0A84"/>
    <w:rsid w:val="00CF0C65"/>
    <w:rsid w:val="00CF772E"/>
    <w:rsid w:val="00D00A0D"/>
    <w:rsid w:val="00D01BA0"/>
    <w:rsid w:val="00D0210C"/>
    <w:rsid w:val="00D04961"/>
    <w:rsid w:val="00D071B1"/>
    <w:rsid w:val="00D110B8"/>
    <w:rsid w:val="00D11B5E"/>
    <w:rsid w:val="00D1247B"/>
    <w:rsid w:val="00D12D00"/>
    <w:rsid w:val="00D1714A"/>
    <w:rsid w:val="00D21EF8"/>
    <w:rsid w:val="00D228F7"/>
    <w:rsid w:val="00D249D9"/>
    <w:rsid w:val="00D26619"/>
    <w:rsid w:val="00D34FDC"/>
    <w:rsid w:val="00D364FB"/>
    <w:rsid w:val="00D41709"/>
    <w:rsid w:val="00D44085"/>
    <w:rsid w:val="00D45B6E"/>
    <w:rsid w:val="00D476B0"/>
    <w:rsid w:val="00D47862"/>
    <w:rsid w:val="00D47996"/>
    <w:rsid w:val="00D51D2A"/>
    <w:rsid w:val="00D54CAC"/>
    <w:rsid w:val="00D665ED"/>
    <w:rsid w:val="00D71470"/>
    <w:rsid w:val="00D756D3"/>
    <w:rsid w:val="00D84A17"/>
    <w:rsid w:val="00D85091"/>
    <w:rsid w:val="00D87309"/>
    <w:rsid w:val="00D87C9F"/>
    <w:rsid w:val="00D87E52"/>
    <w:rsid w:val="00D9295A"/>
    <w:rsid w:val="00D948B6"/>
    <w:rsid w:val="00D94916"/>
    <w:rsid w:val="00DA0A4B"/>
    <w:rsid w:val="00DA2F83"/>
    <w:rsid w:val="00DB05C3"/>
    <w:rsid w:val="00DB2B81"/>
    <w:rsid w:val="00DC6636"/>
    <w:rsid w:val="00DD4563"/>
    <w:rsid w:val="00DD6495"/>
    <w:rsid w:val="00DE1E54"/>
    <w:rsid w:val="00DE3469"/>
    <w:rsid w:val="00DE62B3"/>
    <w:rsid w:val="00DF036F"/>
    <w:rsid w:val="00DF1D8A"/>
    <w:rsid w:val="00DF3193"/>
    <w:rsid w:val="00DF392A"/>
    <w:rsid w:val="00DF3959"/>
    <w:rsid w:val="00E078B7"/>
    <w:rsid w:val="00E1020F"/>
    <w:rsid w:val="00E10AA0"/>
    <w:rsid w:val="00E230AB"/>
    <w:rsid w:val="00E248D7"/>
    <w:rsid w:val="00E268CD"/>
    <w:rsid w:val="00E30CC8"/>
    <w:rsid w:val="00E3315F"/>
    <w:rsid w:val="00E409D1"/>
    <w:rsid w:val="00E415B2"/>
    <w:rsid w:val="00E42171"/>
    <w:rsid w:val="00E534EE"/>
    <w:rsid w:val="00E60A3E"/>
    <w:rsid w:val="00E61209"/>
    <w:rsid w:val="00E64CE1"/>
    <w:rsid w:val="00E66275"/>
    <w:rsid w:val="00E72B70"/>
    <w:rsid w:val="00E74AB6"/>
    <w:rsid w:val="00E7757C"/>
    <w:rsid w:val="00E90913"/>
    <w:rsid w:val="00E95805"/>
    <w:rsid w:val="00E97A81"/>
    <w:rsid w:val="00EA07DA"/>
    <w:rsid w:val="00EA2063"/>
    <w:rsid w:val="00EA3381"/>
    <w:rsid w:val="00EA649E"/>
    <w:rsid w:val="00EA7058"/>
    <w:rsid w:val="00EA71D7"/>
    <w:rsid w:val="00EB2585"/>
    <w:rsid w:val="00EB6301"/>
    <w:rsid w:val="00EB641E"/>
    <w:rsid w:val="00EB6FB3"/>
    <w:rsid w:val="00EC0A1E"/>
    <w:rsid w:val="00EC55DC"/>
    <w:rsid w:val="00EC5CEC"/>
    <w:rsid w:val="00EC7BE2"/>
    <w:rsid w:val="00ED0F86"/>
    <w:rsid w:val="00ED3FF7"/>
    <w:rsid w:val="00EE09A4"/>
    <w:rsid w:val="00EE0E86"/>
    <w:rsid w:val="00EE3B73"/>
    <w:rsid w:val="00EE537E"/>
    <w:rsid w:val="00EE72EF"/>
    <w:rsid w:val="00EF075D"/>
    <w:rsid w:val="00EF26E8"/>
    <w:rsid w:val="00EF34EC"/>
    <w:rsid w:val="00EF3909"/>
    <w:rsid w:val="00F02BDD"/>
    <w:rsid w:val="00F03DD9"/>
    <w:rsid w:val="00F06845"/>
    <w:rsid w:val="00F1031F"/>
    <w:rsid w:val="00F128C2"/>
    <w:rsid w:val="00F130D3"/>
    <w:rsid w:val="00F1490B"/>
    <w:rsid w:val="00F15C6D"/>
    <w:rsid w:val="00F216A2"/>
    <w:rsid w:val="00F2248C"/>
    <w:rsid w:val="00F2513B"/>
    <w:rsid w:val="00F25211"/>
    <w:rsid w:val="00F257B9"/>
    <w:rsid w:val="00F27A1B"/>
    <w:rsid w:val="00F3069B"/>
    <w:rsid w:val="00F30B59"/>
    <w:rsid w:val="00F37607"/>
    <w:rsid w:val="00F37DA8"/>
    <w:rsid w:val="00F42B38"/>
    <w:rsid w:val="00F42D9A"/>
    <w:rsid w:val="00F45FDC"/>
    <w:rsid w:val="00F50C14"/>
    <w:rsid w:val="00F51307"/>
    <w:rsid w:val="00F51865"/>
    <w:rsid w:val="00F57716"/>
    <w:rsid w:val="00F606C3"/>
    <w:rsid w:val="00F621A5"/>
    <w:rsid w:val="00F63E69"/>
    <w:rsid w:val="00F71949"/>
    <w:rsid w:val="00F83781"/>
    <w:rsid w:val="00F94020"/>
    <w:rsid w:val="00F956F7"/>
    <w:rsid w:val="00F967F0"/>
    <w:rsid w:val="00FA158E"/>
    <w:rsid w:val="00FA1BE9"/>
    <w:rsid w:val="00FA3619"/>
    <w:rsid w:val="00FA4554"/>
    <w:rsid w:val="00FA5827"/>
    <w:rsid w:val="00FB464A"/>
    <w:rsid w:val="00FB5118"/>
    <w:rsid w:val="00FB66B7"/>
    <w:rsid w:val="00FC0A91"/>
    <w:rsid w:val="00FC1340"/>
    <w:rsid w:val="00FC31E1"/>
    <w:rsid w:val="00FD128F"/>
    <w:rsid w:val="00FD23F5"/>
    <w:rsid w:val="00FD5838"/>
    <w:rsid w:val="00FD58E8"/>
    <w:rsid w:val="00FD71AE"/>
    <w:rsid w:val="00FD71FB"/>
    <w:rsid w:val="00FE4696"/>
    <w:rsid w:val="00FE575A"/>
    <w:rsid w:val="00FF13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05E62B4"/>
  <w15:docId w15:val="{7B53BF0C-077F-44B3-AFB5-68870D644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408D0"/>
    <w:pPr>
      <w:widowControl w:val="0"/>
      <w:jc w:val="both"/>
    </w:pPr>
  </w:style>
  <w:style w:type="paragraph" w:styleId="1">
    <w:name w:val="heading 1"/>
    <w:basedOn w:val="a"/>
    <w:next w:val="a"/>
    <w:link w:val="1Char"/>
    <w:uiPriority w:val="9"/>
    <w:qFormat/>
    <w:rsid w:val="004408D0"/>
    <w:pPr>
      <w:keepNext/>
      <w:keepLines/>
      <w:spacing w:before="340" w:after="330" w:line="578" w:lineRule="auto"/>
      <w:outlineLvl w:val="0"/>
    </w:pPr>
    <w:rPr>
      <w:b/>
      <w:bCs/>
      <w:kern w:val="44"/>
      <w:sz w:val="44"/>
      <w:szCs w:val="44"/>
    </w:rPr>
  </w:style>
  <w:style w:type="paragraph" w:styleId="20">
    <w:name w:val="heading 2"/>
    <w:basedOn w:val="a"/>
    <w:next w:val="a"/>
    <w:link w:val="2Char"/>
    <w:uiPriority w:val="9"/>
    <w:unhideWhenUsed/>
    <w:qFormat/>
    <w:rsid w:val="004408D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408D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408D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408D0"/>
    <w:rPr>
      <w:sz w:val="18"/>
      <w:szCs w:val="18"/>
    </w:rPr>
  </w:style>
  <w:style w:type="paragraph" w:styleId="a4">
    <w:name w:val="footer"/>
    <w:basedOn w:val="a"/>
    <w:link w:val="Char0"/>
    <w:uiPriority w:val="99"/>
    <w:unhideWhenUsed/>
    <w:rsid w:val="004408D0"/>
    <w:pPr>
      <w:tabs>
        <w:tab w:val="center" w:pos="4153"/>
        <w:tab w:val="right" w:pos="8306"/>
      </w:tabs>
      <w:snapToGrid w:val="0"/>
      <w:jc w:val="left"/>
    </w:pPr>
    <w:rPr>
      <w:sz w:val="18"/>
      <w:szCs w:val="18"/>
    </w:rPr>
  </w:style>
  <w:style w:type="character" w:customStyle="1" w:styleId="Char0">
    <w:name w:val="页脚 Char"/>
    <w:basedOn w:val="a0"/>
    <w:link w:val="a4"/>
    <w:uiPriority w:val="99"/>
    <w:rsid w:val="004408D0"/>
    <w:rPr>
      <w:sz w:val="18"/>
      <w:szCs w:val="18"/>
    </w:rPr>
  </w:style>
  <w:style w:type="character" w:customStyle="1" w:styleId="1Char">
    <w:name w:val="标题 1 Char"/>
    <w:basedOn w:val="a0"/>
    <w:link w:val="1"/>
    <w:uiPriority w:val="9"/>
    <w:rsid w:val="004408D0"/>
    <w:rPr>
      <w:b/>
      <w:bCs/>
      <w:kern w:val="44"/>
      <w:sz w:val="44"/>
      <w:szCs w:val="44"/>
    </w:rPr>
  </w:style>
  <w:style w:type="character" w:customStyle="1" w:styleId="2Char">
    <w:name w:val="标题 2 Char"/>
    <w:basedOn w:val="a0"/>
    <w:link w:val="20"/>
    <w:uiPriority w:val="9"/>
    <w:rsid w:val="004408D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408D0"/>
    <w:rPr>
      <w:b/>
      <w:bCs/>
      <w:sz w:val="32"/>
      <w:szCs w:val="32"/>
    </w:rPr>
  </w:style>
  <w:style w:type="table" w:styleId="a5">
    <w:name w:val="Table Grid"/>
    <w:basedOn w:val="a1"/>
    <w:uiPriority w:val="59"/>
    <w:rsid w:val="00D1247B"/>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标题1"/>
    <w:basedOn w:val="a6"/>
    <w:rsid w:val="00664B6F"/>
    <w:pPr>
      <w:widowControl/>
      <w:adjustRightInd w:val="0"/>
      <w:spacing w:after="360" w:line="420" w:lineRule="exact"/>
      <w:textAlignment w:val="baseline"/>
      <w:outlineLvl w:val="9"/>
    </w:pPr>
    <w:rPr>
      <w:rFonts w:ascii="Arial" w:hAnsi="Arial" w:cs="Times New Roman"/>
      <w:b w:val="0"/>
      <w:bCs w:val="0"/>
      <w:kern w:val="0"/>
      <w:sz w:val="30"/>
      <w:szCs w:val="20"/>
    </w:rPr>
  </w:style>
  <w:style w:type="paragraph" w:customStyle="1" w:styleId="a7">
    <w:name w:val="段落"/>
    <w:basedOn w:val="a"/>
    <w:rsid w:val="00664B6F"/>
    <w:pPr>
      <w:widowControl/>
      <w:adjustRightInd w:val="0"/>
      <w:spacing w:line="420" w:lineRule="exact"/>
      <w:ind w:firstLineChars="200" w:firstLine="520"/>
      <w:textAlignment w:val="baseline"/>
    </w:pPr>
    <w:rPr>
      <w:rFonts w:ascii="Times New Roman" w:eastAsia="宋体" w:hAnsi="Times New Roman" w:cs="Times New Roman"/>
      <w:spacing w:val="10"/>
      <w:kern w:val="0"/>
      <w:sz w:val="24"/>
      <w:szCs w:val="20"/>
    </w:rPr>
  </w:style>
  <w:style w:type="paragraph" w:styleId="a6">
    <w:name w:val="Title"/>
    <w:basedOn w:val="a"/>
    <w:next w:val="a"/>
    <w:link w:val="Char1"/>
    <w:uiPriority w:val="10"/>
    <w:qFormat/>
    <w:rsid w:val="00664B6F"/>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6"/>
    <w:uiPriority w:val="10"/>
    <w:rsid w:val="00664B6F"/>
    <w:rPr>
      <w:rFonts w:asciiTheme="majorHAnsi" w:eastAsia="宋体" w:hAnsiTheme="majorHAnsi" w:cstheme="majorBidi"/>
      <w:b/>
      <w:bCs/>
      <w:sz w:val="32"/>
      <w:szCs w:val="32"/>
    </w:rPr>
  </w:style>
  <w:style w:type="character" w:styleId="a8">
    <w:name w:val="Hyperlink"/>
    <w:aliases w:val="超级链接"/>
    <w:basedOn w:val="a0"/>
    <w:uiPriority w:val="99"/>
    <w:rsid w:val="00187B26"/>
    <w:rPr>
      <w:color w:val="0000FF"/>
      <w:u w:val="single"/>
    </w:rPr>
  </w:style>
  <w:style w:type="paragraph" w:styleId="11">
    <w:name w:val="toc 1"/>
    <w:basedOn w:val="a"/>
    <w:next w:val="a"/>
    <w:autoRedefine/>
    <w:uiPriority w:val="39"/>
    <w:rsid w:val="00187B26"/>
    <w:pPr>
      <w:tabs>
        <w:tab w:val="right" w:leader="dot" w:pos="8268"/>
      </w:tabs>
      <w:adjustRightInd w:val="0"/>
      <w:spacing w:before="120" w:line="400" w:lineRule="exact"/>
      <w:jc w:val="left"/>
      <w:textAlignment w:val="baseline"/>
    </w:pPr>
    <w:rPr>
      <w:rFonts w:ascii="Times New Roman" w:eastAsia="黑体" w:hAnsi="Times New Roman" w:cs="Times New Roman"/>
      <w:color w:val="000000"/>
      <w:spacing w:val="10"/>
      <w:kern w:val="0"/>
      <w:sz w:val="24"/>
      <w:szCs w:val="20"/>
    </w:rPr>
  </w:style>
  <w:style w:type="paragraph" w:styleId="21">
    <w:name w:val="toc 2"/>
    <w:basedOn w:val="a"/>
    <w:next w:val="a"/>
    <w:autoRedefine/>
    <w:uiPriority w:val="39"/>
    <w:rsid w:val="00187B26"/>
    <w:pPr>
      <w:tabs>
        <w:tab w:val="right" w:leader="dot" w:pos="8268"/>
      </w:tabs>
      <w:adjustRightInd w:val="0"/>
      <w:spacing w:line="420" w:lineRule="atLeast"/>
      <w:ind w:leftChars="100" w:left="260"/>
      <w:jc w:val="left"/>
      <w:textAlignment w:val="baseline"/>
    </w:pPr>
    <w:rPr>
      <w:rFonts w:ascii="Times New Roman" w:eastAsia="宋体" w:hAnsi="Times New Roman" w:cs="Times New Roman"/>
      <w:color w:val="000000"/>
      <w:spacing w:val="10"/>
      <w:kern w:val="0"/>
      <w:sz w:val="24"/>
      <w:szCs w:val="20"/>
    </w:rPr>
  </w:style>
  <w:style w:type="paragraph" w:styleId="30">
    <w:name w:val="toc 3"/>
    <w:basedOn w:val="a"/>
    <w:next w:val="a"/>
    <w:autoRedefine/>
    <w:uiPriority w:val="39"/>
    <w:rsid w:val="00187B26"/>
    <w:pPr>
      <w:tabs>
        <w:tab w:val="right" w:leader="dot" w:pos="8268"/>
      </w:tabs>
      <w:adjustRightInd w:val="0"/>
      <w:spacing w:line="420" w:lineRule="atLeast"/>
      <w:ind w:leftChars="150" w:left="390"/>
      <w:jc w:val="left"/>
      <w:textAlignment w:val="baseline"/>
    </w:pPr>
    <w:rPr>
      <w:rFonts w:ascii="Times New Roman" w:eastAsia="宋体" w:hAnsi="Times New Roman" w:cs="Times New Roman"/>
      <w:color w:val="000000"/>
      <w:spacing w:val="10"/>
      <w:kern w:val="0"/>
      <w:sz w:val="24"/>
      <w:szCs w:val="20"/>
    </w:rPr>
  </w:style>
  <w:style w:type="paragraph" w:customStyle="1" w:styleId="a9">
    <w:name w:val="缩写表"/>
    <w:basedOn w:val="11"/>
    <w:rsid w:val="000F3D5A"/>
    <w:pPr>
      <w:tabs>
        <w:tab w:val="clear" w:pos="8268"/>
      </w:tabs>
      <w:spacing w:before="0" w:after="120"/>
    </w:pPr>
    <w:rPr>
      <w:rFonts w:eastAsia="宋体"/>
      <w:color w:val="auto"/>
    </w:rPr>
  </w:style>
  <w:style w:type="paragraph" w:customStyle="1" w:styleId="22">
    <w:name w:val="标题2"/>
    <w:basedOn w:val="a6"/>
    <w:rsid w:val="000F3D5A"/>
    <w:pPr>
      <w:widowControl/>
      <w:adjustRightInd w:val="0"/>
      <w:spacing w:after="360" w:line="420" w:lineRule="exact"/>
      <w:textAlignment w:val="baseline"/>
      <w:outlineLvl w:val="9"/>
    </w:pPr>
    <w:rPr>
      <w:rFonts w:ascii="Arial" w:hAnsi="Arial" w:cs="Times New Roman"/>
      <w:b w:val="0"/>
      <w:bCs w:val="0"/>
      <w:kern w:val="0"/>
      <w:sz w:val="30"/>
      <w:szCs w:val="20"/>
    </w:rPr>
  </w:style>
  <w:style w:type="paragraph" w:customStyle="1" w:styleId="12">
    <w:name w:val="论文的标题1"/>
    <w:basedOn w:val="1"/>
    <w:qFormat/>
    <w:rsid w:val="00A131FB"/>
    <w:pPr>
      <w:keepNext w:val="0"/>
      <w:keepLines w:val="0"/>
      <w:widowControl/>
      <w:adjustRightInd w:val="0"/>
      <w:spacing w:before="480" w:after="360" w:line="240" w:lineRule="auto"/>
      <w:jc w:val="center"/>
    </w:pPr>
    <w:rPr>
      <w:rFonts w:ascii="黑体" w:eastAsia="黑体" w:hAnsi="黑体"/>
      <w:sz w:val="32"/>
      <w:szCs w:val="32"/>
    </w:rPr>
  </w:style>
  <w:style w:type="paragraph" w:customStyle="1" w:styleId="2">
    <w:name w:val="2论文"/>
    <w:basedOn w:val="20"/>
    <w:link w:val="2Char0"/>
    <w:qFormat/>
    <w:rsid w:val="002F3951"/>
    <w:pPr>
      <w:numPr>
        <w:ilvl w:val="1"/>
        <w:numId w:val="1"/>
      </w:numPr>
      <w:spacing w:before="480" w:after="120" w:line="400" w:lineRule="exact"/>
    </w:pPr>
    <w:rPr>
      <w:rFonts w:ascii="黑体" w:eastAsia="黑体" w:hAnsi="黑体"/>
      <w:b w:val="0"/>
      <w:sz w:val="28"/>
      <w:szCs w:val="28"/>
    </w:rPr>
  </w:style>
  <w:style w:type="paragraph" w:customStyle="1" w:styleId="31">
    <w:name w:val="3论文"/>
    <w:basedOn w:val="3"/>
    <w:qFormat/>
    <w:rsid w:val="002F3951"/>
    <w:pPr>
      <w:spacing w:before="240" w:after="120" w:line="400" w:lineRule="exact"/>
      <w:jc w:val="left"/>
    </w:pPr>
    <w:rPr>
      <w:rFonts w:ascii="黑体" w:eastAsia="黑体" w:hAnsi="黑体"/>
      <w:b w:val="0"/>
      <w:sz w:val="26"/>
      <w:szCs w:val="26"/>
    </w:rPr>
  </w:style>
  <w:style w:type="character" w:customStyle="1" w:styleId="2Char0">
    <w:name w:val="2论文 Char"/>
    <w:basedOn w:val="2Char"/>
    <w:link w:val="2"/>
    <w:rsid w:val="002F3951"/>
    <w:rPr>
      <w:rFonts w:ascii="黑体" w:eastAsia="黑体" w:hAnsi="黑体" w:cstheme="majorBidi"/>
      <w:b w:val="0"/>
      <w:bCs/>
      <w:sz w:val="28"/>
      <w:szCs w:val="28"/>
    </w:rPr>
  </w:style>
  <w:style w:type="paragraph" w:styleId="aa">
    <w:name w:val="List Paragraph"/>
    <w:basedOn w:val="a"/>
    <w:uiPriority w:val="34"/>
    <w:qFormat/>
    <w:rsid w:val="003956F9"/>
    <w:pPr>
      <w:ind w:firstLineChars="200" w:firstLine="420"/>
    </w:pPr>
  </w:style>
  <w:style w:type="paragraph" w:customStyle="1" w:styleId="ab">
    <w:name w:val="开题报告_正文"/>
    <w:basedOn w:val="a"/>
    <w:link w:val="Char2"/>
    <w:qFormat/>
    <w:rsid w:val="008A5569"/>
    <w:pPr>
      <w:spacing w:beforeLines="50" w:before="156" w:afterLines="50" w:after="156"/>
      <w:ind w:firstLineChars="200" w:firstLine="480"/>
    </w:pPr>
    <w:rPr>
      <w:rFonts w:asciiTheme="minorEastAsia" w:hAnsiTheme="minorEastAsia"/>
      <w:sz w:val="24"/>
      <w:szCs w:val="24"/>
    </w:rPr>
  </w:style>
  <w:style w:type="character" w:customStyle="1" w:styleId="Char2">
    <w:name w:val="开题报告_正文 Char"/>
    <w:basedOn w:val="a0"/>
    <w:link w:val="ab"/>
    <w:rsid w:val="008A5569"/>
    <w:rPr>
      <w:rFonts w:asciiTheme="minorEastAsia" w:hAnsiTheme="minorEastAsia"/>
      <w:sz w:val="24"/>
      <w:szCs w:val="24"/>
    </w:rPr>
  </w:style>
  <w:style w:type="paragraph" w:styleId="ac">
    <w:name w:val="caption"/>
    <w:basedOn w:val="a"/>
    <w:next w:val="a"/>
    <w:link w:val="Char3"/>
    <w:uiPriority w:val="35"/>
    <w:unhideWhenUsed/>
    <w:qFormat/>
    <w:rsid w:val="000B47B2"/>
    <w:rPr>
      <w:rFonts w:asciiTheme="majorHAnsi" w:eastAsia="黑体" w:hAnsiTheme="majorHAnsi" w:cstheme="majorBidi"/>
      <w:sz w:val="20"/>
      <w:szCs w:val="20"/>
    </w:rPr>
  </w:style>
  <w:style w:type="character" w:customStyle="1" w:styleId="Char3">
    <w:name w:val="题注 Char"/>
    <w:basedOn w:val="a0"/>
    <w:link w:val="ac"/>
    <w:uiPriority w:val="35"/>
    <w:rsid w:val="000B47B2"/>
    <w:rPr>
      <w:rFonts w:asciiTheme="majorHAnsi" w:eastAsia="黑体" w:hAnsiTheme="majorHAnsi" w:cstheme="majorBidi"/>
      <w:sz w:val="20"/>
      <w:szCs w:val="20"/>
    </w:rPr>
  </w:style>
  <w:style w:type="character" w:styleId="ad">
    <w:name w:val="Placeholder Text"/>
    <w:basedOn w:val="a0"/>
    <w:uiPriority w:val="99"/>
    <w:semiHidden/>
    <w:rsid w:val="00541C96"/>
    <w:rPr>
      <w:color w:val="808080"/>
    </w:rPr>
  </w:style>
  <w:style w:type="paragraph" w:styleId="TOC">
    <w:name w:val="TOC Heading"/>
    <w:basedOn w:val="1"/>
    <w:next w:val="a"/>
    <w:uiPriority w:val="39"/>
    <w:semiHidden/>
    <w:unhideWhenUsed/>
    <w:qFormat/>
    <w:rsid w:val="00F50C14"/>
    <w:pPr>
      <w:outlineLvl w:val="9"/>
    </w:pPr>
  </w:style>
  <w:style w:type="paragraph" w:styleId="ae">
    <w:name w:val="Balloon Text"/>
    <w:basedOn w:val="a"/>
    <w:link w:val="Char4"/>
    <w:uiPriority w:val="99"/>
    <w:semiHidden/>
    <w:unhideWhenUsed/>
    <w:rsid w:val="00BB4644"/>
    <w:rPr>
      <w:rFonts w:ascii="Heiti SC Light" w:eastAsia="Heiti SC Light"/>
      <w:sz w:val="18"/>
      <w:szCs w:val="18"/>
    </w:rPr>
  </w:style>
  <w:style w:type="character" w:customStyle="1" w:styleId="Char4">
    <w:name w:val="批注框文本 Char"/>
    <w:basedOn w:val="a0"/>
    <w:link w:val="ae"/>
    <w:uiPriority w:val="99"/>
    <w:semiHidden/>
    <w:rsid w:val="00BB4644"/>
    <w:rPr>
      <w:rFonts w:ascii="Heiti SC Light" w:eastAsia="Heiti SC Light"/>
      <w:sz w:val="18"/>
      <w:szCs w:val="18"/>
    </w:rPr>
  </w:style>
  <w:style w:type="character" w:styleId="af">
    <w:name w:val="annotation reference"/>
    <w:basedOn w:val="a0"/>
    <w:uiPriority w:val="99"/>
    <w:semiHidden/>
    <w:unhideWhenUsed/>
    <w:rsid w:val="009961E0"/>
    <w:rPr>
      <w:sz w:val="21"/>
      <w:szCs w:val="21"/>
    </w:rPr>
  </w:style>
  <w:style w:type="paragraph" w:styleId="af0">
    <w:name w:val="annotation text"/>
    <w:basedOn w:val="a"/>
    <w:link w:val="Char5"/>
    <w:uiPriority w:val="99"/>
    <w:semiHidden/>
    <w:unhideWhenUsed/>
    <w:rsid w:val="009961E0"/>
    <w:pPr>
      <w:jc w:val="left"/>
    </w:pPr>
  </w:style>
  <w:style w:type="character" w:customStyle="1" w:styleId="Char5">
    <w:name w:val="批注文字 Char"/>
    <w:basedOn w:val="a0"/>
    <w:link w:val="af0"/>
    <w:uiPriority w:val="99"/>
    <w:semiHidden/>
    <w:rsid w:val="009961E0"/>
  </w:style>
  <w:style w:type="paragraph" w:styleId="af1">
    <w:name w:val="annotation subject"/>
    <w:basedOn w:val="af0"/>
    <w:next w:val="af0"/>
    <w:link w:val="Char6"/>
    <w:uiPriority w:val="99"/>
    <w:semiHidden/>
    <w:unhideWhenUsed/>
    <w:rsid w:val="009961E0"/>
    <w:rPr>
      <w:b/>
      <w:bCs/>
    </w:rPr>
  </w:style>
  <w:style w:type="character" w:customStyle="1" w:styleId="Char6">
    <w:name w:val="批注主题 Char"/>
    <w:basedOn w:val="Char5"/>
    <w:link w:val="af1"/>
    <w:uiPriority w:val="99"/>
    <w:semiHidden/>
    <w:rsid w:val="009961E0"/>
    <w:rPr>
      <w:b/>
      <w:bCs/>
    </w:rPr>
  </w:style>
  <w:style w:type="paragraph" w:styleId="af2">
    <w:name w:val="Revision"/>
    <w:hidden/>
    <w:uiPriority w:val="99"/>
    <w:semiHidden/>
    <w:rsid w:val="00DA2F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1716009">
      <w:bodyDiv w:val="1"/>
      <w:marLeft w:val="0"/>
      <w:marRight w:val="0"/>
      <w:marTop w:val="0"/>
      <w:marBottom w:val="0"/>
      <w:divBdr>
        <w:top w:val="none" w:sz="0" w:space="0" w:color="auto"/>
        <w:left w:val="none" w:sz="0" w:space="0" w:color="auto"/>
        <w:bottom w:val="none" w:sz="0" w:space="0" w:color="auto"/>
        <w:right w:val="none" w:sz="0" w:space="0" w:color="auto"/>
      </w:divBdr>
    </w:div>
    <w:div w:id="537280753">
      <w:bodyDiv w:val="1"/>
      <w:marLeft w:val="0"/>
      <w:marRight w:val="0"/>
      <w:marTop w:val="0"/>
      <w:marBottom w:val="0"/>
      <w:divBdr>
        <w:top w:val="none" w:sz="0" w:space="0" w:color="auto"/>
        <w:left w:val="none" w:sz="0" w:space="0" w:color="auto"/>
        <w:bottom w:val="none" w:sz="0" w:space="0" w:color="auto"/>
        <w:right w:val="none" w:sz="0" w:space="0" w:color="auto"/>
      </w:divBdr>
    </w:div>
    <w:div w:id="775714864">
      <w:bodyDiv w:val="1"/>
      <w:marLeft w:val="0"/>
      <w:marRight w:val="0"/>
      <w:marTop w:val="0"/>
      <w:marBottom w:val="0"/>
      <w:divBdr>
        <w:top w:val="none" w:sz="0" w:space="0" w:color="auto"/>
        <w:left w:val="none" w:sz="0" w:space="0" w:color="auto"/>
        <w:bottom w:val="none" w:sz="0" w:space="0" w:color="auto"/>
        <w:right w:val="none" w:sz="0" w:space="0" w:color="auto"/>
      </w:divBdr>
    </w:div>
    <w:div w:id="1000353557">
      <w:bodyDiv w:val="1"/>
      <w:marLeft w:val="0"/>
      <w:marRight w:val="0"/>
      <w:marTop w:val="0"/>
      <w:marBottom w:val="0"/>
      <w:divBdr>
        <w:top w:val="none" w:sz="0" w:space="0" w:color="auto"/>
        <w:left w:val="none" w:sz="0" w:space="0" w:color="auto"/>
        <w:bottom w:val="none" w:sz="0" w:space="0" w:color="auto"/>
        <w:right w:val="none" w:sz="0" w:space="0" w:color="auto"/>
      </w:divBdr>
    </w:div>
    <w:div w:id="1484741573">
      <w:bodyDiv w:val="1"/>
      <w:marLeft w:val="0"/>
      <w:marRight w:val="0"/>
      <w:marTop w:val="0"/>
      <w:marBottom w:val="0"/>
      <w:divBdr>
        <w:top w:val="none" w:sz="0" w:space="0" w:color="auto"/>
        <w:left w:val="none" w:sz="0" w:space="0" w:color="auto"/>
        <w:bottom w:val="none" w:sz="0" w:space="0" w:color="auto"/>
        <w:right w:val="none" w:sz="0" w:space="0" w:color="auto"/>
      </w:divBdr>
    </w:div>
    <w:div w:id="1514953376">
      <w:bodyDiv w:val="1"/>
      <w:marLeft w:val="0"/>
      <w:marRight w:val="0"/>
      <w:marTop w:val="0"/>
      <w:marBottom w:val="0"/>
      <w:divBdr>
        <w:top w:val="none" w:sz="0" w:space="0" w:color="auto"/>
        <w:left w:val="none" w:sz="0" w:space="0" w:color="auto"/>
        <w:bottom w:val="none" w:sz="0" w:space="0" w:color="auto"/>
        <w:right w:val="none" w:sz="0" w:space="0" w:color="auto"/>
      </w:divBdr>
    </w:div>
    <w:div w:id="1708335259">
      <w:bodyDiv w:val="1"/>
      <w:marLeft w:val="0"/>
      <w:marRight w:val="0"/>
      <w:marTop w:val="0"/>
      <w:marBottom w:val="0"/>
      <w:divBdr>
        <w:top w:val="none" w:sz="0" w:space="0" w:color="auto"/>
        <w:left w:val="none" w:sz="0" w:space="0" w:color="auto"/>
        <w:bottom w:val="none" w:sz="0" w:space="0" w:color="auto"/>
        <w:right w:val="none" w:sz="0" w:space="0" w:color="auto"/>
      </w:divBdr>
    </w:div>
    <w:div w:id="1953516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22B541-3176-4980-BAF2-98E864422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15145</TotalTime>
  <Pages>12</Pages>
  <Words>1210</Words>
  <Characters>6899</Characters>
  <Application>Microsoft Office Word</Application>
  <DocSecurity>0</DocSecurity>
  <Lines>57</Lines>
  <Paragraphs>16</Paragraphs>
  <ScaleCrop>false</ScaleCrop>
  <Company/>
  <LinksUpToDate>false</LinksUpToDate>
  <CharactersWithSpaces>8093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Qinlong Guo</dc:creator>
  <cp:keywords/>
  <dc:description/>
  <cp:lastModifiedBy>GUO Qinlong</cp:lastModifiedBy>
  <cp:revision>623</cp:revision>
  <dcterms:created xsi:type="dcterms:W3CDTF">2015-03-23T06:26:00Z</dcterms:created>
  <dcterms:modified xsi:type="dcterms:W3CDTF">2015-05-12T06:13:00Z</dcterms:modified>
</cp:coreProperties>
</file>