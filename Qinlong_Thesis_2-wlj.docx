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A0B40" w14:textId="77777777" w:rsidR="004408D0" w:rsidRPr="00E90913" w:rsidRDefault="002F3951" w:rsidP="002F3951">
      <w:pPr>
        <w:pStyle w:val="13"/>
        <w:rPr>
          <w:b w:val="0"/>
        </w:rPr>
      </w:pPr>
      <w:bookmarkStart w:id="0" w:name="_Toc415228118"/>
      <w:r w:rsidRPr="00E90913">
        <w:rPr>
          <w:b w:val="0"/>
        </w:rPr>
        <w:t>第</w:t>
      </w:r>
      <w:r w:rsidRPr="00E90913">
        <w:rPr>
          <w:rFonts w:hint="eastAsia"/>
          <w:b w:val="0"/>
        </w:rPr>
        <w:t xml:space="preserve">2章 </w:t>
      </w:r>
      <w:r w:rsidR="004408D0" w:rsidRPr="00E90913">
        <w:rPr>
          <w:rFonts w:hint="eastAsia"/>
          <w:b w:val="0"/>
        </w:rPr>
        <w:t>相关工作</w:t>
      </w:r>
      <w:bookmarkEnd w:id="0"/>
    </w:p>
    <w:p w14:paraId="418E4CCC" w14:textId="77777777" w:rsidR="003956F9" w:rsidRPr="003956F9" w:rsidRDefault="003956F9" w:rsidP="003956F9">
      <w:pPr>
        <w:pStyle w:val="ad"/>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1" w:name="_Toc414998193"/>
      <w:bookmarkStart w:id="2" w:name="_Toc415053531"/>
      <w:bookmarkStart w:id="3" w:name="_Toc415054578"/>
      <w:bookmarkStart w:id="4" w:name="_Toc415147062"/>
      <w:bookmarkStart w:id="5" w:name="_Toc415228119"/>
      <w:bookmarkEnd w:id="1"/>
      <w:bookmarkEnd w:id="2"/>
      <w:bookmarkEnd w:id="3"/>
      <w:bookmarkEnd w:id="4"/>
      <w:bookmarkEnd w:id="5"/>
    </w:p>
    <w:p w14:paraId="0B2510F1" w14:textId="77777777" w:rsidR="003956F9" w:rsidRPr="003956F9" w:rsidRDefault="003956F9" w:rsidP="003956F9">
      <w:pPr>
        <w:pStyle w:val="ad"/>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6" w:name="_Toc414998194"/>
      <w:bookmarkStart w:id="7" w:name="_Toc415053532"/>
      <w:bookmarkStart w:id="8" w:name="_Toc415054579"/>
      <w:bookmarkStart w:id="9" w:name="_Toc415147063"/>
      <w:bookmarkStart w:id="10" w:name="_Toc415228120"/>
      <w:bookmarkEnd w:id="6"/>
      <w:bookmarkEnd w:id="7"/>
      <w:bookmarkEnd w:id="8"/>
      <w:bookmarkEnd w:id="9"/>
      <w:bookmarkEnd w:id="10"/>
    </w:p>
    <w:p w14:paraId="2807B76F" w14:textId="77777777" w:rsidR="004408D0" w:rsidRDefault="004408D0" w:rsidP="003956F9">
      <w:pPr>
        <w:pStyle w:val="2"/>
        <w:numPr>
          <w:ilvl w:val="1"/>
          <w:numId w:val="2"/>
        </w:numPr>
      </w:pPr>
      <w:bookmarkStart w:id="11" w:name="_Toc415228121"/>
      <w:r>
        <w:t>相关挖掘算法介绍</w:t>
      </w:r>
      <w:bookmarkEnd w:id="11"/>
    </w:p>
    <w:p w14:paraId="4B14D48C" w14:textId="087A5F84" w:rsidR="00D0210C" w:rsidRPr="00F27A1B" w:rsidRDefault="00D0210C" w:rsidP="008A4355">
      <w:pPr>
        <w:pStyle w:val="ae"/>
        <w:spacing w:beforeLines="0" w:before="0" w:afterLines="0" w:after="0" w:line="400" w:lineRule="exact"/>
      </w:pPr>
      <w:r>
        <w:t>本节介绍一些主流的流程挖掘算法</w:t>
      </w:r>
      <w:r>
        <w:rPr>
          <w:rFonts w:hint="eastAsia"/>
        </w:rPr>
        <w:t>，</w:t>
      </w:r>
      <w:r w:rsidR="00F27A1B">
        <w:t>其中重点介绍与本文工作相关的</w:t>
      </w:r>
      <m:oMath>
        <m:r>
          <m:rPr>
            <m:sty m:val="p"/>
          </m:rPr>
          <w:rPr>
            <w:rFonts w:ascii="Cambria Math" w:hAnsi="Cambria Math"/>
          </w:rPr>
          <m:t>∝</m:t>
        </m:r>
      </m:oMath>
      <w:r w:rsidR="00F27A1B">
        <w:t>系列流程挖掘算法</w:t>
      </w:r>
      <w:r w:rsidR="00F27A1B">
        <w:rPr>
          <w:rFonts w:hint="eastAsia"/>
        </w:rPr>
        <w:t>（</w:t>
      </w:r>
      <m:oMath>
        <m:r>
          <m:rPr>
            <m:sty m:val="p"/>
          </m:rPr>
          <w:rPr>
            <w:rFonts w:ascii="Cambria Math" w:hAnsi="Cambria Math"/>
          </w:rPr>
          <m:t>∝</m:t>
        </m:r>
      </m:oMath>
      <w:r w:rsidR="00F27A1B">
        <w:t>算法</w:t>
      </w:r>
      <w:del w:id="12" w:author="Wen Lijie" w:date="2015-04-27T16:42:00Z">
        <w:r w:rsidR="00F27A1B" w:rsidDel="00A8515C">
          <w:rPr>
            <w:rFonts w:hint="eastAsia"/>
          </w:rPr>
          <w:delText>，</w:delText>
        </w:r>
      </w:del>
      <w:ins w:id="13" w:author="Wen Lijie" w:date="2015-04-27T16:42:00Z">
        <w:r w:rsidR="00A8515C">
          <w:rPr>
            <w:rFonts w:hint="eastAsia"/>
          </w:rPr>
          <w:t>、</w:t>
        </w:r>
      </w:ins>
      <m:oMath>
        <m:sSup>
          <m:sSupPr>
            <m:ctrlPr>
              <w:ins w:id="14" w:author="Wen Lijie" w:date="2015-04-27T20:05:00Z">
                <w:rPr>
                  <w:rFonts w:ascii="Cambria Math" w:eastAsia="黑体" w:hAnsi="Cambria Math"/>
                  <w:bCs/>
                  <w:sz w:val="26"/>
                  <w:szCs w:val="26"/>
                </w:rPr>
              </w:ins>
            </m:ctrlPr>
          </m:sSupPr>
          <m:e>
            <w:ins w:id="15" w:author="Wen Lijie" w:date="2015-04-27T20:05:00Z">
              <m:r>
                <w:rPr>
                  <w:rFonts w:ascii="Cambria Math" w:hAnsi="Cambria Math"/>
                </w:rPr>
                <m:t>∝</m:t>
              </m:r>
            </w:ins>
          </m:e>
          <m:sup>
            <w:ins w:id="16" w:author="Wen Lijie" w:date="2015-04-27T20:05:00Z">
              <m:r>
                <w:rPr>
                  <w:rFonts w:ascii="Cambria Math" w:hAnsi="Cambria Math"/>
                </w:rPr>
                <m:t>++</m:t>
              </m:r>
            </w:ins>
          </m:sup>
        </m:sSup>
        <w:del w:id="17" w:author="Wen Lijie" w:date="2015-04-27T20:05:00Z">
          <m:r>
            <m:rPr>
              <m:sty m:val="p"/>
            </m:rPr>
            <w:rPr>
              <w:rFonts w:ascii="Cambria Math" w:hAnsi="Cambria Math"/>
            </w:rPr>
            <m:t>∝</m:t>
          </m:r>
        </w:del>
      </m:oMath>
      <w:del w:id="18" w:author="Wen Lijie" w:date="2015-04-27T20:05:00Z">
        <w:r w:rsidR="00F27A1B" w:rsidRPr="00F27A1B" w:rsidDel="00881325">
          <w:rPr>
            <w:rFonts w:hint="eastAsia"/>
            <w:vertAlign w:val="superscript"/>
          </w:rPr>
          <w:delText>++</w:delText>
        </w:r>
      </w:del>
      <w:r w:rsidR="00F27A1B">
        <w:t>算法</w:t>
      </w:r>
      <w:r w:rsidR="00F27A1B">
        <w:rPr>
          <w:rFonts w:hint="eastAsia"/>
        </w:rPr>
        <w:t>和</w:t>
      </w:r>
      <m:oMath>
        <m:sSup>
          <m:sSupPr>
            <m:ctrlPr>
              <w:ins w:id="19" w:author="Wen Lijie" w:date="2015-04-27T20:05:00Z">
                <w:rPr>
                  <w:rFonts w:ascii="Cambria Math" w:eastAsia="黑体" w:hAnsi="Cambria Math"/>
                  <w:bCs/>
                  <w:sz w:val="26"/>
                  <w:szCs w:val="26"/>
                </w:rPr>
              </w:ins>
            </m:ctrlPr>
          </m:sSupPr>
          <m:e>
            <w:ins w:id="20" w:author="Wen Lijie" w:date="2015-04-27T20:05:00Z">
              <m:r>
                <w:rPr>
                  <w:rFonts w:ascii="Cambria Math" w:hAnsi="Cambria Math"/>
                </w:rPr>
                <m:t>∝</m:t>
              </m:r>
            </w:ins>
          </m:e>
          <m:sup>
            <w:ins w:id="21" w:author="Wen Lijie" w:date="2015-04-27T20:05:00Z">
              <m:r>
                <w:rPr>
                  <w:rFonts w:ascii="Cambria Math" w:hAnsi="Cambria Math"/>
                </w:rPr>
                <m:t>#</m:t>
              </m:r>
            </w:ins>
          </m:sup>
        </m:sSup>
        <w:del w:id="22" w:author="Wen Lijie" w:date="2015-04-27T20:05:00Z">
          <m:r>
            <m:rPr>
              <m:sty m:val="p"/>
            </m:rPr>
            <w:rPr>
              <w:rFonts w:ascii="Cambria Math" w:hAnsi="Cambria Math"/>
            </w:rPr>
            <m:t>∝</m:t>
          </m:r>
        </w:del>
      </m:oMath>
      <w:del w:id="23" w:author="Wen Lijie" w:date="2015-04-27T20:05:00Z">
        <w:r w:rsidR="00F27A1B" w:rsidRPr="00F27A1B" w:rsidDel="00881325">
          <w:rPr>
            <w:rFonts w:hint="eastAsia"/>
            <w:vertAlign w:val="superscript"/>
          </w:rPr>
          <w:delText>#</w:delText>
        </w:r>
      </w:del>
      <w:r w:rsidR="00F27A1B">
        <w:t>算法</w:t>
      </w:r>
      <w:r w:rsidR="00F27A1B">
        <w:rPr>
          <w:rFonts w:hint="eastAsia"/>
        </w:rPr>
        <w:t>）。其中</w:t>
      </w:r>
      <m:oMath>
        <m:r>
          <m:rPr>
            <m:sty m:val="p"/>
          </m:rPr>
          <w:rPr>
            <w:rFonts w:ascii="Cambria Math" w:hAnsi="Cambria Math"/>
          </w:rPr>
          <m:t>∝</m:t>
        </m:r>
      </m:oMath>
      <w:r w:rsidR="00F27A1B">
        <w:t>算法是</w:t>
      </w:r>
      <m:oMath>
        <m:r>
          <m:rPr>
            <m:sty m:val="p"/>
          </m:rPr>
          <w:rPr>
            <w:rFonts w:ascii="Cambria Math" w:hAnsi="Cambria Math"/>
          </w:rPr>
          <m:t>∝</m:t>
        </m:r>
      </m:oMath>
      <w:r w:rsidR="00F27A1B">
        <w:t>系列算法的</w:t>
      </w:r>
      <w:del w:id="24" w:author="Wen Lijie" w:date="2015-04-27T16:43:00Z">
        <w:r w:rsidR="00F27A1B" w:rsidDel="00A8515C">
          <w:delText>开山</w:delText>
        </w:r>
      </w:del>
      <w:r w:rsidR="00F27A1B">
        <w:t>鼻祖</w:t>
      </w:r>
      <w:r w:rsidR="00F27A1B">
        <w:rPr>
          <w:rFonts w:hint="eastAsia"/>
        </w:rPr>
        <w:t>，</w:t>
      </w:r>
      <m:oMath>
        <m:sSup>
          <m:sSupPr>
            <m:ctrlPr>
              <w:ins w:id="25" w:author="Wen Lijie" w:date="2015-04-27T20:06:00Z">
                <w:rPr>
                  <w:rFonts w:ascii="Cambria Math" w:eastAsia="黑体" w:hAnsi="Cambria Math"/>
                  <w:bCs/>
                  <w:sz w:val="26"/>
                  <w:szCs w:val="26"/>
                </w:rPr>
              </w:ins>
            </m:ctrlPr>
          </m:sSupPr>
          <m:e>
            <w:ins w:id="26" w:author="Wen Lijie" w:date="2015-04-27T20:06:00Z">
              <m:r>
                <w:rPr>
                  <w:rFonts w:ascii="Cambria Math" w:hAnsi="Cambria Math"/>
                </w:rPr>
                <m:t>∝</m:t>
              </m:r>
            </w:ins>
          </m:e>
          <m:sup>
            <w:ins w:id="27" w:author="Wen Lijie" w:date="2015-04-27T20:06:00Z">
              <m:r>
                <w:rPr>
                  <w:rFonts w:ascii="Cambria Math" w:hAnsi="Cambria Math"/>
                </w:rPr>
                <m:t>++</m:t>
              </m:r>
            </w:ins>
          </m:sup>
        </m:sSup>
        <w:del w:id="28" w:author="Wen Lijie" w:date="2015-04-27T20:06:00Z">
          <m:r>
            <m:rPr>
              <m:sty m:val="p"/>
            </m:rPr>
            <w:rPr>
              <w:rFonts w:ascii="Cambria Math" w:hAnsi="Cambria Math"/>
            </w:rPr>
            <m:t>∝</m:t>
          </m:r>
        </w:del>
      </m:oMath>
      <w:del w:id="29" w:author="Wen Lijie" w:date="2015-04-27T20:06:00Z">
        <w:r w:rsidR="00F27A1B" w:rsidRPr="00F27A1B" w:rsidDel="00881325">
          <w:rPr>
            <w:rFonts w:hint="eastAsia"/>
            <w:vertAlign w:val="superscript"/>
          </w:rPr>
          <w:delText>++</w:delText>
        </w:r>
      </w:del>
      <w:r w:rsidR="00F27A1B">
        <w:t>算法</w:t>
      </w:r>
      <w:r w:rsidR="00F27A1B">
        <w:rPr>
          <w:rFonts w:hint="eastAsia"/>
        </w:rPr>
        <w:t>和</w:t>
      </w:r>
      <m:oMath>
        <m:sSup>
          <m:sSupPr>
            <m:ctrlPr>
              <w:ins w:id="30" w:author="Wen Lijie" w:date="2015-04-27T20:06:00Z">
                <w:rPr>
                  <w:rFonts w:ascii="Cambria Math" w:eastAsia="黑体" w:hAnsi="Cambria Math"/>
                  <w:bCs/>
                  <w:sz w:val="26"/>
                  <w:szCs w:val="26"/>
                </w:rPr>
              </w:ins>
            </m:ctrlPr>
          </m:sSupPr>
          <m:e>
            <w:ins w:id="31" w:author="Wen Lijie" w:date="2015-04-27T20:06:00Z">
              <m:r>
                <w:rPr>
                  <w:rFonts w:ascii="Cambria Math" w:hAnsi="Cambria Math"/>
                </w:rPr>
                <m:t>∝</m:t>
              </m:r>
            </w:ins>
          </m:e>
          <m:sup>
            <w:ins w:id="32" w:author="Wen Lijie" w:date="2015-04-27T20:06:00Z">
              <m:r>
                <w:rPr>
                  <w:rFonts w:ascii="Cambria Math" w:hAnsi="Cambria Math"/>
                </w:rPr>
                <m:t>#</m:t>
              </m:r>
            </w:ins>
          </m:sup>
        </m:sSup>
        <w:del w:id="33" w:author="Wen Lijie" w:date="2015-04-27T20:06:00Z">
          <m:r>
            <m:rPr>
              <m:sty m:val="p"/>
            </m:rPr>
            <w:rPr>
              <w:rFonts w:ascii="Cambria Math" w:hAnsi="Cambria Math"/>
            </w:rPr>
            <m:t>∝</m:t>
          </m:r>
        </w:del>
      </m:oMath>
      <w:del w:id="34" w:author="Wen Lijie" w:date="2015-04-27T20:06:00Z">
        <w:r w:rsidR="00F27A1B" w:rsidRPr="00F27A1B" w:rsidDel="00881325">
          <w:rPr>
            <w:rFonts w:hint="eastAsia"/>
            <w:vertAlign w:val="superscript"/>
          </w:rPr>
          <w:delText>#</w:delText>
        </w:r>
      </w:del>
      <w:r w:rsidR="00F27A1B">
        <w:t>算法分别对</w:t>
      </w:r>
      <m:oMath>
        <m:r>
          <m:rPr>
            <m:sty m:val="p"/>
          </m:rPr>
          <w:rPr>
            <w:rFonts w:ascii="Cambria Math" w:hAnsi="Cambria Math"/>
          </w:rPr>
          <m:t>∝</m:t>
        </m:r>
      </m:oMath>
      <w:r w:rsidR="00F27A1B">
        <w:t>算法做出了改进</w:t>
      </w:r>
      <w:r w:rsidR="00F27A1B">
        <w:rPr>
          <w:rFonts w:hint="eastAsia"/>
        </w:rPr>
        <w:t>，</w:t>
      </w:r>
      <m:oMath>
        <m:sSup>
          <m:sSupPr>
            <m:ctrlPr>
              <w:ins w:id="35" w:author="Wen Lijie" w:date="2015-04-27T20:06:00Z">
                <w:rPr>
                  <w:rFonts w:ascii="Cambria Math" w:eastAsia="黑体" w:hAnsi="Cambria Math"/>
                  <w:bCs/>
                  <w:sz w:val="26"/>
                  <w:szCs w:val="26"/>
                </w:rPr>
              </w:ins>
            </m:ctrlPr>
          </m:sSupPr>
          <m:e>
            <w:ins w:id="36" w:author="Wen Lijie" w:date="2015-04-27T20:06:00Z">
              <m:r>
                <w:rPr>
                  <w:rFonts w:ascii="Cambria Math" w:hAnsi="Cambria Math"/>
                </w:rPr>
                <m:t>∝</m:t>
              </m:r>
            </w:ins>
          </m:e>
          <m:sup>
            <w:ins w:id="37" w:author="Wen Lijie" w:date="2015-04-27T20:06:00Z">
              <m:r>
                <w:rPr>
                  <w:rFonts w:ascii="Cambria Math" w:hAnsi="Cambria Math"/>
                </w:rPr>
                <m:t>++</m:t>
              </m:r>
            </w:ins>
          </m:sup>
        </m:sSup>
        <w:del w:id="38" w:author="Wen Lijie" w:date="2015-04-27T20:06:00Z">
          <m:r>
            <m:rPr>
              <m:sty m:val="p"/>
            </m:rPr>
            <w:rPr>
              <w:rFonts w:ascii="Cambria Math" w:hAnsi="Cambria Math"/>
            </w:rPr>
            <m:t>∝</m:t>
          </m:r>
        </w:del>
      </m:oMath>
      <w:del w:id="39" w:author="Wen Lijie" w:date="2015-04-27T20:06:00Z">
        <w:r w:rsidR="00F27A1B" w:rsidRPr="00F27A1B" w:rsidDel="00881325">
          <w:rPr>
            <w:rFonts w:hint="eastAsia"/>
            <w:vertAlign w:val="superscript"/>
          </w:rPr>
          <w:delText>++</w:delText>
        </w:r>
      </w:del>
      <w:r w:rsidR="00F27A1B">
        <w:t>算法可以挖掘出含有非自由选择结构的流程模型</w:t>
      </w:r>
      <w:r w:rsidR="00F27A1B">
        <w:rPr>
          <w:rFonts w:hint="eastAsia"/>
        </w:rPr>
        <w:t>，</w:t>
      </w:r>
      <w:bookmarkStart w:id="40" w:name="OLE_LINK6"/>
      <w:bookmarkStart w:id="41" w:name="OLE_LINK7"/>
      <m:oMath>
        <m:sSup>
          <m:sSupPr>
            <m:ctrlPr>
              <w:ins w:id="42" w:author="Wen Lijie" w:date="2015-04-27T20:06:00Z">
                <w:rPr>
                  <w:rFonts w:ascii="Cambria Math" w:eastAsia="黑体" w:hAnsi="Cambria Math"/>
                  <w:bCs/>
                  <w:sz w:val="26"/>
                  <w:szCs w:val="26"/>
                </w:rPr>
              </w:ins>
            </m:ctrlPr>
          </m:sSupPr>
          <m:e>
            <w:ins w:id="43" w:author="Wen Lijie" w:date="2015-04-27T20:06:00Z">
              <m:r>
                <w:rPr>
                  <w:rFonts w:ascii="Cambria Math" w:hAnsi="Cambria Math"/>
                </w:rPr>
                <m:t>∝</m:t>
              </m:r>
            </w:ins>
          </m:e>
          <m:sup>
            <w:ins w:id="44" w:author="Wen Lijie" w:date="2015-04-27T20:06:00Z">
              <m:r>
                <w:rPr>
                  <w:rFonts w:ascii="Cambria Math" w:hAnsi="Cambria Math"/>
                </w:rPr>
                <m:t>#</m:t>
              </m:r>
            </w:ins>
          </m:sup>
        </m:sSup>
        <w:del w:id="45" w:author="Wen Lijie" w:date="2015-04-27T20:06:00Z">
          <m:r>
            <m:rPr>
              <m:sty m:val="p"/>
            </m:rPr>
            <w:rPr>
              <w:rFonts w:ascii="Cambria Math" w:hAnsi="Cambria Math"/>
            </w:rPr>
            <m:t>∝</m:t>
          </m:r>
        </w:del>
      </m:oMath>
      <w:bookmarkEnd w:id="40"/>
      <w:bookmarkEnd w:id="41"/>
      <w:del w:id="46" w:author="Wen Lijie" w:date="2015-04-27T20:06:00Z">
        <w:r w:rsidR="00F27A1B" w:rsidRPr="00F27A1B" w:rsidDel="00F37607">
          <w:rPr>
            <w:rFonts w:hint="eastAsia"/>
            <w:vertAlign w:val="superscript"/>
          </w:rPr>
          <w:delText>#</w:delText>
        </w:r>
      </w:del>
      <w:r w:rsidR="00F27A1B">
        <w:t>算法可以挖掘出含有不可见任务的流程模型</w:t>
      </w:r>
      <w:r w:rsidR="00F27A1B">
        <w:rPr>
          <w:rFonts w:hint="eastAsia"/>
        </w:rPr>
        <w:t>。</w:t>
      </w:r>
    </w:p>
    <w:p w14:paraId="792AD3AD" w14:textId="77777777" w:rsidR="003956F9" w:rsidRPr="003956F9" w:rsidRDefault="003956F9" w:rsidP="003956F9">
      <w:pPr>
        <w:pStyle w:val="ad"/>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47" w:name="_Toc414998196"/>
      <w:bookmarkStart w:id="48" w:name="_Toc415053534"/>
      <w:bookmarkStart w:id="49" w:name="_Toc415054581"/>
      <w:bookmarkStart w:id="50" w:name="_Toc415147065"/>
      <w:bookmarkStart w:id="51" w:name="_Toc415228122"/>
      <w:bookmarkEnd w:id="47"/>
      <w:bookmarkEnd w:id="48"/>
      <w:bookmarkEnd w:id="49"/>
      <w:bookmarkEnd w:id="50"/>
      <w:bookmarkEnd w:id="51"/>
    </w:p>
    <w:p w14:paraId="7B07855C" w14:textId="77777777" w:rsidR="003956F9" w:rsidRPr="003956F9" w:rsidRDefault="003956F9" w:rsidP="003956F9">
      <w:pPr>
        <w:pStyle w:val="ad"/>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52" w:name="_Toc414998197"/>
      <w:bookmarkStart w:id="53" w:name="_Toc415053535"/>
      <w:bookmarkStart w:id="54" w:name="_Toc415054582"/>
      <w:bookmarkStart w:id="55" w:name="_Toc415147066"/>
      <w:bookmarkStart w:id="56" w:name="_Toc415228123"/>
      <w:bookmarkEnd w:id="52"/>
      <w:bookmarkEnd w:id="53"/>
      <w:bookmarkEnd w:id="54"/>
      <w:bookmarkEnd w:id="55"/>
      <w:bookmarkEnd w:id="56"/>
    </w:p>
    <w:p w14:paraId="6A9421D1" w14:textId="77777777" w:rsidR="003956F9" w:rsidRPr="003956F9" w:rsidRDefault="003956F9" w:rsidP="003956F9">
      <w:pPr>
        <w:pStyle w:val="ad"/>
        <w:keepNext/>
        <w:keepLines/>
        <w:numPr>
          <w:ilvl w:val="1"/>
          <w:numId w:val="3"/>
        </w:numPr>
        <w:spacing w:before="240" w:after="120" w:line="400" w:lineRule="exact"/>
        <w:ind w:firstLineChars="0"/>
        <w:jc w:val="left"/>
        <w:outlineLvl w:val="2"/>
        <w:rPr>
          <w:rFonts w:ascii="黑体" w:eastAsia="黑体" w:hAnsi="黑体"/>
          <w:bCs/>
          <w:vanish/>
          <w:sz w:val="26"/>
          <w:szCs w:val="26"/>
        </w:rPr>
      </w:pPr>
      <w:bookmarkStart w:id="57" w:name="_Toc414998198"/>
      <w:bookmarkStart w:id="58" w:name="_Toc415053536"/>
      <w:bookmarkStart w:id="59" w:name="_Toc415054583"/>
      <w:bookmarkStart w:id="60" w:name="_Toc415147067"/>
      <w:bookmarkStart w:id="61" w:name="_Toc415228124"/>
      <w:bookmarkEnd w:id="57"/>
      <w:bookmarkEnd w:id="58"/>
      <w:bookmarkEnd w:id="59"/>
      <w:bookmarkEnd w:id="60"/>
      <w:bookmarkEnd w:id="61"/>
    </w:p>
    <w:p w14:paraId="4FE23175" w14:textId="77777777" w:rsidR="00EE3B73" w:rsidRDefault="008A4355" w:rsidP="003956F9">
      <w:pPr>
        <w:pStyle w:val="32"/>
        <w:numPr>
          <w:ilvl w:val="2"/>
          <w:numId w:val="3"/>
        </w:numPr>
      </w:pPr>
      <w:bookmarkStart w:id="62" w:name="_Toc415228125"/>
      <m:oMath>
        <m:r>
          <m:rPr>
            <m:sty m:val="p"/>
          </m:rPr>
          <w:rPr>
            <w:rFonts w:ascii="Cambria Math" w:hAnsi="Cambria Math"/>
          </w:rPr>
          <m:t>∝</m:t>
        </m:r>
      </m:oMath>
      <w:r w:rsidR="00EE3B73">
        <w:t>算法</w:t>
      </w:r>
      <w:bookmarkEnd w:id="62"/>
    </w:p>
    <w:p w14:paraId="339029E0" w14:textId="3DBE95F1" w:rsidR="008A4355" w:rsidRDefault="008A4355" w:rsidP="008A4355">
      <w:pPr>
        <w:pStyle w:val="ae"/>
        <w:spacing w:beforeLines="0" w:before="0" w:afterLines="0" w:after="0" w:line="400" w:lineRule="exact"/>
      </w:pPr>
      <m:oMath>
        <m:r>
          <m:rPr>
            <m:sty m:val="p"/>
          </m:rPr>
          <w:rPr>
            <w:rFonts w:ascii="Cambria Math" w:hAnsi="Cambria Math"/>
          </w:rPr>
          <m:t>∝</m:t>
        </m:r>
      </m:oMath>
      <w:r>
        <w:rPr>
          <w:rFonts w:hint="eastAsia"/>
        </w:rPr>
        <w:t>算法</w:t>
      </w:r>
      <w:r w:rsidR="00CE243A" w:rsidRPr="00CE243A">
        <w:rPr>
          <w:vertAlign w:val="superscript"/>
        </w:rPr>
        <w:fldChar w:fldCharType="begin"/>
      </w:r>
      <w:r w:rsidR="00CE243A" w:rsidRPr="00CE243A">
        <w:rPr>
          <w:vertAlign w:val="superscript"/>
        </w:rPr>
        <w:instrText xml:space="preserve"> </w:instrText>
      </w:r>
      <w:r w:rsidR="00CE243A" w:rsidRPr="00CE243A">
        <w:rPr>
          <w:rFonts w:hint="eastAsia"/>
          <w:vertAlign w:val="superscript"/>
        </w:rPr>
        <w:instrText>REF _Ref415502259 \r \h</w:instrText>
      </w:r>
      <w:r w:rsidR="00CE243A" w:rsidRPr="00CE243A">
        <w:rPr>
          <w:vertAlign w:val="superscript"/>
        </w:rPr>
        <w:instrText xml:space="preserve"> </w:instrText>
      </w:r>
      <w:r w:rsidR="00CE243A">
        <w:rPr>
          <w:vertAlign w:val="superscript"/>
        </w:rPr>
        <w:instrText xml:space="preserve"> \* MERGEFORMAT </w:instrText>
      </w:r>
      <w:r w:rsidR="00CE243A" w:rsidRPr="00CE243A">
        <w:rPr>
          <w:vertAlign w:val="superscript"/>
        </w:rPr>
      </w:r>
      <w:r w:rsidR="00CE243A" w:rsidRPr="00CE243A">
        <w:rPr>
          <w:vertAlign w:val="superscript"/>
        </w:rPr>
        <w:fldChar w:fldCharType="separate"/>
      </w:r>
      <w:r w:rsidR="00CE243A" w:rsidRPr="00CE243A">
        <w:rPr>
          <w:vertAlign w:val="superscript"/>
        </w:rPr>
        <w:t>[16]</w:t>
      </w:r>
      <w:r w:rsidR="00CE243A" w:rsidRPr="00CE243A">
        <w:rPr>
          <w:vertAlign w:val="superscript"/>
        </w:rPr>
        <w:fldChar w:fldCharType="end"/>
      </w:r>
      <w:r>
        <w:rPr>
          <w:rFonts w:hint="eastAsia"/>
        </w:rPr>
        <w:t>关注的重点在于事件日志中不同活动之间的因果关系。</w:t>
      </w:r>
      <m:oMath>
        <m:r>
          <m:rPr>
            <m:sty m:val="p"/>
          </m:rPr>
          <w:rPr>
            <w:rFonts w:ascii="Cambria Math" w:hAnsi="Cambria Math"/>
          </w:rPr>
          <m:t>∝</m:t>
        </m:r>
      </m:oMath>
      <w:r>
        <w:rPr>
          <w:rFonts w:hint="eastAsia"/>
        </w:rPr>
        <w:t>算法根据事件日志中</w:t>
      </w:r>
      <w:del w:id="63" w:author="Wen Lijie" w:date="2015-04-27T16:44:00Z">
        <w:r w:rsidDel="001B7FED">
          <w:rPr>
            <w:rFonts w:hint="eastAsia"/>
          </w:rPr>
          <w:delText>不同</w:delText>
        </w:r>
      </w:del>
      <w:r>
        <w:rPr>
          <w:rFonts w:hint="eastAsia"/>
        </w:rPr>
        <w:t>出现的先后顺序定义了</w:t>
      </w:r>
      <w:ins w:id="64" w:author="Wen Lijie" w:date="2015-04-27T16:44:00Z">
        <w:r w:rsidR="001B7FED">
          <w:rPr>
            <w:rFonts w:hint="eastAsia"/>
          </w:rPr>
          <w:t>四种</w:t>
        </w:r>
      </w:ins>
      <w:r>
        <w:rPr>
          <w:rFonts w:hint="eastAsia"/>
        </w:rPr>
        <w:t>活动间</w:t>
      </w:r>
      <w:del w:id="65" w:author="Wen Lijie" w:date="2015-04-27T16:44:00Z">
        <w:r w:rsidDel="001B7FED">
          <w:rPr>
            <w:rFonts w:hint="eastAsia"/>
          </w:rPr>
          <w:delText>四种</w:delText>
        </w:r>
      </w:del>
      <w:del w:id="66" w:author="Wen Lijie" w:date="2015-04-27T16:45:00Z">
        <w:r w:rsidDel="001B7FED">
          <w:rPr>
            <w:rFonts w:hint="eastAsia"/>
          </w:rPr>
          <w:delText>不同</w:delText>
        </w:r>
      </w:del>
      <w:r>
        <w:rPr>
          <w:rFonts w:hint="eastAsia"/>
        </w:rPr>
        <w:t>的</w:t>
      </w:r>
      <w:ins w:id="67" w:author="Wen Lijie" w:date="2015-04-27T16:45:00Z">
        <w:r w:rsidR="00420906">
          <w:rPr>
            <w:rFonts w:hint="eastAsia"/>
          </w:rPr>
          <w:t>次序</w:t>
        </w:r>
      </w:ins>
      <w:r>
        <w:rPr>
          <w:rFonts w:hint="eastAsia"/>
        </w:rPr>
        <w:t>关系。不妨以</w:t>
      </w:r>
      <w:r w:rsidRPr="00981712">
        <w:rPr>
          <w:rFonts w:ascii="Times New Roman" w:hAnsi="Times New Roman" w:cs="Times New Roman"/>
        </w:rPr>
        <w:t>a</w:t>
      </w:r>
      <w:del w:id="68" w:author="Wen Lijie" w:date="2015-04-27T16:45:00Z">
        <w:r w:rsidRPr="00981712" w:rsidDel="00D364FB">
          <w:rPr>
            <w:rFonts w:ascii="Times New Roman" w:hAnsi="Times New Roman" w:cs="Times New Roman"/>
          </w:rPr>
          <w:delText xml:space="preserve">, </w:delText>
        </w:r>
      </w:del>
      <w:ins w:id="69" w:author="Wen Lijie" w:date="2015-04-27T16:45:00Z">
        <w:r w:rsidR="00D364FB" w:rsidRPr="00981712">
          <w:rPr>
            <w:rFonts w:ascii="Times New Roman" w:hAnsi="Times New Roman" w:cs="Times New Roman"/>
          </w:rPr>
          <w:t>,</w:t>
        </w:r>
        <w:r w:rsidR="00D364FB">
          <w:rPr>
            <w:rFonts w:ascii="Times New Roman" w:hAnsi="Times New Roman" w:cs="Times New Roman" w:hint="eastAsia"/>
          </w:rPr>
          <w:t>、</w:t>
        </w:r>
      </w:ins>
      <w:r w:rsidRPr="00981712">
        <w:rPr>
          <w:rFonts w:ascii="Times New Roman" w:hAnsi="Times New Roman" w:cs="Times New Roman"/>
        </w:rPr>
        <w:t>b</w:t>
      </w:r>
      <w:r>
        <w:rPr>
          <w:rFonts w:hint="eastAsia"/>
        </w:rPr>
        <w:t>表示事件日志中的两个不同</w:t>
      </w:r>
      <w:del w:id="70" w:author="Wen Lijie" w:date="2015-04-27T16:45:00Z">
        <w:r w:rsidDel="00A365F4">
          <w:rPr>
            <w:rFonts w:hint="eastAsia"/>
          </w:rPr>
          <w:delText>的</w:delText>
        </w:r>
      </w:del>
      <w:r>
        <w:rPr>
          <w:rFonts w:hint="eastAsia"/>
        </w:rPr>
        <w:t>活动，那么四种关系分别是：</w:t>
      </w:r>
    </w:p>
    <w:p w14:paraId="3CA33E15" w14:textId="78020ACA" w:rsidR="008A4355" w:rsidRPr="00DA77D7" w:rsidRDefault="008A4355" w:rsidP="008A4355">
      <w:pPr>
        <w:pStyle w:val="ae"/>
        <w:spacing w:before="120" w:after="120"/>
        <w:ind w:firstLineChars="0" w:firstLine="0"/>
        <w:rPr>
          <w:rFonts w:cstheme="minorHAnsi"/>
        </w:rPr>
      </w:pPr>
      <w:r>
        <w:rPr>
          <w:rFonts w:cstheme="minorHAnsi" w:hint="eastAsia"/>
        </w:rPr>
        <w:tab/>
        <w:t xml:space="preserve"> 1</w:t>
      </w:r>
      <w:r w:rsidRPr="00DA77D7">
        <w:rPr>
          <w:rFonts w:cstheme="minorHAnsi"/>
        </w:rPr>
        <w:t>.</w:t>
      </w:r>
      <m:oMath>
        <m:r>
          <m:rPr>
            <m:sty m:val="p"/>
          </m:rPr>
          <w:rPr>
            <w:rFonts w:ascii="Cambria Math" w:hAnsi="Cambria Math" w:cs="Times New Roman"/>
          </w:rPr>
          <m:t xml:space="preserve"> a</m:t>
        </m:r>
        <m:r>
          <w:rPr>
            <w:rFonts w:ascii="Cambria Math" w:hAnsi="Cambria Math" w:cs="Times New Roman"/>
          </w:rPr>
          <m:t>&gt;</m:t>
        </m:r>
        <w:commentRangeStart w:id="71"/>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w:commentRangeEnd w:id="71"/>
        <m:r>
          <m:rPr>
            <m:sty m:val="p"/>
          </m:rPr>
          <w:rPr>
            <w:rStyle w:val="af4"/>
            <w:rFonts w:ascii="Cambria Math" w:hAnsi="Cambria Math"/>
          </w:rPr>
          <w:commentReference w:id="71"/>
        </m:r>
        <m:r>
          <w:rPr>
            <w:rFonts w:ascii="Cambria Math" w:hAnsi="Cambria Math" w:cs="Times New Roman"/>
          </w:rPr>
          <m:t xml:space="preserve">b,  </m:t>
        </m:r>
        <m:r>
          <m:rPr>
            <m:sty m:val="p"/>
          </m:rPr>
          <w:rPr>
            <w:rFonts w:ascii="Cambria Math" w:hAnsi="Cambria Math" w:cs="Times New Roman"/>
          </w:rPr>
          <m:t>在日志中存在一条记录是</m:t>
        </m:r>
        <m:r>
          <m:rPr>
            <m:sty m:val="p"/>
          </m:rPr>
          <w:rPr>
            <w:rFonts w:ascii="Cambria Math" w:hAnsi="Cambria Math" w:cs="Times New Roman"/>
          </w:rPr>
          <m:t>a</m:t>
        </m:r>
        <m:r>
          <m:rPr>
            <m:sty m:val="p"/>
          </m:rPr>
          <w:rPr>
            <w:rFonts w:ascii="Cambria Math" w:hAnsi="Cambria Math" w:cs="Times New Roman"/>
          </w:rPr>
          <m:t>先发生</m:t>
        </m:r>
        <m:r>
          <m:rPr>
            <m:sty m:val="p"/>
          </m:rPr>
          <w:rPr>
            <w:rFonts w:ascii="Cambria Math" w:hAnsi="Cambria Math" w:cs="Times New Roman"/>
          </w:rPr>
          <m:t>,b</m:t>
        </m:r>
        <w:ins w:id="72" w:author="Wen Lijie" w:date="2015-04-27T16:47:00Z">
          <m:r>
            <m:rPr>
              <m:sty m:val="p"/>
            </m:rPr>
            <w:rPr>
              <w:rFonts w:ascii="Cambria Math" w:hAnsi="Cambria Math" w:cs="Times New Roman"/>
            </w:rPr>
            <m:t>紧随其后</m:t>
          </m:r>
        </w:ins>
        <w:del w:id="73" w:author="Wen Lijie" w:date="2015-04-27T16:47:00Z">
          <m:r>
            <m:rPr>
              <m:sty m:val="p"/>
            </m:rPr>
            <w:rPr>
              <w:rFonts w:ascii="Cambria Math" w:hAnsi="Cambria Math" w:cs="Times New Roman"/>
            </w:rPr>
            <m:t>后</m:t>
          </m:r>
        </w:del>
        <m:r>
          <m:rPr>
            <m:sty m:val="p"/>
          </m:rPr>
          <w:rPr>
            <w:rFonts w:ascii="Cambria Math" w:hAnsi="Cambria Math" w:cs="Times New Roman"/>
          </w:rPr>
          <m:t>发生</m:t>
        </m:r>
        <m:r>
          <m:rPr>
            <m:sty m:val="p"/>
          </m:rPr>
          <w:rPr>
            <w:rFonts w:ascii="Cambria Math" w:hAnsi="Cambria Math" w:cs="Times New Roman"/>
          </w:rPr>
          <m:t>;</m:t>
        </m:r>
      </m:oMath>
    </w:p>
    <w:p w14:paraId="5D917EF3" w14:textId="77777777" w:rsidR="008A4355" w:rsidRPr="00DA77D7" w:rsidRDefault="008A4355" w:rsidP="008A4355">
      <w:pPr>
        <w:pStyle w:val="ae"/>
        <w:spacing w:before="120" w:after="120"/>
        <w:ind w:firstLineChars="0" w:firstLine="0"/>
        <w:rPr>
          <w:rFonts w:cstheme="minorHAnsi"/>
        </w:rPr>
      </w:pPr>
      <w:r w:rsidRPr="00DA77D7">
        <w:rPr>
          <w:rFonts w:cstheme="minorHAnsi"/>
        </w:rPr>
        <w:tab/>
      </w:r>
      <w:r>
        <w:rPr>
          <w:rFonts w:cstheme="minorHAnsi" w:hint="eastAsia"/>
        </w:rPr>
        <w:t xml:space="preserve"> </w:t>
      </w:r>
      <w:r w:rsidRPr="00DA77D7">
        <w:rPr>
          <w:rFonts w:cstheme="minorHAnsi"/>
        </w:rPr>
        <w:t>2.</w:t>
      </w:r>
      <w:r w:rsidRPr="00DA77D7">
        <w:rPr>
          <w:rFonts w:cstheme="minorHAnsi"/>
        </w:rPr>
        <w:tab/>
      </w:r>
      <m:oMath>
        <m:r>
          <m:rPr>
            <m:sty m:val="p"/>
          </m:rPr>
          <w:rPr>
            <w:rFonts w:ascii="Cambria Math" w:hAnsi="Cambria Math" w:cs="Times New Roman"/>
          </w:rPr>
          <m:t>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且不存在</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Pr>
          <w:rFonts w:cstheme="minorHAnsi" w:hint="eastAsia"/>
        </w:rPr>
        <w:t>;</w:t>
      </w:r>
    </w:p>
    <w:p w14:paraId="31C00985" w14:textId="77777777" w:rsidR="008A4355" w:rsidRPr="00981712" w:rsidRDefault="008A4355" w:rsidP="008A4355">
      <w:pPr>
        <w:pStyle w:val="ae"/>
        <w:spacing w:before="120" w:after="120"/>
        <w:ind w:firstLineChars="0" w:firstLine="0"/>
        <w:rPr>
          <w:rFonts w:ascii="Times New Roman" w:hAnsi="Times New Roman" w:cs="Times New Roman"/>
        </w:rPr>
      </w:pPr>
      <w:r w:rsidRPr="00DA77D7">
        <w:rPr>
          <w:rFonts w:cstheme="minorHAnsi"/>
        </w:rPr>
        <w:tab/>
      </w:r>
      <w:r>
        <w:rPr>
          <w:rFonts w:cstheme="minorHAnsi" w:hint="eastAsia"/>
        </w:rPr>
        <w:t xml:space="preserve"> </w:t>
      </w:r>
      <w:r w:rsidRPr="00DA77D7">
        <w:rPr>
          <w:rFonts w:cstheme="minorHAnsi"/>
        </w:rPr>
        <w:t>3.</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在日志中即不存在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b</m:t>
        </m:r>
        <m:r>
          <m:rPr>
            <m:sty m:val="p"/>
          </m:rPr>
          <w:rPr>
            <w:rFonts w:ascii="Cambria Math" w:hAnsi="Cambria Math" w:cs="Times New Roman"/>
          </w:rPr>
          <m:t>也不存在</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r>
          <m:rPr>
            <m:sty m:val="p"/>
          </m:rPr>
          <w:rPr>
            <w:rFonts w:ascii="Cambria Math" w:hAnsi="Cambria Math" w:cs="Times New Roman"/>
          </w:rPr>
          <m:t xml:space="preserve"> </m:t>
        </m:r>
      </m:oMath>
      <w:r w:rsidRPr="00981712">
        <w:rPr>
          <w:rFonts w:ascii="Times New Roman" w:hAnsi="Times New Roman" w:cs="Times New Roman"/>
        </w:rPr>
        <w:t>;</w:t>
      </w:r>
    </w:p>
    <w:p w14:paraId="2F39F39B" w14:textId="77777777" w:rsidR="008A4355" w:rsidRPr="00981712" w:rsidRDefault="008A4355" w:rsidP="008A4355">
      <w:pPr>
        <w:pStyle w:val="ae"/>
        <w:spacing w:before="120" w:after="120"/>
        <w:ind w:firstLineChars="0" w:firstLine="0"/>
        <w:rPr>
          <w:rFonts w:ascii="Times New Roman" w:hAnsi="Times New Roman" w:cs="Times New Roman"/>
        </w:rPr>
      </w:pPr>
      <w:r w:rsidRPr="00DA77D7">
        <w:rPr>
          <w:rFonts w:cstheme="minorHAnsi"/>
        </w:rPr>
        <w:tab/>
        <w:t xml:space="preserve"> 4.</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w:rPr>
            <w:rFonts w:ascii="Cambria Math" w:hAnsi="Cambria Math" w:cs="Times New Roman"/>
          </w:rPr>
          <m:t xml:space="preserve">b  ,   </m:t>
        </m:r>
        <m:r>
          <m:rPr>
            <m:sty m:val="p"/>
          </m:rPr>
          <w:rPr>
            <w:rFonts w:ascii="Cambria Math" w:hAnsi="Cambria Math" w:cs="Times New Roman"/>
          </w:rPr>
          <m:t>在日志中同时存在</m:t>
        </m:r>
        <m:r>
          <w:rPr>
            <w:rFonts w:ascii="Cambria Math" w:hAnsi="Cambria Math" w:cs="Times New Roman"/>
          </w:rPr>
          <m:t xml:space="preserve"> </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和</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sidRPr="00981712">
        <w:rPr>
          <w:rFonts w:ascii="Times New Roman" w:hAnsi="Times New Roman" w:cs="Times New Roman"/>
        </w:rPr>
        <w:t>.</w:t>
      </w:r>
    </w:p>
    <w:p w14:paraId="5D43554D" w14:textId="0D5F749D" w:rsidR="008A4355" w:rsidRDefault="008A4355" w:rsidP="008A4355">
      <w:pPr>
        <w:pStyle w:val="ae"/>
        <w:spacing w:beforeLines="0" w:before="0" w:afterLines="0" w:after="0" w:line="400" w:lineRule="exact"/>
        <w:rPr>
          <w:rFonts w:cstheme="minorHAnsi"/>
        </w:rPr>
      </w:pPr>
      <w:r>
        <w:rPr>
          <w:rFonts w:cstheme="minorHAnsi" w:hint="eastAsia"/>
        </w:rPr>
        <w:t>根据上述</w:t>
      </w:r>
      <w:del w:id="74" w:author="Wen Lijie" w:date="2015-04-27T16:48:00Z">
        <w:r w:rsidDel="00C37100">
          <w:rPr>
            <w:rFonts w:cstheme="minorHAnsi" w:hint="eastAsia"/>
          </w:rPr>
          <w:delText>的四种</w:delText>
        </w:r>
      </w:del>
      <w:r>
        <w:rPr>
          <w:rFonts w:cstheme="minorHAnsi" w:hint="eastAsia"/>
        </w:rPr>
        <w:t>定义的四种关系，</w:t>
      </w:r>
      <w:ins w:id="75" w:author="Wen Lijie" w:date="2015-04-27T16:49:00Z">
        <m:oMath>
          <m:r>
            <m:rPr>
              <m:sty m:val="p"/>
            </m:rPr>
            <w:rPr>
              <w:rFonts w:ascii="Cambria Math" w:hAnsi="Cambria Math"/>
            </w:rPr>
            <m:t>∝</m:t>
          </m:r>
        </m:oMath>
      </w:ins>
      <w:del w:id="76" w:author="Wen Lijie" w:date="2015-04-27T16:49:00Z">
        <w:r w:rsidDel="00C37100">
          <w:rPr>
            <w:rFonts w:cstheme="minorHAnsi" w:hint="eastAsia"/>
          </w:rPr>
          <w:delText>Alpha</w:delText>
        </w:r>
      </w:del>
      <w:r>
        <w:rPr>
          <w:rFonts w:cstheme="minorHAnsi" w:hint="eastAsia"/>
        </w:rPr>
        <w:t>算法找出所有满足如下关系的集合:</w:t>
      </w:r>
    </w:p>
    <w:tbl>
      <w:tblPr>
        <w:tblStyle w:val="a7"/>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6560"/>
        <w:gridCol w:w="1165"/>
      </w:tblGrid>
      <w:tr w:rsidR="008A4355" w14:paraId="60BF43E2" w14:textId="77777777" w:rsidTr="008A4355">
        <w:tc>
          <w:tcPr>
            <w:tcW w:w="341" w:type="dxa"/>
            <w:vAlign w:val="center"/>
          </w:tcPr>
          <w:p w14:paraId="7B2C5C90" w14:textId="77777777" w:rsidR="008A4355" w:rsidRDefault="008A4355" w:rsidP="008A4355">
            <w:pPr>
              <w:pStyle w:val="ae"/>
              <w:spacing w:before="120" w:after="120"/>
            </w:pPr>
          </w:p>
        </w:tc>
        <w:tc>
          <w:tcPr>
            <w:tcW w:w="6560" w:type="dxa"/>
            <w:vAlign w:val="center"/>
          </w:tcPr>
          <w:p w14:paraId="6FE7E83C" w14:textId="77777777" w:rsidR="008A4355" w:rsidRDefault="00424C0B" w:rsidP="008A4355">
            <w:pPr>
              <w:pStyle w:val="ae"/>
              <w:spacing w:before="120" w:after="120"/>
            </w:pPr>
            <m:oMathPara>
              <m:oMath>
                <m:sSub>
                  <m:sSubPr>
                    <m:ctrlPr>
                      <w:rPr>
                        <w:rFonts w:ascii="Cambria Math" w:hAnsi="Cambria Math" w:cstheme="minorHAnsi"/>
                        <w:szCs w:val="21"/>
                      </w:rPr>
                    </m:ctrlPr>
                  </m:sSubPr>
                  <m:e>
                    <m:r>
                      <w:rPr>
                        <w:rFonts w:ascii="Cambria Math" w:hAnsi="Cambria Math" w:cstheme="minorHAnsi"/>
                        <w:szCs w:val="21"/>
                      </w:rPr>
                      <m:t>X</m:t>
                    </m:r>
                  </m:e>
                  <m:sub>
                    <m:r>
                      <w:rPr>
                        <w:rFonts w:ascii="Cambria Math" w:hAnsi="Cambria Math" w:cstheme="minorHAnsi"/>
                        <w:szCs w:val="21"/>
                      </w:rPr>
                      <m:t>L</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A,B</m:t>
                        </m:r>
                      </m:e>
                    </m:d>
                  </m:e>
                  <m:e>
                    <m:eqArr>
                      <m:eqArrPr>
                        <m:ctrlPr>
                          <w:rPr>
                            <w:rFonts w:ascii="Cambria Math" w:hAnsi="Cambria Math"/>
                          </w:rPr>
                        </m:ctrlPr>
                      </m:eqArrPr>
                      <m:e>
                        <m:r>
                          <m:rPr>
                            <m:sty m:val="p"/>
                          </m:rPr>
                          <w:rPr>
                            <w:rFonts w:ascii="Cambria Math" w:hAnsi="Cambria Math"/>
                          </w:rPr>
                          <m:t>A⊆</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∧A≠ϕ∧B⊆</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∧B≠ϕ∧</m:t>
                        </m:r>
                      </m:e>
                      <m:e>
                        <m:sSub>
                          <m:sSubPr>
                            <m:ctrlPr>
                              <w:rPr>
                                <w:rFonts w:ascii="Cambria Math" w:hAnsi="Cambria Math"/>
                              </w:rPr>
                            </m:ctrlPr>
                          </m:sSubPr>
                          <m:e>
                            <m:r>
                              <m:rPr>
                                <m:sty m:val="p"/>
                              </m:rPr>
                              <w:rPr>
                                <w:rFonts w:ascii="Cambria Math" w:hAnsi="Cambria Math"/>
                              </w:rPr>
                              <m:t>∀</m:t>
                            </m:r>
                          </m:e>
                          <m:sub>
                            <m:r>
                              <m:rPr>
                                <m:sty m:val="p"/>
                              </m:rPr>
                              <w:rPr>
                                <w:rFonts w:ascii="Cambria Math" w:hAnsi="Cambria Math"/>
                              </w:rPr>
                              <m:t>a∈A</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b∈B</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ctrlPr>
                          <w:rPr>
                            <w:rFonts w:ascii="Cambria Math" w:hAnsi="Cambria Math"/>
                            <w:i/>
                          </w:rPr>
                        </m:ctrlPr>
                      </m:e>
                    </m:eqArr>
                  </m:e>
                </m:d>
              </m:oMath>
            </m:oMathPara>
          </w:p>
        </w:tc>
        <w:tc>
          <w:tcPr>
            <w:tcW w:w="1165" w:type="dxa"/>
            <w:vAlign w:val="center"/>
          </w:tcPr>
          <w:p w14:paraId="2EC5439A" w14:textId="77777777" w:rsidR="008A4355" w:rsidRDefault="008A4355" w:rsidP="008A4355">
            <w:pPr>
              <w:pStyle w:val="ae"/>
              <w:spacing w:before="120" w:after="120"/>
            </w:pPr>
            <w:r>
              <w:rPr>
                <w:rFonts w:hint="eastAsia"/>
              </w:rPr>
              <w:t>2-1</w:t>
            </w:r>
          </w:p>
        </w:tc>
      </w:tr>
    </w:tbl>
    <w:p w14:paraId="249C263F" w14:textId="77777777" w:rsidR="008A4355" w:rsidRDefault="008A4355" w:rsidP="00FF1393">
      <w:pPr>
        <w:pStyle w:val="ae"/>
        <w:spacing w:beforeLines="0" w:before="0" w:afterLines="0" w:after="0" w:line="400" w:lineRule="exact"/>
        <w:rPr>
          <w:ins w:id="77" w:author="Wen Lijie" w:date="2015-04-27T16:51:00Z"/>
        </w:rPr>
      </w:pPr>
      <w:r w:rsidRPr="00F458BD">
        <w:rPr>
          <w:rFonts w:hint="eastAsia"/>
        </w:rPr>
        <w:t>即集合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中每个元素是二元组</w:t>
      </w:r>
      <w:r w:rsidRPr="00DB3A77">
        <w:rPr>
          <w:rFonts w:ascii="Times New Roman" w:hAnsi="Times New Roman" w:cs="Times New Roman"/>
        </w:rPr>
        <w:t>(A,B)</w:t>
      </w:r>
      <w:r w:rsidRPr="00F458BD">
        <w:rPr>
          <w:rFonts w:hint="eastAsia"/>
        </w:rPr>
        <w:t>，其中</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都是日志中活动的集合。</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中的每个元素都满足“</w:t>
      </w:r>
      <m:oMath>
        <m:sSub>
          <m:sSubPr>
            <m:ctrlPr>
              <w:rPr>
                <w:rFonts w:ascii="Cambria Math" w:hAnsi="Cambria Math"/>
              </w:rPr>
            </m:ctrlPr>
          </m:sSubPr>
          <m:e>
            <m:r>
              <m:rPr>
                <m:sty m:val="p"/>
              </m:rPr>
              <w:rPr>
                <w:rFonts w:ascii="Cambria Math"/>
              </w:rPr>
              <m:t>#</m:t>
            </m:r>
          </m:e>
          <m:sub>
            <m:r>
              <m:rPr>
                <m:sty m:val="p"/>
              </m:rPr>
              <w:rPr>
                <w:rFonts w:ascii="Cambria Math" w:hAnsi="Cambria Math"/>
              </w:rPr>
              <m:t>L</m:t>
            </m:r>
            <m:r>
              <m:rPr>
                <m:sty m:val="p"/>
              </m:rPr>
              <w:rPr>
                <w:rFonts w:ascii="Cambria Math"/>
              </w:rPr>
              <m:t xml:space="preserve"> </m:t>
            </m:r>
          </m:sub>
        </m:sSub>
      </m:oMath>
      <w:r w:rsidRPr="00F458BD">
        <w:rPr>
          <w:rFonts w:hint="eastAsia"/>
        </w:rPr>
        <w:t>”关系，而</w:t>
      </w:r>
      <w:r w:rsidRPr="00DB3A77">
        <w:rPr>
          <w:rFonts w:ascii="Times New Roman" w:hAnsi="Times New Roman" w:cs="Times New Roman"/>
        </w:rPr>
        <w:t>A</w:t>
      </w:r>
      <w:r w:rsidRPr="00F458BD">
        <w:rPr>
          <w:rFonts w:hint="eastAsia"/>
        </w:rPr>
        <w:t>中每个元素和</w:t>
      </w:r>
      <w:r w:rsidRPr="00DB3A77">
        <w:rPr>
          <w:rFonts w:ascii="Times New Roman" w:hAnsi="Times New Roman" w:cs="Times New Roman"/>
        </w:rPr>
        <w:t>B</w:t>
      </w:r>
      <w:r w:rsidRPr="00F458BD">
        <w:rPr>
          <w:rFonts w:hint="eastAsia"/>
        </w:rPr>
        <w:t>中每个元素都满足“</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oMath>
      <w:r w:rsidRPr="00F458BD">
        <w:rPr>
          <w:rFonts w:hint="eastAsia"/>
        </w:rPr>
        <w:t>”关系。在获取</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L</m:t>
            </m:r>
          </m:sub>
        </m:sSub>
      </m:oMath>
      <w:r w:rsidRPr="00F458BD">
        <w:rPr>
          <w:rFonts w:hint="eastAsia"/>
        </w:rPr>
        <w:t>集合后，其中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中每一个</w:t>
      </w:r>
      <w:r>
        <w:rPr>
          <w:rFonts w:hint="eastAsia"/>
        </w:rPr>
        <w:t>最大的</w:t>
      </w:r>
      <w:r w:rsidRPr="00F458BD">
        <w:rPr>
          <w:rFonts w:hint="eastAsia"/>
        </w:rPr>
        <w:t>元素都对应挖掘后模型的库所，而</w:t>
      </w:r>
      <w:r>
        <w:rPr>
          <w:rFonts w:hint="eastAsia"/>
        </w:rPr>
        <w:t>事件日志</w:t>
      </w:r>
      <w:r w:rsidRPr="00F458BD">
        <w:rPr>
          <w:rFonts w:hint="eastAsia"/>
        </w:rPr>
        <w:t>中的每个活动对应挖掘后过程模型的变迁。根据</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中的关系，可以确定挖掘后模型的每一条边，进而获取挖掘以后的过程模型。</w:t>
      </w:r>
    </w:p>
    <w:p w14:paraId="42F921B0" w14:textId="3A7C05AB" w:rsidR="005277BC" w:rsidRPr="008A4355" w:rsidRDefault="005277BC" w:rsidP="00FF1393">
      <w:pPr>
        <w:pStyle w:val="ae"/>
        <w:spacing w:beforeLines="0" w:before="0" w:afterLines="0" w:after="0" w:line="400" w:lineRule="exact"/>
      </w:pPr>
      <w:ins w:id="78" w:author="Wen Lijie" w:date="2015-04-27T16:51:00Z">
        <w:r>
          <w:rPr>
            <w:rFonts w:hint="eastAsia"/>
          </w:rPr>
          <w:t>是否需要增加一小段内容，说明alpha算法的缺点，以便引出后面的alpha++和alpha#算法。</w:t>
        </w:r>
      </w:ins>
    </w:p>
    <w:bookmarkStart w:id="79" w:name="_Toc415228126"/>
    <w:p w14:paraId="1573FD01" w14:textId="2EAFEBB8" w:rsidR="00EE3B73" w:rsidRDefault="00424C0B" w:rsidP="00EE3B73">
      <w:pPr>
        <w:pStyle w:val="32"/>
        <w:numPr>
          <w:ilvl w:val="2"/>
          <w:numId w:val="3"/>
        </w:numPr>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4408D0" w:rsidRPr="002F3951">
        <w:t>算法</w:t>
      </w:r>
      <w:bookmarkEnd w:id="79"/>
    </w:p>
    <w:bookmarkStart w:id="80" w:name="_Toc415228127"/>
    <w:p w14:paraId="221B01AE" w14:textId="327AD4F8" w:rsidR="0076507C" w:rsidRDefault="00424C0B" w:rsidP="00FF1393">
      <w:pPr>
        <w:pStyle w:val="ae"/>
        <w:spacing w:beforeLines="0" w:before="0" w:afterLines="0" w:after="0" w:line="400" w:lineRule="exact"/>
        <w:ind w:firstLine="520"/>
      </w:pP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76507C">
        <w:rPr>
          <w:rFonts w:hint="eastAsia"/>
        </w:rPr>
        <w:t>算法</w:t>
      </w:r>
      <w:r w:rsidR="0076507C">
        <w:t>中</w:t>
      </w:r>
      <w:r w:rsidR="0076507C">
        <w:rPr>
          <w:rFonts w:hint="eastAsia"/>
        </w:rPr>
        <w:t>将工作流模型中</w:t>
      </w:r>
      <w:r w:rsidR="0076507C">
        <w:t>任务的依赖关系分为了两类</w:t>
      </w:r>
      <w:r w:rsidR="0076507C">
        <w:rPr>
          <w:rFonts w:hint="eastAsia"/>
        </w:rPr>
        <w:t>：显式依赖关系(</w:t>
      </w:r>
      <w:r w:rsidR="0076507C">
        <w:t>Explicit Dependency</w:t>
      </w:r>
      <w:r w:rsidR="0076507C">
        <w:rPr>
          <w:rFonts w:hint="eastAsia"/>
        </w:rPr>
        <w:t>)和隐式</w:t>
      </w:r>
      <w:r w:rsidR="0076507C">
        <w:t>依赖关系</w:t>
      </w:r>
      <w:r w:rsidR="0076507C">
        <w:rPr>
          <w:rFonts w:hint="eastAsia"/>
        </w:rPr>
        <w:t>(</w:t>
      </w:r>
      <w:r w:rsidR="0076507C">
        <w:t>Implicit</w:t>
      </w:r>
      <w:r w:rsidR="0076507C">
        <w:rPr>
          <w:rFonts w:hint="eastAsia"/>
        </w:rPr>
        <w:t xml:space="preserve"> Dependency)，</w:t>
      </w:r>
      <w:r w:rsidR="0076507C">
        <w:t>并且通过找寻事件间的</w:t>
      </w:r>
      <w:r w:rsidR="0076507C">
        <w:rPr>
          <w:rFonts w:hint="eastAsia"/>
        </w:rPr>
        <w:t>隐式</w:t>
      </w:r>
      <w:r w:rsidR="0076507C">
        <w:t>依赖关系来</w:t>
      </w:r>
      <w:r w:rsidR="0076507C">
        <w:rPr>
          <w:rFonts w:hint="eastAsia"/>
        </w:rPr>
        <w:t>挖掘工作流</w:t>
      </w:r>
      <w:r w:rsidR="0076507C">
        <w:t>模型中的非自由选择结构。</w:t>
      </w:r>
    </w:p>
    <w:p w14:paraId="4C031429" w14:textId="69F9D7BB" w:rsidR="0076507C" w:rsidRDefault="0076507C" w:rsidP="00FF1393">
      <w:pPr>
        <w:pStyle w:val="ae"/>
        <w:spacing w:beforeLines="0" w:before="0" w:afterLines="0" w:after="0" w:line="400" w:lineRule="exact"/>
      </w:pPr>
      <w:r>
        <w:rPr>
          <w:rFonts w:hint="eastAsia"/>
        </w:rPr>
        <w:t>显式依赖</w:t>
      </w:r>
      <w:r w:rsidR="002B1CBE">
        <w:rPr>
          <w:rFonts w:hint="eastAsia"/>
        </w:rPr>
        <w:t>的两个变迁</w:t>
      </w:r>
      <w:r>
        <w:rPr>
          <w:rFonts w:hint="eastAsia"/>
        </w:rPr>
        <w:t>是指在一个工作流网中，两个变迁之间</w:t>
      </w:r>
      <w:r w:rsidR="002B1CBE">
        <w:rPr>
          <w:rFonts w:hint="eastAsia"/>
        </w:rPr>
        <w:t>是</w:t>
      </w:r>
      <w:r>
        <w:rPr>
          <w:rFonts w:hint="eastAsia"/>
        </w:rPr>
        <w:t>满足连接性与连续性。而</w:t>
      </w:r>
      <w:bookmarkStart w:id="81" w:name="OLE_LINK37"/>
      <w:bookmarkStart w:id="82" w:name="OLE_LINK38"/>
      <w:r>
        <w:rPr>
          <w:rFonts w:hint="eastAsia"/>
        </w:rPr>
        <w:t>隐式</w:t>
      </w:r>
      <w:bookmarkEnd w:id="81"/>
      <w:bookmarkEnd w:id="82"/>
      <w:r>
        <w:rPr>
          <w:rFonts w:hint="eastAsia"/>
        </w:rPr>
        <w:t>依赖是指工作流</w:t>
      </w:r>
      <w:r w:rsidR="002B1CBE">
        <w:rPr>
          <w:rFonts w:hint="eastAsia"/>
        </w:rPr>
        <w:t>网中两个变迁需要满足连接性、不连续性和可达性。定义2.1和2.2分别给出了显式依赖和隐式依赖的定义。</w:t>
      </w:r>
    </w:p>
    <w:p w14:paraId="011C41D0" w14:textId="16A329BB" w:rsidR="0076507C" w:rsidRDefault="0076507C" w:rsidP="00BB4644">
      <w:pPr>
        <w:pStyle w:val="ae"/>
        <w:spacing w:beforeLines="0" w:before="0" w:afterLines="0" w:after="0" w:line="400" w:lineRule="exact"/>
        <w:ind w:firstLine="519"/>
      </w:pPr>
      <w:r w:rsidRPr="00FC2D35">
        <w:rPr>
          <w:rFonts w:hint="eastAsia"/>
          <w:b/>
        </w:rPr>
        <w:t>定义</w:t>
      </w:r>
      <w:r w:rsidR="002B1CBE">
        <w:rPr>
          <w:rFonts w:hint="eastAsia"/>
          <w:b/>
        </w:rPr>
        <w:t>2.</w:t>
      </w:r>
      <w:r w:rsidRPr="00FC2D35">
        <w:rPr>
          <w:rFonts w:hint="eastAsia"/>
          <w:b/>
        </w:rPr>
        <w:t>1</w:t>
      </w:r>
      <w:r>
        <w:rPr>
          <w:rFonts w:hint="eastAsia"/>
        </w:rPr>
        <w:t>(</w:t>
      </w:r>
      <w:r w:rsidR="002B1CBE" w:rsidRPr="002B1CBE">
        <w:rPr>
          <w:rFonts w:hint="eastAsia"/>
          <w:i/>
        </w:rPr>
        <w:t>显式</w:t>
      </w:r>
      <w:r w:rsidRPr="00FC2D35">
        <w:rPr>
          <w:rFonts w:hint="eastAsia"/>
          <w:i/>
        </w:rPr>
        <w:t>依赖</w:t>
      </w:r>
      <w:r>
        <w:rPr>
          <w:rFonts w:hint="eastAsia"/>
        </w:rPr>
        <w:t>)</w:t>
      </w:r>
      <w:r>
        <w:t xml:space="preserve"> </w:t>
      </w:r>
      <m:oMath>
        <m:r>
          <m:rPr>
            <m:sty m:val="p"/>
          </m:rPr>
          <w:rPr>
            <w:rFonts w:ascii="Cambria Math" w:hAnsi="Cambria Math"/>
          </w:rPr>
          <m:t>N=(P,T,F)</m:t>
        </m:r>
      </m:oMath>
      <w:r>
        <w:rPr>
          <w:rFonts w:hint="eastAsia"/>
        </w:rPr>
        <w:t>是</w:t>
      </w:r>
      <w:r>
        <w:t>一个工作流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显式</w:t>
      </w:r>
      <w:r>
        <w:t>依赖关系当且仅当</w:t>
      </w:r>
      <w:r>
        <w:rPr>
          <w:rFonts w:hint="eastAsia"/>
        </w:rPr>
        <w:t>以下</w:t>
      </w:r>
      <w:r>
        <w:t>两个</w:t>
      </w:r>
      <w:r>
        <w:rPr>
          <w:rFonts w:hint="eastAsia"/>
        </w:rPr>
        <w:t>条件</w:t>
      </w:r>
      <w:r>
        <w:t>满足：</w:t>
      </w:r>
    </w:p>
    <w:p w14:paraId="3415749F" w14:textId="14B1DDB3" w:rsidR="0076507C" w:rsidRDefault="0076507C" w:rsidP="00FF1393">
      <w:pPr>
        <w:pStyle w:val="ae"/>
        <w:spacing w:beforeLines="0" w:before="0" w:afterLines="0" w:after="0" w:line="400" w:lineRule="exact"/>
      </w:pPr>
      <w:r>
        <w:rPr>
          <w:rFonts w:hint="eastAsia"/>
        </w:rPr>
        <w:t>连接性</w:t>
      </w:r>
      <w:r>
        <w:t>：</w:t>
      </w:r>
      <m:oMath>
        <m:r>
          <m:rPr>
            <m:sty m:val="p"/>
          </m:rPr>
          <w:rPr>
            <w:rFonts w:ascii="Cambria Math" w:hAnsi="Cambria Math"/>
          </w:rPr>
          <m:t>a∙∩∙b≠∅</m:t>
        </m:r>
      </m:oMath>
      <w:ins w:id="83" w:author="Wen Lijie" w:date="2015-04-27T16:55:00Z">
        <w:r w:rsidR="00C51ADF">
          <w:rPr>
            <w:rFonts w:hint="eastAsia"/>
          </w:rPr>
          <w:t>；</w:t>
        </w:r>
      </w:ins>
    </w:p>
    <w:p w14:paraId="3627CA1C" w14:textId="77777777" w:rsidR="0076507C" w:rsidRPr="00A50115" w:rsidRDefault="0076507C" w:rsidP="00FF1393">
      <w:pPr>
        <w:pStyle w:val="ae"/>
        <w:spacing w:beforeLines="0" w:before="0" w:afterLines="0" w:after="0" w:line="400" w:lineRule="exact"/>
      </w:pPr>
      <w:r>
        <w:rPr>
          <w:rFonts w:hint="eastAsia"/>
        </w:rPr>
        <w:t>连续性</w:t>
      </w:r>
      <w:r>
        <w:t>：</w:t>
      </w:r>
      <w:r>
        <w:rPr>
          <w:rFonts w:hint="eastAsia"/>
        </w:rPr>
        <w:t>存在</w:t>
      </w:r>
      <w:r>
        <w:t>一个</w:t>
      </w:r>
      <w:r>
        <w:rPr>
          <w:rFonts w:hint="eastAsia"/>
        </w:rPr>
        <w:t>标识s，</w:t>
      </w:r>
      <w:commentRangeStart w:id="84"/>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[b&gt;</m:t>
        </m:r>
        <w:commentRangeEnd w:id="84"/>
        <m:r>
          <m:rPr>
            <m:sty m:val="p"/>
          </m:rPr>
          <w:rPr>
            <w:rStyle w:val="af4"/>
            <w:rFonts w:asciiTheme="minorHAnsi" w:hAnsiTheme="minorHAnsi"/>
          </w:rPr>
          <w:commentReference w:id="84"/>
        </m:r>
      </m:oMath>
      <w:r>
        <w:rPr>
          <w:rFonts w:hint="eastAsia"/>
        </w:rPr>
        <w:t>。</w:t>
      </w:r>
    </w:p>
    <w:p w14:paraId="2F816B0D" w14:textId="77777777" w:rsidR="0076507C" w:rsidRPr="00A50115" w:rsidRDefault="0076507C" w:rsidP="00FF1393">
      <w:pPr>
        <w:pStyle w:val="ae"/>
        <w:spacing w:beforeLines="0" w:before="0" w:afterLines="0" w:after="0" w:line="400" w:lineRule="exact"/>
      </w:pPr>
    </w:p>
    <w:p w14:paraId="12F4AFD6" w14:textId="18E03D2A" w:rsidR="0076507C" w:rsidRDefault="0076507C" w:rsidP="00BB4644">
      <w:pPr>
        <w:pStyle w:val="ae"/>
        <w:spacing w:beforeLines="0" w:before="0" w:afterLines="0" w:after="0" w:line="400" w:lineRule="exact"/>
        <w:ind w:firstLine="519"/>
      </w:pPr>
      <w:r w:rsidRPr="00FC2D35">
        <w:rPr>
          <w:rFonts w:hint="eastAsia"/>
          <w:b/>
        </w:rPr>
        <w:t>定义</w:t>
      </w:r>
      <w:r w:rsidR="002B1CBE">
        <w:rPr>
          <w:rFonts w:hint="eastAsia"/>
          <w:b/>
        </w:rPr>
        <w:t>2.2</w:t>
      </w:r>
      <w:r>
        <w:t>(</w:t>
      </w:r>
      <w:r w:rsidR="002B1CBE" w:rsidRPr="002B1CBE">
        <w:rPr>
          <w:rFonts w:hint="eastAsia"/>
          <w:i/>
        </w:rPr>
        <w:t>隐式</w:t>
      </w:r>
      <w:r w:rsidRPr="00FC2D35">
        <w:rPr>
          <w:rFonts w:hint="eastAsia"/>
          <w:i/>
        </w:rPr>
        <w:t>依赖</w:t>
      </w:r>
      <w:r>
        <w:t xml:space="preserve">) </w:t>
      </w:r>
      <m:oMath>
        <m:r>
          <m:rPr>
            <m:sty m:val="p"/>
          </m:rPr>
          <w:rPr>
            <w:rFonts w:ascii="Cambria Math" w:hAnsi="Cambria Math"/>
          </w:rPr>
          <m:t>N=(P,T,F)</m:t>
        </m:r>
      </m:oMath>
      <w:r>
        <w:rPr>
          <w:rFonts w:hint="eastAsia"/>
        </w:rPr>
        <w:t>是</w:t>
      </w:r>
      <w:r>
        <w:t>一个</w:t>
      </w:r>
      <w:r>
        <w:rPr>
          <w:rFonts w:hint="eastAsia"/>
        </w:rPr>
        <w:t>合理</w:t>
      </w:r>
      <w:r>
        <w:t>的工作流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隐式</w:t>
      </w:r>
      <w:r>
        <w:t>依赖关系当且仅当</w:t>
      </w:r>
      <w:r>
        <w:rPr>
          <w:rFonts w:hint="eastAsia"/>
        </w:rPr>
        <w:t>以下三</w:t>
      </w:r>
      <w:r>
        <w:t>个</w:t>
      </w:r>
      <w:r>
        <w:rPr>
          <w:rFonts w:hint="eastAsia"/>
        </w:rPr>
        <w:t>条件</w:t>
      </w:r>
      <w:r>
        <w:t>满足：</w:t>
      </w:r>
    </w:p>
    <w:p w14:paraId="500A5D9D" w14:textId="2D7AB5CE" w:rsidR="0076507C" w:rsidRDefault="0076507C" w:rsidP="00FF1393">
      <w:pPr>
        <w:pStyle w:val="ae"/>
        <w:spacing w:beforeLines="0" w:before="0" w:afterLines="0" w:after="0" w:line="400" w:lineRule="exact"/>
      </w:pPr>
      <w:r>
        <w:rPr>
          <w:rFonts w:hint="eastAsia"/>
        </w:rPr>
        <w:t>连接性</w:t>
      </w:r>
      <w:r>
        <w:t>：</w:t>
      </w:r>
      <m:oMath>
        <m:r>
          <m:rPr>
            <m:sty m:val="p"/>
          </m:rPr>
          <w:rPr>
            <w:rFonts w:ascii="Cambria Math" w:hAnsi="Cambria Math"/>
          </w:rPr>
          <m:t>a∙∩∙b≠∅</m:t>
        </m:r>
      </m:oMath>
      <w:ins w:id="85" w:author="Wen Lijie" w:date="2015-04-27T17:02:00Z">
        <w:r w:rsidR="00465817">
          <w:rPr>
            <w:rFonts w:hint="eastAsia"/>
          </w:rPr>
          <w:t>；</w:t>
        </w:r>
      </w:ins>
    </w:p>
    <w:p w14:paraId="38B624B4" w14:textId="579D6093" w:rsidR="0076507C" w:rsidRDefault="0076507C" w:rsidP="00FF1393">
      <w:pPr>
        <w:pStyle w:val="ae"/>
        <w:spacing w:beforeLines="0" w:before="0" w:afterLines="0" w:after="0" w:line="400" w:lineRule="exact"/>
      </w:pPr>
      <w:r>
        <w:rPr>
          <w:rFonts w:hint="eastAsia"/>
        </w:rPr>
        <w:t>不连续</w:t>
      </w:r>
      <w:r>
        <w:t>性：</w:t>
      </w:r>
      <w:r>
        <w:rPr>
          <w:rFonts w:hint="eastAsia"/>
        </w:rPr>
        <w:t>不存在</w:t>
      </w:r>
      <w:r>
        <w:t>一个</w:t>
      </w:r>
      <w:r>
        <w:rPr>
          <w:rFonts w:hint="eastAsia"/>
        </w:rPr>
        <w:t>标识s,</w:t>
      </w:r>
      <m:oMath>
        <m:r>
          <m:rPr>
            <m:sty m:val="p"/>
          </m:rPr>
          <w:rPr>
            <w:rFonts w:ascii="Cambria Math" w:hAnsi="Cambria Math"/>
          </w:rPr>
          <m:t xml:space="preserve"> 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m:t>
        </m:r>
        <m:r>
          <m:rPr>
            <m:sty m:val="p"/>
          </m:rPr>
          <w:rPr>
            <w:rFonts w:ascii="Cambria Math" w:hAnsi="Cambria Math" w:hint="eastAsia"/>
          </w:rPr>
          <m:t>&gt;</m:t>
        </m:r>
      </m:oMath>
      <w:ins w:id="86" w:author="Wen Lijie" w:date="2015-04-27T17:02:00Z">
        <w:r w:rsidR="00465817">
          <w:rPr>
            <w:rFonts w:hint="eastAsia"/>
          </w:rPr>
          <w:t>；</w:t>
        </w:r>
      </w:ins>
    </w:p>
    <w:p w14:paraId="3EAAF0F9" w14:textId="4B8EBED8" w:rsidR="0076507C" w:rsidRPr="007B4531" w:rsidRDefault="0076507C" w:rsidP="00FF1393">
      <w:pPr>
        <w:pStyle w:val="ae"/>
        <w:spacing w:beforeLines="0" w:before="0" w:afterLines="0" w:after="0" w:line="400" w:lineRule="exact"/>
      </w:pPr>
      <w:r>
        <w:rPr>
          <w:rFonts w:hint="eastAsia"/>
        </w:rPr>
        <w:t>可达性</w:t>
      </w:r>
      <w:r>
        <w:t>：</w:t>
      </w:r>
      <w:r>
        <w:rPr>
          <w:rFonts w:hint="eastAsia"/>
        </w:rPr>
        <w:t>存在</w:t>
      </w:r>
      <w:r>
        <w:t>一个标号</w:t>
      </w:r>
      <w:r>
        <w:rPr>
          <w:rFonts w:hint="eastAsia"/>
        </w:rPr>
        <w:t>s，满足</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w:t>
      </w:r>
      <w:r w:rsidRPr="007B4531">
        <w:rPr>
          <w:rFonts w:hint="eastAsia"/>
        </w:rPr>
        <w:t xml:space="preserve"> </w:t>
      </w:r>
      <w:r>
        <w:rPr>
          <w:rFonts w:hint="eastAsia"/>
        </w:rPr>
        <w:t>并且</w:t>
      </w:r>
      <w:r>
        <w:t>另外一个标号</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∈[N,s-</m:t>
        </m:r>
        <m:r>
          <m:rPr>
            <m:sty m:val="p"/>
          </m:rPr>
          <w:rPr>
            <w:rFonts w:ascii="Cambria Math" w:hAnsi="Cambria Math"/>
          </w:rPr>
          <m:t>∙a+a∙</m:t>
        </m:r>
      </m:oMath>
      <w:r>
        <w:rPr>
          <w:rFonts w:hint="eastAsia"/>
        </w:rPr>
        <w:t>&gt;,满足</w:t>
      </w:r>
      <m:oMath>
        <m:d>
          <m:dPr>
            <m:ctrlPr>
              <w:rPr>
                <w:rFonts w:ascii="Cambria Math" w:hAnsi="Cambria Math"/>
              </w:rPr>
            </m:ctrlPr>
          </m:dPr>
          <m:e>
            <m:r>
              <m:rPr>
                <m:sty m:val="p"/>
              </m:rPr>
              <w:rPr>
                <w:rFonts w:ascii="Cambria Math" w:hAnsi="Cambria Math"/>
              </w:rPr>
              <m:t>N,</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[b&gt;</m:t>
        </m:r>
      </m:oMath>
      <w:ins w:id="87" w:author="Wen Lijie" w:date="2015-04-27T17:02:00Z">
        <w:r w:rsidR="00465817">
          <w:rPr>
            <w:rFonts w:hint="eastAsia"/>
          </w:rPr>
          <w:t>。</w:t>
        </w:r>
      </w:ins>
    </w:p>
    <w:p w14:paraId="3EEB434B" w14:textId="55C8E646" w:rsidR="0076507C" w:rsidRDefault="0076507C" w:rsidP="00FF1393">
      <w:pPr>
        <w:pStyle w:val="ae"/>
        <w:spacing w:beforeLines="0" w:before="0" w:afterLines="0" w:after="0" w:line="400" w:lineRule="exact"/>
        <w:jc w:val="left"/>
      </w:pPr>
      <w:r>
        <w:rPr>
          <w:noProof/>
        </w:rPr>
        <mc:AlternateContent>
          <mc:Choice Requires="wps">
            <w:drawing>
              <wp:anchor distT="45720" distB="45720" distL="114300" distR="114300" simplePos="0" relativeHeight="251685888" behindDoc="0" locked="0" layoutInCell="1" allowOverlap="1" wp14:anchorId="586F383A" wp14:editId="3DCCFEF8">
                <wp:simplePos x="0" y="0"/>
                <wp:positionH relativeFrom="margin">
                  <wp:align>left</wp:align>
                </wp:positionH>
                <wp:positionV relativeFrom="paragraph">
                  <wp:posOffset>223592</wp:posOffset>
                </wp:positionV>
                <wp:extent cx="5244465" cy="2032635"/>
                <wp:effectExtent l="0" t="0" r="0" b="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2032635"/>
                        </a:xfrm>
                        <a:prstGeom prst="rect">
                          <a:avLst/>
                        </a:prstGeom>
                        <a:solidFill>
                          <a:srgbClr val="FFFFFF"/>
                        </a:solidFill>
                        <a:ln w="9525">
                          <a:noFill/>
                          <a:miter lim="800000"/>
                          <a:headEnd/>
                          <a:tailEnd/>
                        </a:ln>
                      </wps:spPr>
                      <wps:txbx>
                        <w:txbxContent>
                          <w:p w14:paraId="1C484A32" w14:textId="77777777" w:rsidR="00CD7D76" w:rsidRDefault="00CD7D76"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445" cy="1762014"/>
                                          </a:xfrm>
                                          <a:prstGeom prst="rect">
                                            <a:avLst/>
                                          </a:prstGeom>
                                        </pic:spPr>
                                      </pic:pic>
                                    </a:graphicData>
                                  </a:graphic>
                                </wp:inline>
                              </w:drawing>
                            </w:r>
                          </w:p>
                          <w:p w14:paraId="1C533369" w14:textId="6EB718CF" w:rsidR="00CD7D76" w:rsidRDefault="00CD7D76" w:rsidP="0076507C">
                            <w:pPr>
                              <w:jc w:val="center"/>
                            </w:pPr>
                            <w:r>
                              <w:rPr>
                                <w:rFonts w:hint="eastAsia"/>
                              </w:rPr>
                              <w:t>图</w:t>
                            </w:r>
                            <w:r>
                              <w:rPr>
                                <w:rFonts w:hint="eastAsia"/>
                              </w:rPr>
                              <w:t>2.1</w:t>
                            </w:r>
                            <w:r>
                              <w:rPr>
                                <w:rFonts w:hint="eastAsia"/>
                              </w:rPr>
                              <w:t>一个</w:t>
                            </w:r>
                            <w:r>
                              <w:t>同时具有</w:t>
                            </w:r>
                            <w:del w:id="88" w:author="Wen Lijie" w:date="2015-04-27T17:16:00Z">
                              <w:r w:rsidDel="00945DF9">
                                <w:delText>显性</w:delText>
                              </w:r>
                            </w:del>
                            <w:ins w:id="89" w:author="Wen Lijie" w:date="2015-04-27T17:16:00Z">
                              <w:r>
                                <w:rPr>
                                  <w:rFonts w:hint="eastAsia"/>
                                </w:rPr>
                                <w:t>显式</w:t>
                              </w:r>
                            </w:ins>
                            <w:r>
                              <w:t>与</w:t>
                            </w:r>
                            <w:del w:id="90" w:author="Wen Lijie" w:date="2015-04-27T17:16:00Z">
                              <w:r w:rsidDel="00945DF9">
                                <w:delText>间接</w:delText>
                              </w:r>
                            </w:del>
                            <w:ins w:id="91" w:author="Wen Lijie" w:date="2015-04-27T17:16:00Z">
                              <w:r>
                                <w:rPr>
                                  <w:rFonts w:hint="eastAsia"/>
                                </w:rPr>
                                <w:t>隐式</w:t>
                              </w:r>
                            </w:ins>
                            <w:r>
                              <w:t>依赖的模型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文本框 2" o:spid="_x0000_s1026" type="#_x0000_t202" style="position:absolute;left:0;text-align:left;margin-left:0;margin-top:17.6pt;width:412.95pt;height:160.05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" stroked="f">
                <v:textbox style="mso-fit-shape-to-text:t">
                  <w:txbxContent>
                    <w:p w14:paraId="1C484A32" w14:textId="77777777" w:rsidR="00C51ADF" w:rsidRDefault="00C51ADF"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4445" cy="1762014"/>
                                    </a:xfrm>
                                    <a:prstGeom prst="rect">
                                      <a:avLst/>
                                    </a:prstGeom>
                                  </pic:spPr>
                                </pic:pic>
                              </a:graphicData>
                            </a:graphic>
                          </wp:inline>
                        </w:drawing>
                      </w:r>
                    </w:p>
                    <w:p w14:paraId="1C533369" w14:textId="6EB718CF" w:rsidR="00C51ADF" w:rsidRDefault="00C51ADF" w:rsidP="0076507C">
                      <w:pPr>
                        <w:jc w:val="center"/>
                      </w:pPr>
                      <w:r>
                        <w:rPr>
                          <w:rFonts w:hint="eastAsia"/>
                        </w:rPr>
                        <w:t>图</w:t>
                      </w:r>
                      <w:r>
                        <w:rPr>
                          <w:rFonts w:hint="eastAsia"/>
                        </w:rPr>
                        <w:t>2.1</w:t>
                      </w:r>
                      <w:r>
                        <w:rPr>
                          <w:rFonts w:hint="eastAsia"/>
                        </w:rPr>
                        <w:t>一个</w:t>
                      </w:r>
                      <w:r>
                        <w:t>同时具有</w:t>
                      </w:r>
                      <w:del w:id="62" w:author="Wen Lijie" w:date="2015-04-27T17:16:00Z">
                        <w:r w:rsidDel="00945DF9">
                          <w:delText>显性</w:delText>
                        </w:r>
                      </w:del>
                      <w:ins w:id="63" w:author="Wen Lijie" w:date="2015-04-27T17:16:00Z">
                        <w:r w:rsidR="00945DF9">
                          <w:rPr>
                            <w:rFonts w:hint="eastAsia"/>
                          </w:rPr>
                          <w:t>显式</w:t>
                        </w:r>
                      </w:ins>
                      <w:r>
                        <w:t>与</w:t>
                      </w:r>
                      <w:del w:id="64" w:author="Wen Lijie" w:date="2015-04-27T17:16:00Z">
                        <w:r w:rsidDel="00945DF9">
                          <w:delText>间接</w:delText>
                        </w:r>
                      </w:del>
                      <w:ins w:id="65" w:author="Wen Lijie" w:date="2015-04-27T17:16:00Z">
                        <w:r w:rsidR="00945DF9">
                          <w:rPr>
                            <w:rFonts w:hint="eastAsia"/>
                          </w:rPr>
                          <w:t>隐式</w:t>
                        </w:r>
                      </w:ins>
                      <w:r>
                        <w:t>依赖的模型</w:t>
                      </w:r>
                    </w:p>
                  </w:txbxContent>
                </v:textbox>
                <w10:wrap type="square" anchorx="margin"/>
              </v:shape>
            </w:pict>
          </mc:Fallback>
        </mc:AlternateContent>
      </w:r>
      <w:r>
        <w:rPr>
          <w:rFonts w:hint="eastAsia"/>
        </w:rPr>
        <w:t>如</w:t>
      </w:r>
      <w:del w:id="92" w:author="Wen Lijie" w:date="2015-04-27T17:16:00Z">
        <w:r w:rsidDel="00CA3C18">
          <w:delText>以</w:delText>
        </w:r>
      </w:del>
      <w:r w:rsidRPr="00FC2D35">
        <w:t>图</w:t>
      </w:r>
      <w:r>
        <w:t>2.1</w:t>
      </w:r>
      <w:r>
        <w:rPr>
          <w:rFonts w:hint="eastAsia"/>
        </w:rPr>
        <w:t>所示</w:t>
      </w:r>
      <w:r>
        <w:t>，</w:t>
      </w:r>
      <w:commentRangeStart w:id="93"/>
      <w:r>
        <w:t>T1与T3</w:t>
      </w:r>
      <w:r>
        <w:rPr>
          <w:rFonts w:hint="eastAsia"/>
        </w:rPr>
        <w:t>，</w:t>
      </w:r>
      <w:r>
        <w:t>T2与T3</w:t>
      </w:r>
      <w:r>
        <w:rPr>
          <w:rFonts w:hint="eastAsia"/>
        </w:rPr>
        <w:t>均为</w:t>
      </w:r>
      <w:r w:rsidR="00B91002" w:rsidRPr="00B91002">
        <w:rPr>
          <w:rFonts w:hint="eastAsia"/>
        </w:rPr>
        <w:t>显式</w:t>
      </w:r>
      <w:r>
        <w:t>依赖。而</w:t>
      </w:r>
      <w:r>
        <w:rPr>
          <w:rFonts w:hint="eastAsia"/>
        </w:rPr>
        <w:t>T1</w:t>
      </w:r>
      <w:r>
        <w:t>与T4之间，T2与T5</w:t>
      </w:r>
      <w:commentRangeEnd w:id="93"/>
      <w:r w:rsidR="00CA3C18">
        <w:rPr>
          <w:rStyle w:val="af4"/>
          <w:rFonts w:asciiTheme="minorHAnsi" w:hAnsiTheme="minorHAnsi"/>
        </w:rPr>
        <w:commentReference w:id="93"/>
      </w:r>
      <w:r>
        <w:t>之间则是</w:t>
      </w:r>
      <w:r w:rsidR="00B91002" w:rsidRPr="00B91002">
        <w:rPr>
          <w:rFonts w:hint="eastAsia"/>
        </w:rPr>
        <w:t>隐式</w:t>
      </w:r>
      <w:r>
        <w:t>依赖。</w:t>
      </w:r>
      <w:r>
        <w:rPr>
          <w:rFonts w:hint="eastAsia"/>
        </w:rPr>
        <w:t>如果</w:t>
      </w:r>
      <w:r>
        <w:t>一个模型</w:t>
      </w:r>
      <w:r>
        <w:rPr>
          <w:rFonts w:hint="eastAsia"/>
        </w:rPr>
        <w:t>中</w:t>
      </w:r>
      <w:r>
        <w:t>的仅</w:t>
      </w:r>
      <w:r>
        <w:rPr>
          <w:rFonts w:hint="eastAsia"/>
        </w:rPr>
        <w:t>含有</w:t>
      </w:r>
      <w:r w:rsidR="00B91002" w:rsidRPr="00B91002">
        <w:rPr>
          <w:rFonts w:hint="eastAsia"/>
        </w:rPr>
        <w:t>显式</w:t>
      </w:r>
      <w:r>
        <w:t>依赖关系，</w:t>
      </w:r>
      <w:r>
        <w:rPr>
          <w:rFonts w:hint="eastAsia"/>
        </w:rPr>
        <w:t>那么</w:t>
      </w:r>
      <w:r>
        <w:t>这个模型中就不</w:t>
      </w:r>
      <w:r>
        <w:rPr>
          <w:rFonts w:hint="eastAsia"/>
        </w:rPr>
        <w:t>含有</w:t>
      </w:r>
      <w:r>
        <w:t>非自有选择结构，</w:t>
      </w:r>
      <w:r>
        <w:rPr>
          <w:rFonts w:hint="eastAsia"/>
        </w:rPr>
        <w:t>大多数</w:t>
      </w:r>
      <w:r>
        <w:t>过程挖掘算法</w:t>
      </w:r>
      <w:r>
        <w:rPr>
          <w:rFonts w:hint="eastAsia"/>
        </w:rPr>
        <w:t>都可以</w:t>
      </w:r>
      <w:r>
        <w:t>将</w:t>
      </w:r>
      <w:r>
        <w:rPr>
          <w:rFonts w:hint="eastAsia"/>
        </w:rPr>
        <w:t>模型</w:t>
      </w:r>
      <w:r>
        <w:t>正确的挖掘出来</w:t>
      </w:r>
      <w:r>
        <w:rPr>
          <w:rFonts w:hint="eastAsia"/>
        </w:rPr>
        <w:t>。而</w:t>
      </w:r>
      <w:r>
        <w:t>当</w:t>
      </w:r>
      <w:r>
        <w:rPr>
          <w:rFonts w:hint="eastAsia"/>
        </w:rPr>
        <w:t>工作流</w:t>
      </w:r>
      <w:r>
        <w:t>模型中含有</w:t>
      </w:r>
      <w:r w:rsidR="00B91002" w:rsidRPr="00B91002">
        <w:rPr>
          <w:rFonts w:hint="eastAsia"/>
        </w:rPr>
        <w:t>隐式</w:t>
      </w:r>
      <w:r>
        <w:t>依赖关系时，</w:t>
      </w:r>
      <w:r>
        <w:rPr>
          <w:rFonts w:hint="eastAsia"/>
        </w:rPr>
        <w:t>则</w:t>
      </w:r>
      <w:r>
        <w:t>这个模型中含有非自有选择结构，</w:t>
      </w:r>
      <w:r>
        <w:rPr>
          <w:rFonts w:hint="eastAsia"/>
        </w:rPr>
        <w:t>绝大部分</w:t>
      </w:r>
      <w:r>
        <w:t>过程挖掘算法不可以将正确的模型挖掘出来，</w:t>
      </w:r>
      <w:r>
        <w:rPr>
          <w:rFonts w:hint="eastAsia"/>
        </w:rPr>
        <w:t>这正是</w:t>
      </w:r>
      <m:oMath>
        <m:sSup>
          <m:sSupPr>
            <m:ctrlPr>
              <w:rPr>
                <w:rFonts w:ascii="Cambria Math" w:hAnsi="Cambria Math"/>
              </w:rPr>
            </m:ctrlPr>
          </m:sSupPr>
          <m:e>
            <m:r>
              <w:rPr>
                <w:rFonts w:ascii="Cambria Math" w:hAnsi="Cambria Math"/>
              </w:rPr>
              <m:t>∝</m:t>
            </m:r>
          </m:e>
          <m:sup>
            <m:r>
              <w:rPr>
                <w:rFonts w:ascii="Cambria Math" w:hAnsi="Cambria Math"/>
              </w:rPr>
              <m:t>++</m:t>
            </m:r>
          </m:sup>
        </m:sSup>
      </m:oMath>
      <w:r>
        <w:t>算法所解决的问题。</w:t>
      </w:r>
    </w:p>
    <w:p w14:paraId="1A8B921D" w14:textId="2AF25449" w:rsidR="0076507C" w:rsidRDefault="0076507C" w:rsidP="00FF1393">
      <w:pPr>
        <w:pStyle w:val="ae"/>
        <w:spacing w:beforeLines="0" w:before="0" w:afterLines="0" w:after="0" w:line="400" w:lineRule="exact"/>
      </w:pPr>
      <w:r>
        <w:rPr>
          <w:noProof/>
        </w:rPr>
        <w:lastRenderedPageBreak/>
        <mc:AlternateContent>
          <mc:Choice Requires="wps">
            <w:drawing>
              <wp:anchor distT="45720" distB="45720" distL="114300" distR="114300" simplePos="0" relativeHeight="251693056" behindDoc="0" locked="0" layoutInCell="1" allowOverlap="1" wp14:anchorId="6A7ED137" wp14:editId="0EA1E149">
                <wp:simplePos x="0" y="0"/>
                <wp:positionH relativeFrom="margin">
                  <wp:posOffset>170121</wp:posOffset>
                </wp:positionH>
                <wp:positionV relativeFrom="paragraph">
                  <wp:posOffset>0</wp:posOffset>
                </wp:positionV>
                <wp:extent cx="5257800" cy="3786505"/>
                <wp:effectExtent l="0" t="0" r="0" b="10795"/>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786505"/>
                        </a:xfrm>
                        <a:prstGeom prst="rect">
                          <a:avLst/>
                        </a:prstGeom>
                        <a:solidFill>
                          <a:srgbClr val="FFFFFF"/>
                        </a:solidFill>
                        <a:ln w="9525">
                          <a:noFill/>
                          <a:miter lim="800000"/>
                          <a:headEnd/>
                          <a:tailEnd/>
                        </a:ln>
                      </wps:spPr>
                      <wps:txbx>
                        <w:txbxContent>
                          <w:p w14:paraId="54C2917D" w14:textId="685DB886" w:rsidR="00CD7D76" w:rsidRDefault="00CD7D76"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7"/>
                              <w:tblW w:w="0" w:type="auto"/>
                              <w:tblLook w:val="04A0" w:firstRow="1" w:lastRow="0" w:firstColumn="1" w:lastColumn="0" w:noHBand="0" w:noVBand="1"/>
                            </w:tblPr>
                            <w:tblGrid>
                              <w:gridCol w:w="1405"/>
                              <w:gridCol w:w="6789"/>
                            </w:tblGrid>
                            <w:tr w:rsidR="00CD7D76" w14:paraId="553F32DF" w14:textId="77777777" w:rsidTr="0076507C">
                              <w:tc>
                                <w:tcPr>
                                  <w:tcW w:w="1413" w:type="dxa"/>
                                </w:tcPr>
                                <w:p w14:paraId="4754410D"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14:paraId="065064FF" w14:textId="77777777" w:rsidR="00CD7D76" w:rsidRDefault="00CD7D76" w:rsidP="0076507C">
                                  <w:pPr>
                                    <w:pStyle w:val="ae"/>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CD7D76" w14:paraId="08201BD5" w14:textId="77777777" w:rsidTr="0076507C">
                              <w:tc>
                                <w:tcPr>
                                  <w:tcW w:w="1413" w:type="dxa"/>
                                </w:tcPr>
                                <w:p w14:paraId="748F839A"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CD7D76" w:rsidRDefault="00CD7D76" w:rsidP="0076507C">
                                  <w:pPr>
                                    <w:pStyle w:val="ae"/>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CD7D76" w14:paraId="27AC621D" w14:textId="77777777" w:rsidTr="0076507C">
                              <w:tc>
                                <w:tcPr>
                                  <w:tcW w:w="1413" w:type="dxa"/>
                                </w:tcPr>
                                <w:p w14:paraId="52D85DE5"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CD7D76" w:rsidRDefault="00CD7D76" w:rsidP="0076507C">
                                  <w:pPr>
                                    <w:pStyle w:val="ae"/>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CD7D76" w14:paraId="092AD1AF" w14:textId="77777777" w:rsidTr="0076507C">
                              <w:tc>
                                <w:tcPr>
                                  <w:tcW w:w="1413" w:type="dxa"/>
                                </w:tcPr>
                                <w:p w14:paraId="1B3CBDB1"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CD7D76" w:rsidRDefault="00CD7D76" w:rsidP="0076507C">
                                  <w:pPr>
                                    <w:pStyle w:val="ae"/>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CD7D76" w14:paraId="15B07038" w14:textId="77777777" w:rsidTr="0076507C">
                              <w:tc>
                                <w:tcPr>
                                  <w:tcW w:w="1413" w:type="dxa"/>
                                </w:tcPr>
                                <w:p w14:paraId="4ABAD1BC"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14:paraId="7C0CE4BF" w14:textId="77777777" w:rsidR="00CD7D76" w:rsidRPr="00FB4BE7" w:rsidRDefault="00CD7D76" w:rsidP="0076507C">
                                  <w:pPr>
                                    <w:pStyle w:val="ae"/>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CD7D76" w:rsidRPr="00541EB0" w:rsidRDefault="00CD7D76" w:rsidP="00FF139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left:0;text-align:left;margin-left:13.4pt;margin-top:0;width:414pt;height:298.15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" stroked="f">
                <v:textbox style="mso-fit-shape-to-text:t">
                  <w:txbxContent>
                    <w:p w14:paraId="54C2917D" w14:textId="685DB886" w:rsidR="00CD7D76" w:rsidRDefault="00CD7D76"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7"/>
                        <w:tblW w:w="0" w:type="auto"/>
                        <w:tblLook w:val="04A0" w:firstRow="1" w:lastRow="0" w:firstColumn="1" w:lastColumn="0" w:noHBand="0" w:noVBand="1"/>
                      </w:tblPr>
                      <w:tblGrid>
                        <w:gridCol w:w="1405"/>
                        <w:gridCol w:w="6789"/>
                      </w:tblGrid>
                      <w:tr w:rsidR="00CD7D76" w14:paraId="553F32DF" w14:textId="77777777" w:rsidTr="0076507C">
                        <w:tc>
                          <w:tcPr>
                            <w:tcW w:w="1413" w:type="dxa"/>
                          </w:tcPr>
                          <w:p w14:paraId="4754410D"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Pr>
                          <w:p w14:paraId="065064FF" w14:textId="77777777" w:rsidR="00CD7D76" w:rsidRDefault="00CD7D76" w:rsidP="0076507C">
                            <w:pPr>
                              <w:pStyle w:val="ae"/>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CD7D76" w14:paraId="08201BD5" w14:textId="77777777" w:rsidTr="0076507C">
                        <w:tc>
                          <w:tcPr>
                            <w:tcW w:w="1413" w:type="dxa"/>
                          </w:tcPr>
                          <w:p w14:paraId="748F839A"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CD7D76" w:rsidRDefault="00CD7D76" w:rsidP="0076507C">
                            <w:pPr>
                              <w:pStyle w:val="ae"/>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CD7D76" w14:paraId="27AC621D" w14:textId="77777777" w:rsidTr="0076507C">
                        <w:tc>
                          <w:tcPr>
                            <w:tcW w:w="1413" w:type="dxa"/>
                          </w:tcPr>
                          <w:p w14:paraId="52D85DE5"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CD7D76" w:rsidRDefault="00CD7D76" w:rsidP="0076507C">
                            <w:pPr>
                              <w:pStyle w:val="ae"/>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CD7D76" w14:paraId="092AD1AF" w14:textId="77777777" w:rsidTr="0076507C">
                        <w:tc>
                          <w:tcPr>
                            <w:tcW w:w="1413" w:type="dxa"/>
                          </w:tcPr>
                          <w:p w14:paraId="1B3CBDB1"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CD7D76" w:rsidRDefault="00CD7D76" w:rsidP="0076507C">
                            <w:pPr>
                              <w:pStyle w:val="ae"/>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CD7D76" w14:paraId="15B07038" w14:textId="77777777" w:rsidTr="0076507C">
                        <w:tc>
                          <w:tcPr>
                            <w:tcW w:w="1413" w:type="dxa"/>
                          </w:tcPr>
                          <w:p w14:paraId="4ABAD1BC" w14:textId="77777777" w:rsidR="00CD7D76" w:rsidRDefault="00CD7D76" w:rsidP="0076507C">
                            <w:pPr>
                              <w:pStyle w:val="ae"/>
                              <w:spacing w:before="120" w:after="120"/>
                              <w:ind w:firstLineChars="0" w:firstLine="0"/>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Pr>
                          <w:p w14:paraId="7C0CE4BF" w14:textId="77777777" w:rsidR="00CD7D76" w:rsidRPr="00FB4BE7" w:rsidRDefault="00CD7D76" w:rsidP="0076507C">
                            <w:pPr>
                              <w:pStyle w:val="ae"/>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CD7D76" w:rsidRPr="00541EB0" w:rsidRDefault="00CD7D76" w:rsidP="00FF1393"/>
                  </w:txbxContent>
                </v:textbox>
                <w10:wrap type="square" anchorx="margin"/>
              </v:shape>
            </w:pict>
          </mc:Fallback>
        </mc:AlternateContent>
      </w:r>
      <w:commentRangeStart w:id="94"/>
      <m:oMath>
        <m:sSup>
          <m:sSupPr>
            <m:ctrlPr>
              <w:rPr>
                <w:rFonts w:ascii="Cambria Math" w:hAnsi="Cambria Math"/>
              </w:rPr>
            </m:ctrlPr>
          </m:sSupPr>
          <m:e>
            <m:r>
              <w:rPr>
                <w:rFonts w:ascii="Cambria Math" w:hAnsi="Cambria Math"/>
              </w:rPr>
              <m:t>∝</m:t>
            </m:r>
          </m:e>
          <m:sup>
            <m:r>
              <w:rPr>
                <w:rFonts w:ascii="Cambria Math" w:hAnsi="Cambria Math"/>
              </w:rPr>
              <m:t>++</m:t>
            </m:r>
          </m:sup>
        </m:sSup>
      </m:oMath>
      <w:r>
        <w:rPr>
          <w:rFonts w:hint="eastAsia"/>
        </w:rPr>
        <w:t>算法</w:t>
      </w:r>
      <w:r>
        <w:t>指出了</w:t>
      </w:r>
      <w:r>
        <w:rPr>
          <w:rFonts w:hint="eastAsia"/>
        </w:rPr>
        <w:t>三种</w:t>
      </w:r>
      <w:r>
        <w:t>计算</w:t>
      </w:r>
      <w:r w:rsidR="00133112">
        <w:rPr>
          <w:rFonts w:hint="eastAsia"/>
        </w:rPr>
        <w:t>隐式</w:t>
      </w:r>
      <w:r>
        <w:rPr>
          <w:rFonts w:hint="eastAsia"/>
        </w:rPr>
        <w:t>依赖</w:t>
      </w:r>
      <m:oMath>
        <m:r>
          <m:rPr>
            <m:sty m:val="p"/>
          </m:rPr>
          <w:rPr>
            <w:rFonts w:ascii="Cambria Math" w:hAnsi="Cambria Math"/>
          </w:rPr>
          <m:t>⟼</m:t>
        </m:r>
      </m:oMath>
      <w:r>
        <w:t>的</w:t>
      </w:r>
      <w:r>
        <w:rPr>
          <w:rFonts w:hint="eastAsia"/>
        </w:rPr>
        <w:t>方法</w:t>
      </w:r>
      <w:commentRangeEnd w:id="94"/>
      <w:r w:rsidR="007B16FD">
        <w:rPr>
          <w:rStyle w:val="af4"/>
          <w:rFonts w:asciiTheme="minorHAnsi" w:hAnsiTheme="minorHAnsi"/>
        </w:rPr>
        <w:commentReference w:id="94"/>
      </w:r>
      <w:r>
        <w:t>。</w:t>
      </w:r>
    </w:p>
    <w:p w14:paraId="75431A49" w14:textId="21ABC3F6" w:rsidR="0076507C" w:rsidRPr="00047485" w:rsidRDefault="00424C0B" w:rsidP="00FF1393">
      <w:pPr>
        <w:pStyle w:val="ae"/>
        <w:spacing w:beforeLines="0" w:before="0" w:afterLines="0" w:after="0" w:line="400" w:lineRule="exac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76507C">
        <w:rPr>
          <w:rFonts w:hint="eastAsia"/>
        </w:rPr>
        <w:t>算法</w:t>
      </w:r>
      <w:r w:rsidR="0076507C">
        <w:t>在</w:t>
      </w:r>
      <w:r w:rsidR="0076507C">
        <w:rPr>
          <w:rFonts w:hint="eastAsia"/>
        </w:rPr>
        <w:t>找到三种</w:t>
      </w:r>
      <w:r w:rsidR="0076507C">
        <w:t>间接依赖关系后，将间接依赖关系认为是</w:t>
      </w:r>
      <w:r w:rsidR="0076507C">
        <w:rPr>
          <w:rFonts w:hint="eastAsia"/>
        </w:rPr>
        <w:t>普通</w:t>
      </w:r>
      <w:r w:rsidR="0076507C">
        <w:t>的依赖关系</w:t>
      </w:r>
      <w:r w:rsidR="0076507C">
        <w:rPr>
          <w:rFonts w:hint="eastAsia"/>
        </w:rPr>
        <w:t>“</w:t>
      </w:r>
      <m:oMath>
        <m:r>
          <w:rPr>
            <w:rFonts w:ascii="Cambria Math" w:hAnsi="Cambria Math"/>
          </w:rPr>
          <m:t>→</m:t>
        </m:r>
      </m:oMath>
      <w:r w:rsidR="0076507C">
        <w:t>”</w:t>
      </w:r>
      <m:oMath>
        <m:r>
          <m:rPr>
            <m:sty m:val="p"/>
          </m:rPr>
          <w:rPr>
            <w:rFonts w:ascii="Cambria Math" w:hAnsi="Cambria Math" w:hint="eastAsia"/>
          </w:rPr>
          <m:t>，</m:t>
        </m:r>
      </m:oMath>
      <w:r w:rsidR="0076507C">
        <w:rPr>
          <w:rFonts w:hint="eastAsia"/>
        </w:rPr>
        <w:t>并如</w:t>
      </w:r>
      <w:ins w:id="95" w:author="Wen Lijie" w:date="2015-04-27T20:04:00Z">
        <m:oMath>
          <m:r>
            <m:rPr>
              <m:sty m:val="p"/>
            </m:rPr>
            <w:rPr>
              <w:rFonts w:ascii="Cambria Math" w:hAnsi="Cambria Math"/>
            </w:rPr>
            <m:t>∝</m:t>
          </m:r>
        </m:oMath>
      </w:ins>
      <w:del w:id="96" w:author="Wen Lijie" w:date="2015-04-27T20:04:00Z">
        <w:r w:rsidR="0076507C" w:rsidDel="004564F3">
          <w:delText>Alpha</w:delText>
        </w:r>
      </w:del>
      <w:r w:rsidR="0076507C">
        <w:rPr>
          <w:rFonts w:hint="eastAsia"/>
        </w:rPr>
        <w:t>算法</w:t>
      </w:r>
      <w:r w:rsidR="0076507C">
        <w:t>中的</w:t>
      </w:r>
      <w:r w:rsidR="0076507C">
        <w:rPr>
          <w:rFonts w:hint="eastAsia"/>
        </w:rPr>
        <w:t>公式来找寻变迁</w:t>
      </w:r>
      <w:r w:rsidR="0076507C">
        <w:t>、库所</w:t>
      </w:r>
      <w:ins w:id="97" w:author="Wen Lijie" w:date="2015-04-27T20:02:00Z">
        <w:r w:rsidR="00F03DD9">
          <w:rPr>
            <w:rFonts w:hint="eastAsia"/>
          </w:rPr>
          <w:t>、边</w:t>
        </w:r>
      </w:ins>
      <w:r w:rsidR="0076507C">
        <w:t>集合，并将</w:t>
      </w:r>
      <w:r w:rsidR="0076507C">
        <w:rPr>
          <w:rFonts w:hint="eastAsia"/>
        </w:rPr>
        <w:t>找到</w:t>
      </w:r>
      <w:ins w:id="98" w:author="Wen Lijie" w:date="2015-04-27T20:02:00Z">
        <w:r w:rsidR="00F03DD9">
          <w:rPr>
            <w:rFonts w:hint="eastAsia"/>
          </w:rPr>
          <w:t>的</w:t>
        </w:r>
      </w:ins>
      <w:r w:rsidR="0076507C">
        <w:t>集合转换为对应的工作流模型。</w:t>
      </w:r>
    </w:p>
    <w:bookmarkStart w:id="99" w:name="OLE_LINK42"/>
    <w:bookmarkStart w:id="100" w:name="OLE_LINK43"/>
    <w:bookmarkStart w:id="101" w:name="OLE_LINK40"/>
    <w:bookmarkStart w:id="102" w:name="OLE_LINK41"/>
    <w:p w14:paraId="173E3D5F" w14:textId="62F6EA1F" w:rsidR="004408D0" w:rsidRDefault="00424C0B" w:rsidP="003956F9">
      <w:pPr>
        <w:pStyle w:val="32"/>
        <w:numPr>
          <w:ilvl w:val="2"/>
          <w:numId w:val="3"/>
        </w:numPr>
      </w:pP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bookmarkEnd w:id="99"/>
      <w:bookmarkEnd w:id="100"/>
      <w:r w:rsidR="004408D0">
        <w:t>算法</w:t>
      </w:r>
      <w:bookmarkEnd w:id="80"/>
    </w:p>
    <w:p w14:paraId="29D80E06" w14:textId="465848F3" w:rsidR="004408D0" w:rsidRDefault="00640475" w:rsidP="00FF1393">
      <w:pPr>
        <w:pStyle w:val="ae"/>
        <w:spacing w:beforeLines="0" w:before="0" w:afterLines="0" w:after="0" w:line="400" w:lineRule="exact"/>
      </w:pPr>
      <w:bookmarkStart w:id="103" w:name="_Toc415228128"/>
      <w:bookmarkEnd w:id="101"/>
      <w:bookmarkEnd w:id="102"/>
      <w:r w:rsidRPr="00640475">
        <w:rPr>
          <w:rFonts w:hint="eastAsia"/>
        </w:rPr>
        <w:t>不可见任务(invisible task)是工作流模型中一类常见的结构元素，由一种不含有具体任务信息的变迁来表示。不可见任务与其相连的边表达了工作流网中的拓扑结构信息。</w:t>
      </w:r>
      <w:ins w:id="104" w:author="Wen Lijie" w:date="2015-04-27T20:04:00Z">
        <m:oMath>
          <m:r>
            <m:rPr>
              <m:sty m:val="p"/>
            </m:rPr>
            <w:rPr>
              <w:rFonts w:ascii="Cambria Math" w:hAnsi="Cambria Math"/>
            </w:rPr>
            <m:t>∝</m:t>
          </m:r>
        </m:oMath>
      </w:ins>
      <w:del w:id="105" w:author="Wen Lijie" w:date="2015-04-27T20:04:00Z">
        <w:r w:rsidRPr="00640475" w:rsidDel="004564F3">
          <w:rPr>
            <w:rFonts w:hint="eastAsia"/>
          </w:rPr>
          <w:delText>Alpha</w:delText>
        </w:r>
      </w:del>
      <w:r w:rsidRPr="00640475">
        <w:rPr>
          <w:rFonts w:hint="eastAsia"/>
        </w:rPr>
        <w:t>算法无法处理含有不可见任务的模型，</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Pr="00640475">
        <w:rPr>
          <w:rFonts w:hint="eastAsia"/>
        </w:rPr>
        <w:t>算法中根据不可见任务的功能，将其分为了如下五个种类：</w:t>
      </w:r>
      <w:bookmarkEnd w:id="103"/>
      <w:r w:rsidR="000511B2">
        <w:t xml:space="preserve"> </w:t>
      </w:r>
    </w:p>
    <w:p w14:paraId="62E03853" w14:textId="3DB9D826" w:rsidR="000511B2" w:rsidRDefault="00356A4D" w:rsidP="00BD4768">
      <w:pPr>
        <w:pStyle w:val="ae"/>
        <w:numPr>
          <w:ilvl w:val="0"/>
          <w:numId w:val="28"/>
        </w:numPr>
        <w:spacing w:beforeLines="0" w:before="0" w:afterLines="0" w:after="0" w:line="400" w:lineRule="exact"/>
        <w:ind w:firstLineChars="0"/>
      </w:pPr>
      <w:del w:id="106" w:author="Wen Lijie" w:date="2015-04-27T17:23:00Z">
        <w:r w:rsidRPr="00CD1102" w:rsidDel="003B0857">
          <w:rPr>
            <w:noProof/>
          </w:rPr>
          <mc:AlternateContent>
            <mc:Choice Requires="wps">
              <w:drawing>
                <wp:anchor distT="45720" distB="45720" distL="114300" distR="114300" simplePos="0" relativeHeight="251695104" behindDoc="0" locked="0" layoutInCell="1" allowOverlap="1" wp14:anchorId="3647E0DA" wp14:editId="5ADF2BD1">
                  <wp:simplePos x="0" y="0"/>
                  <wp:positionH relativeFrom="margin">
                    <wp:align>right</wp:align>
                  </wp:positionH>
                  <wp:positionV relativeFrom="paragraph">
                    <wp:posOffset>585396</wp:posOffset>
                  </wp:positionV>
                  <wp:extent cx="5262880" cy="1264285"/>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264285"/>
                          </a:xfrm>
                          <a:prstGeom prst="rect">
                            <a:avLst/>
                          </a:prstGeom>
                          <a:solidFill>
                            <a:srgbClr val="FFFFFF"/>
                          </a:solidFill>
                          <a:ln w="9525">
                            <a:noFill/>
                            <a:miter lim="800000"/>
                            <a:headEnd/>
                            <a:tailEnd/>
                          </a:ln>
                        </wps:spPr>
                        <wps:txbx>
                          <w:txbxContent>
                            <w:p w14:paraId="3658C338" w14:textId="77777777" w:rsidR="00CD7D76" w:rsidRDefault="00CD7D76" w:rsidP="000511B2">
                              <w:pPr>
                                <w:jc w:val="center"/>
                              </w:pPr>
                              <w:r>
                                <w:rPr>
                                  <w:noProof/>
                                </w:rPr>
                                <w:drawing>
                                  <wp:inline distT="0" distB="0" distL="0" distR="0" wp14:anchorId="54EB0950" wp14:editId="122A700F">
                                    <wp:extent cx="3609680" cy="9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2744" cy="977758"/>
                                            </a:xfrm>
                                            <a:prstGeom prst="rect">
                                              <a:avLst/>
                                            </a:prstGeom>
                                          </pic:spPr>
                                        </pic:pic>
                                      </a:graphicData>
                                    </a:graphic>
                                  </wp:inline>
                                </w:drawing>
                              </w:r>
                            </w:p>
                            <w:p w14:paraId="06461DBA" w14:textId="5BFB5C57" w:rsidR="00CD7D76" w:rsidRPr="0080573F" w:rsidRDefault="00CD7D76" w:rsidP="000511B2">
                              <w:pPr>
                                <w:jc w:val="center"/>
                              </w:pPr>
                              <w:r>
                                <w:rPr>
                                  <w:rFonts w:hint="eastAsia"/>
                                </w:rPr>
                                <w:t>图</w:t>
                              </w:r>
                              <w:r>
                                <w:rPr>
                                  <w:rFonts w:hint="eastAsia"/>
                                </w:rPr>
                                <w:t>2.</w:t>
                              </w:r>
                              <w:r>
                                <w:t xml:space="preserve">2  </w:t>
                              </w:r>
                              <m:oMath>
                                <m:r>
                                  <m:rPr>
                                    <m:sty m:val="p"/>
                                  </m:rPr>
                                  <w:rPr>
                                    <w:rFonts w:ascii="Cambria Math" w:hAnsi="Cambria Math" w:hint="eastAsia"/>
                                  </w:rPr>
                                  <m:t>一个含有</m:t>
                                </m:r>
                                <m:r>
                                  <m:rPr>
                                    <m:sty m:val="p"/>
                                  </m:rPr>
                                  <w:rPr>
                                    <w:rFonts w:ascii="Cambria Math" w:hAnsi="Cambria Math"/>
                                  </w:rPr>
                                  <m:t>SKIP</m:t>
                                </m:r>
                                <m:r>
                                  <m:rPr>
                                    <m:sty m:val="p"/>
                                  </m:rPr>
                                  <w:rPr>
                                    <w:rFonts w:ascii="Cambria Math" w:hAnsi="Cambria Math" w:hint="eastAsia"/>
                                  </w:rPr>
                                  <m:t>的不可见任务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647E0DA" id="_x0000_s1029" type="#_x0000_t202" style="position:absolute;left:0;text-align:left;margin-left:363.2pt;margin-top:46.1pt;width:414.4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" stroked="f">
                  <v:textbox style="mso-fit-shape-to-text:t">
                    <w:txbxContent>
                      <w:p w14:paraId="3658C338" w14:textId="77777777" w:rsidR="002B00E2" w:rsidRDefault="002B00E2" w:rsidP="000511B2">
                        <w:pPr>
                          <w:jc w:val="center"/>
                        </w:pPr>
                        <w:r>
                          <w:rPr>
                            <w:noProof/>
                          </w:rPr>
                          <w:drawing>
                            <wp:inline distT="0" distB="0" distL="0" distR="0" wp14:anchorId="54EB0950" wp14:editId="122A700F">
                              <wp:extent cx="3609680" cy="971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2744" cy="977758"/>
                                      </a:xfrm>
                                      <a:prstGeom prst="rect">
                                        <a:avLst/>
                                      </a:prstGeom>
                                    </pic:spPr>
                                  </pic:pic>
                                </a:graphicData>
                              </a:graphic>
                            </wp:inline>
                          </w:drawing>
                        </w:r>
                      </w:p>
                      <w:p w14:paraId="06461DBA" w14:textId="5BFB5C57" w:rsidR="002B00E2" w:rsidRPr="0080573F" w:rsidRDefault="002B00E2" w:rsidP="000511B2">
                        <w:pPr>
                          <w:jc w:val="center"/>
                        </w:pPr>
                        <w:r>
                          <w:rPr>
                            <w:rFonts w:hint="eastAsia"/>
                          </w:rPr>
                          <w:t>图</w:t>
                        </w:r>
                        <w:r>
                          <w:rPr>
                            <w:rFonts w:hint="eastAsia"/>
                          </w:rPr>
                          <w:t>2.</w:t>
                        </w:r>
                        <w:r w:rsidR="00356A4D">
                          <w:t>2</w:t>
                        </w:r>
                        <w:r>
                          <w:t xml:space="preserve">  </w:t>
                        </w:r>
                        <m:oMath>
                          <m:r>
                            <m:rPr>
                              <m:sty m:val="p"/>
                            </m:rPr>
                            <w:rPr>
                              <w:rFonts w:ascii="Cambria Math" w:hAnsi="Cambria Math" w:hint="eastAsia"/>
                            </w:rPr>
                            <m:t>一个含有</m:t>
                          </m:r>
                          <m:r>
                            <m:rPr>
                              <m:sty m:val="p"/>
                            </m:rPr>
                            <w:rPr>
                              <w:rFonts w:ascii="Cambria Math" w:hAnsi="Cambria Math"/>
                            </w:rPr>
                            <m:t>SKIP</m:t>
                          </m:r>
                          <m:r>
                            <m:rPr>
                              <m:sty m:val="p"/>
                            </m:rPr>
                            <w:rPr>
                              <w:rFonts w:ascii="Cambria Math" w:hAnsi="Cambria Math" w:hint="eastAsia"/>
                            </w:rPr>
                            <m:t>的不可见任务</m:t>
                          </m:r>
                        </m:oMath>
                        <w:r>
                          <w:rPr>
                            <w:rFonts w:hint="eastAsia"/>
                          </w:rPr>
                          <w:t>的</w:t>
                        </w:r>
                        <w:r>
                          <w:t>过程模型</w:t>
                        </w:r>
                      </w:p>
                    </w:txbxContent>
                  </v:textbox>
                  <w10:wrap type="square" anchorx="margin"/>
                </v:shape>
              </w:pict>
            </mc:Fallback>
          </mc:AlternateContent>
        </w:r>
        <w:r w:rsidR="000511B2" w:rsidDel="003B0857">
          <w:delText>省略</w:delText>
        </w:r>
      </w:del>
      <w:ins w:id="107" w:author="Wen Lijie" w:date="2015-04-27T17:23:00Z">
        <w:r w:rsidR="003B0857" w:rsidRPr="00CD1102">
          <w:rPr>
            <w:noProof/>
          </w:rPr>
          <mc:AlternateContent>
            <mc:Choice Requires="wps">
              <w:drawing>
                <wp:anchor distT="45720" distB="45720" distL="114300" distR="114300" simplePos="0" relativeHeight="251707392" behindDoc="0" locked="0" layoutInCell="1" allowOverlap="1" wp14:anchorId="098954D8" wp14:editId="7488A90C">
                  <wp:simplePos x="0" y="0"/>
                  <wp:positionH relativeFrom="margin">
                    <wp:align>right</wp:align>
                  </wp:positionH>
                  <wp:positionV relativeFrom="paragraph">
                    <wp:posOffset>585396</wp:posOffset>
                  </wp:positionV>
                  <wp:extent cx="5262880" cy="1264285"/>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264285"/>
                          </a:xfrm>
                          <a:prstGeom prst="rect">
                            <a:avLst/>
                          </a:prstGeom>
                          <a:solidFill>
                            <a:srgbClr val="FFFFFF"/>
                          </a:solidFill>
                          <a:ln w="9525">
                            <a:noFill/>
                            <a:miter lim="800000"/>
                            <a:headEnd/>
                            <a:tailEnd/>
                          </a:ln>
                        </wps:spPr>
                        <wps:txbx>
                          <w:txbxContent>
                            <w:p w14:paraId="60C448B3" w14:textId="77777777" w:rsidR="00CD7D76" w:rsidRDefault="00CD7D76" w:rsidP="000511B2">
                              <w:pPr>
                                <w:jc w:val="center"/>
                              </w:pPr>
                              <w:r>
                                <w:rPr>
                                  <w:noProof/>
                                </w:rPr>
                                <w:drawing>
                                  <wp:inline distT="0" distB="0" distL="0" distR="0" wp14:anchorId="63A2D1A0" wp14:editId="7850C71B">
                                    <wp:extent cx="3609680" cy="97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2744" cy="977758"/>
                                            </a:xfrm>
                                            <a:prstGeom prst="rect">
                                              <a:avLst/>
                                            </a:prstGeom>
                                          </pic:spPr>
                                        </pic:pic>
                                      </a:graphicData>
                                    </a:graphic>
                                  </wp:inline>
                                </w:drawing>
                              </w:r>
                            </w:p>
                            <w:p w14:paraId="6525E7BF" w14:textId="77777777" w:rsidR="00CD7D76" w:rsidRPr="0080573F" w:rsidRDefault="00CD7D76" w:rsidP="000511B2">
                              <w:pPr>
                                <w:jc w:val="center"/>
                              </w:pPr>
                              <w:r>
                                <w:rPr>
                                  <w:rFonts w:hint="eastAsia"/>
                                </w:rPr>
                                <w:t>图</w:t>
                              </w:r>
                              <w:r>
                                <w:rPr>
                                  <w:rFonts w:hint="eastAsia"/>
                                </w:rPr>
                                <w:t>2.</w:t>
                              </w:r>
                              <w:r>
                                <w:t xml:space="preserve">2  </w:t>
                              </w:r>
                              <m:oMath>
                                <m:r>
                                  <m:rPr>
                                    <m:sty m:val="p"/>
                                  </m:rPr>
                                  <w:rPr>
                                    <w:rFonts w:ascii="Cambria Math" w:hAnsi="Cambria Math" w:hint="eastAsia"/>
                                  </w:rPr>
                                  <m:t>一个含有</m:t>
                                </m:r>
                                <m:r>
                                  <m:rPr>
                                    <m:sty m:val="p"/>
                                  </m:rPr>
                                  <w:rPr>
                                    <w:rFonts w:ascii="Cambria Math" w:hAnsi="Cambria Math"/>
                                  </w:rPr>
                                  <m:t>SKIP</m:t>
                                </m:r>
                                <w:del w:id="108" w:author="Wen Lijie" w:date="2015-04-27T17:23: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63.2pt;margin-top:46.1pt;width:414.4pt;height:99.55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" stroked="f">
                  <v:textbox style="mso-fit-shape-to-text:t">
                    <w:txbxContent>
                      <w:p w14:paraId="60C448B3" w14:textId="77777777" w:rsidR="003B0857" w:rsidRDefault="003B0857" w:rsidP="000511B2">
                        <w:pPr>
                          <w:jc w:val="center"/>
                        </w:pPr>
                        <w:r>
                          <w:rPr>
                            <w:noProof/>
                          </w:rPr>
                          <w:drawing>
                            <wp:inline distT="0" distB="0" distL="0" distR="0" wp14:anchorId="63A2D1A0" wp14:editId="7850C71B">
                              <wp:extent cx="3609680" cy="97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2744" cy="977758"/>
                                      </a:xfrm>
                                      <a:prstGeom prst="rect">
                                        <a:avLst/>
                                      </a:prstGeom>
                                    </pic:spPr>
                                  </pic:pic>
                                </a:graphicData>
                              </a:graphic>
                            </wp:inline>
                          </w:drawing>
                        </w:r>
                      </w:p>
                      <w:p w14:paraId="6525E7BF" w14:textId="77777777" w:rsidR="003B0857" w:rsidRPr="0080573F" w:rsidRDefault="003B0857" w:rsidP="000511B2">
                        <w:pPr>
                          <w:jc w:val="center"/>
                        </w:pPr>
                        <w:r>
                          <w:rPr>
                            <w:rFonts w:hint="eastAsia"/>
                          </w:rPr>
                          <w:t>图</w:t>
                        </w:r>
                        <w:r>
                          <w:rPr>
                            <w:rFonts w:hint="eastAsia"/>
                          </w:rPr>
                          <w:t>2.</w:t>
                        </w:r>
                        <w:r>
                          <w:t xml:space="preserve">2  </w:t>
                        </w:r>
                        <m:oMath>
                          <m:r>
                            <m:rPr>
                              <m:sty m:val="p"/>
                            </m:rPr>
                            <w:rPr>
                              <w:rFonts w:ascii="Cambria Math" w:hAnsi="Cambria Math" w:hint="eastAsia"/>
                            </w:rPr>
                            <m:t>一个含有</m:t>
                          </m:r>
                          <m:r>
                            <m:rPr>
                              <m:sty m:val="p"/>
                            </m:rPr>
                            <w:rPr>
                              <w:rFonts w:ascii="Cambria Math" w:hAnsi="Cambria Math"/>
                            </w:rPr>
                            <m:t>SKIP</m:t>
                          </m:r>
                          <w:del w:id="78" w:author="Wen Lijie" w:date="2015-04-27T17:23: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3B0857">
          <w:rPr>
            <w:rFonts w:hint="eastAsia"/>
          </w:rPr>
          <w:t>跳过</w:t>
        </w:r>
      </w:ins>
      <w:r w:rsidR="000511B2">
        <w:rPr>
          <w:rFonts w:hint="eastAsia"/>
        </w:rPr>
        <w:t>(</w:t>
      </w:r>
      <w:del w:id="109" w:author="Wen Lijie" w:date="2015-04-27T17:25:00Z">
        <w:r w:rsidR="000511B2" w:rsidDel="005579AA">
          <w:delText>skip</w:delText>
        </w:r>
      </w:del>
      <w:ins w:id="110" w:author="Wen Lijie" w:date="2015-04-27T17:25:00Z">
        <w:r w:rsidR="005579AA">
          <w:rPr>
            <w:rFonts w:hint="eastAsia"/>
          </w:rPr>
          <w:t>SKIP</w:t>
        </w:r>
      </w:ins>
      <w:r w:rsidR="000511B2">
        <w:rPr>
          <w:rFonts w:hint="eastAsia"/>
        </w:rPr>
        <w:t>)</w:t>
      </w:r>
      <w:r w:rsidR="000511B2">
        <w:t>:如图</w:t>
      </w:r>
      <w:r w:rsidR="000511B2">
        <w:rPr>
          <w:rFonts w:hint="eastAsia"/>
        </w:rPr>
        <w:t>2.</w:t>
      </w:r>
      <w:r>
        <w:t>2</w:t>
      </w:r>
      <w:r w:rsidR="000511B2">
        <w:t>所示</w:t>
      </w:r>
      <w:r w:rsidR="00B5729A">
        <w:rPr>
          <w:rFonts w:hint="eastAsia"/>
        </w:rPr>
        <w:t>，</w:t>
      </w:r>
      <w:del w:id="111" w:author="Wen Lijie" w:date="2015-04-27T17:23:00Z">
        <w:r w:rsidR="00B5729A" w:rsidDel="003B0857">
          <w:rPr>
            <w:rFonts w:hint="eastAsia"/>
          </w:rPr>
          <w:delText>省略</w:delText>
        </w:r>
        <w:r w:rsidR="00B5729A" w:rsidDel="003B0857">
          <w:delText>类</w:delText>
        </w:r>
      </w:del>
      <w:ins w:id="112" w:author="Wen Lijie" w:date="2015-04-27T17:23:00Z">
        <w:r w:rsidR="003B0857">
          <w:rPr>
            <w:rFonts w:hint="eastAsia"/>
          </w:rPr>
          <w:t>跳过</w:t>
        </w:r>
        <w:r w:rsidR="003B0857">
          <w:t>类</w:t>
        </w:r>
      </w:ins>
      <w:r w:rsidR="00B5729A">
        <w:t>型的不可见任务</w:t>
      </w:r>
      <w:r w:rsidR="00B5729A">
        <w:rPr>
          <w:rFonts w:hint="eastAsia"/>
        </w:rPr>
        <w:t>表达了工作流</w:t>
      </w:r>
      <w:del w:id="113" w:author="Wen Lijie" w:date="2015-04-27T17:23:00Z">
        <w:r w:rsidR="00B5729A" w:rsidDel="004D30AB">
          <w:delText>模型中</w:delText>
        </w:r>
        <w:r w:rsidR="00B5729A" w:rsidDel="004D30AB">
          <w:rPr>
            <w:rFonts w:hint="eastAsia"/>
          </w:rPr>
          <w:delText>省略执行</w:delText>
        </w:r>
        <w:r w:rsidR="00B5729A" w:rsidDel="004D30AB">
          <w:delText>一部分任务</w:delText>
        </w:r>
      </w:del>
      <w:ins w:id="114" w:author="Wen Lijie" w:date="2015-04-27T17:23:00Z">
        <w:r w:rsidR="004D30AB">
          <w:t>模型中</w:t>
        </w:r>
        <w:r w:rsidR="004D30AB">
          <w:rPr>
            <w:rFonts w:hint="eastAsia"/>
          </w:rPr>
          <w:t>跳过执行</w:t>
        </w:r>
        <w:r w:rsidR="004D30AB">
          <w:t>一部分任务</w:t>
        </w:r>
      </w:ins>
      <w:r w:rsidR="00B5729A">
        <w:t>的语义。图</w:t>
      </w:r>
      <w:del w:id="115" w:author="Wen Lijie" w:date="2015-04-27T17:23:00Z">
        <w:r w:rsidR="00B5729A" w:rsidDel="004D30AB">
          <w:delText>中</w:delText>
        </w:r>
        <w:r w:rsidR="006C68DB" w:rsidDel="004D30AB">
          <w:rPr>
            <w:rFonts w:hint="eastAsia"/>
          </w:rPr>
          <w:delText>的</w:delText>
        </w:r>
        <w:r w:rsidR="00B5729A" w:rsidDel="004D30AB">
          <w:delText>不可见任务</w:delText>
        </w:r>
        <w:r w:rsidR="006C68DB" w:rsidDel="004D30AB">
          <w:delText>使得流程模型可以省略</w:delText>
        </w:r>
        <w:r w:rsidR="006E3014" w:rsidDel="004D30AB">
          <w:delText>执行</w:delText>
        </w:r>
        <w:r w:rsidR="006C68DB" w:rsidDel="004D30AB">
          <w:delText>任务</w:delText>
        </w:r>
      </w:del>
      <w:ins w:id="116" w:author="Wen Lijie" w:date="2015-04-27T17:23:00Z">
        <w:r w:rsidR="004D30AB">
          <w:t>中</w:t>
        </w:r>
        <w:r w:rsidR="004D30AB">
          <w:rPr>
            <w:rFonts w:hint="eastAsia"/>
          </w:rPr>
          <w:t>的</w:t>
        </w:r>
        <w:r w:rsidR="004D30AB">
          <w:t>不可见任务使得流程模型可以</w:t>
        </w:r>
        <w:r w:rsidR="004D30AB">
          <w:rPr>
            <w:rFonts w:hint="eastAsia"/>
          </w:rPr>
          <w:t>跳过</w:t>
        </w:r>
        <w:r w:rsidR="004D30AB">
          <w:t>执行任务</w:t>
        </w:r>
      </w:ins>
      <w:r w:rsidR="00B5729A">
        <w:t>B</w:t>
      </w:r>
      <w:r w:rsidR="00B5729A">
        <w:rPr>
          <w:rFonts w:hint="eastAsia"/>
        </w:rPr>
        <w:t>，</w:t>
      </w:r>
      <w:r w:rsidR="00B5729A">
        <w:lastRenderedPageBreak/>
        <w:t>即流程</w:t>
      </w:r>
      <w:r w:rsidR="00B5729A">
        <w:rPr>
          <w:rFonts w:hint="eastAsia"/>
        </w:rPr>
        <w:t>的事件日志为{</w:t>
      </w:r>
      <w:r w:rsidR="00B5729A">
        <w:t>ABC,AC</w:t>
      </w:r>
      <w:r w:rsidR="00B5729A">
        <w:rPr>
          <w:rFonts w:hint="eastAsia"/>
        </w:rPr>
        <w:t>}。</w:t>
      </w:r>
    </w:p>
    <w:p w14:paraId="191F729F" w14:textId="611FB7D0" w:rsidR="00B5729A" w:rsidRDefault="00356A4D" w:rsidP="00BD4768">
      <w:pPr>
        <w:pStyle w:val="ae"/>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7152" behindDoc="0" locked="0" layoutInCell="1" allowOverlap="1" wp14:anchorId="48E2D41C" wp14:editId="0EFCDD53">
                <wp:simplePos x="0" y="0"/>
                <wp:positionH relativeFrom="margin">
                  <wp:align>right</wp:align>
                </wp:positionH>
                <wp:positionV relativeFrom="paragraph">
                  <wp:posOffset>665480</wp:posOffset>
                </wp:positionV>
                <wp:extent cx="5262880" cy="143573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35735"/>
                        </a:xfrm>
                        <a:prstGeom prst="rect">
                          <a:avLst/>
                        </a:prstGeom>
                        <a:solidFill>
                          <a:srgbClr val="FFFFFF"/>
                        </a:solidFill>
                        <a:ln w="9525">
                          <a:noFill/>
                          <a:miter lim="800000"/>
                          <a:headEnd/>
                          <a:tailEnd/>
                        </a:ln>
                      </wps:spPr>
                      <wps:txbx>
                        <w:txbxContent>
                          <w:p w14:paraId="002D61CC" w14:textId="77777777" w:rsidR="00CD7D76" w:rsidRDefault="00CD7D76"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6660" cy="1142722"/>
                                          </a:xfrm>
                                          <a:prstGeom prst="rect">
                                            <a:avLst/>
                                          </a:prstGeom>
                                        </pic:spPr>
                                      </pic:pic>
                                    </a:graphicData>
                                  </a:graphic>
                                </wp:inline>
                              </w:drawing>
                            </w:r>
                          </w:p>
                          <w:p w14:paraId="680D8BF3" w14:textId="3BA3CCE5" w:rsidR="00CD7D76" w:rsidRPr="0080573F" w:rsidRDefault="00CD7D76" w:rsidP="000511B2">
                            <w:pPr>
                              <w:jc w:val="center"/>
                            </w:pPr>
                            <w:r>
                              <w:rPr>
                                <w:rFonts w:hint="eastAsia"/>
                              </w:rPr>
                              <w:t>图</w:t>
                            </w:r>
                            <w:r>
                              <w:rPr>
                                <w:rFonts w:hint="eastAsia"/>
                              </w:rPr>
                              <w:t>2.</w:t>
                            </w:r>
                            <w:r>
                              <w:t xml:space="preserve">3  </w:t>
                            </w:r>
                            <m:oMath>
                              <m:r>
                                <m:rPr>
                                  <m:sty m:val="p"/>
                                </m:rPr>
                                <w:rPr>
                                  <w:rFonts w:ascii="Cambria Math" w:hAnsi="Cambria Math" w:hint="eastAsia"/>
                                </w:rPr>
                                <m:t>一个含有</m:t>
                              </m:r>
                              <m:r>
                                <m:rPr>
                                  <m:sty m:val="p"/>
                                </m:rPr>
                                <w:rPr>
                                  <w:rFonts w:ascii="Cambria Math" w:hAnsi="Cambria Math"/>
                                </w:rPr>
                                <m:t>REDO</m:t>
                              </m:r>
                              <w:del w:id="117" w:author="Wen Lijie" w:date="2015-04-27T17:24: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63.2pt;margin-top:52.4pt;width:414.4pt;height:113.05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" stroked="f">
                <v:textbox style="mso-fit-shape-to-text:t">
                  <w:txbxContent>
                    <w:p w14:paraId="002D61CC" w14:textId="77777777" w:rsidR="00C51ADF" w:rsidRDefault="00C51ADF"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6660" cy="1142722"/>
                                    </a:xfrm>
                                    <a:prstGeom prst="rect">
                                      <a:avLst/>
                                    </a:prstGeom>
                                  </pic:spPr>
                                </pic:pic>
                              </a:graphicData>
                            </a:graphic>
                          </wp:inline>
                        </w:drawing>
                      </w:r>
                    </w:p>
                    <w:p w14:paraId="680D8BF3" w14:textId="3BA3CCE5" w:rsidR="00C51ADF" w:rsidRPr="0080573F" w:rsidRDefault="00C51ADF" w:rsidP="000511B2">
                      <w:pPr>
                        <w:jc w:val="center"/>
                      </w:pPr>
                      <w:r>
                        <w:rPr>
                          <w:rFonts w:hint="eastAsia"/>
                        </w:rPr>
                        <w:t>图</w:t>
                      </w:r>
                      <w:r>
                        <w:rPr>
                          <w:rFonts w:hint="eastAsia"/>
                        </w:rPr>
                        <w:t>2.</w:t>
                      </w:r>
                      <w:r>
                        <w:t xml:space="preserve">3  </w:t>
                      </w:r>
                      <m:oMath>
                        <m:r>
                          <m:rPr>
                            <m:sty m:val="p"/>
                          </m:rPr>
                          <w:rPr>
                            <w:rFonts w:ascii="Cambria Math" w:hAnsi="Cambria Math" w:hint="eastAsia"/>
                          </w:rPr>
                          <m:t>一个含有</m:t>
                        </m:r>
                        <m:r>
                          <m:rPr>
                            <m:sty m:val="p"/>
                          </m:rPr>
                          <w:rPr>
                            <w:rFonts w:ascii="Cambria Math" w:hAnsi="Cambria Math"/>
                          </w:rPr>
                          <m:t>REDO</m:t>
                        </m:r>
                        <w:del w:id="88" w:author="Wen Lijie" w:date="2015-04-27T17:24: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B5729A">
        <w:rPr>
          <w:rFonts w:hint="eastAsia"/>
        </w:rPr>
        <w:t>重复(</w:t>
      </w:r>
      <w:del w:id="118" w:author="Wen Lijie" w:date="2015-04-27T17:25:00Z">
        <w:r w:rsidR="00B5729A" w:rsidDel="005579AA">
          <w:delText>redo</w:delText>
        </w:r>
      </w:del>
      <w:ins w:id="119" w:author="Wen Lijie" w:date="2015-04-27T17:25:00Z">
        <w:r w:rsidR="005579AA">
          <w:rPr>
            <w:rFonts w:hint="eastAsia"/>
          </w:rPr>
          <w:t>REDO</w:t>
        </w:r>
      </w:ins>
      <w:r w:rsidR="00B5729A">
        <w:rPr>
          <w:rFonts w:hint="eastAsia"/>
        </w:rPr>
        <w:t>)</w:t>
      </w:r>
      <w:r w:rsidR="00B5729A">
        <w:t>:</w:t>
      </w:r>
      <w:r w:rsidR="00B5729A" w:rsidRPr="00B5729A">
        <w:t xml:space="preserve"> </w:t>
      </w:r>
      <w:r w:rsidR="00B5729A">
        <w:t>如图</w:t>
      </w:r>
      <w:r w:rsidR="00B5729A">
        <w:rPr>
          <w:rFonts w:hint="eastAsia"/>
        </w:rPr>
        <w:t>2.</w:t>
      </w:r>
      <w:r>
        <w:t>3</w:t>
      </w:r>
      <w:r w:rsidR="00B5729A">
        <w:t>所示</w:t>
      </w:r>
      <w:r w:rsidR="00B5729A">
        <w:rPr>
          <w:rFonts w:hint="eastAsia"/>
        </w:rPr>
        <w:t>，</w:t>
      </w:r>
      <w:r w:rsidR="000A4360">
        <w:rPr>
          <w:rFonts w:hint="eastAsia"/>
        </w:rPr>
        <w:t>重复</w:t>
      </w:r>
      <w:r w:rsidR="00B5729A">
        <w:t>类型的不可见任务</w:t>
      </w:r>
      <w:r w:rsidR="00B5729A">
        <w:rPr>
          <w:rFonts w:hint="eastAsia"/>
        </w:rPr>
        <w:t>表达了工作流</w:t>
      </w:r>
      <w:r w:rsidR="00B5729A">
        <w:t>模型中</w:t>
      </w:r>
      <w:r w:rsidR="006C68DB">
        <w:rPr>
          <w:rFonts w:hint="eastAsia"/>
        </w:rPr>
        <w:t>重复</w:t>
      </w:r>
      <w:r w:rsidR="00B5729A">
        <w:rPr>
          <w:rFonts w:hint="eastAsia"/>
        </w:rPr>
        <w:t>执行</w:t>
      </w:r>
      <w:r w:rsidR="00B5729A">
        <w:t>一部分任务的语义。</w:t>
      </w:r>
      <w:r w:rsidR="006C68DB">
        <w:t>图中</w:t>
      </w:r>
      <w:r w:rsidR="006C68DB">
        <w:rPr>
          <w:rFonts w:hint="eastAsia"/>
        </w:rPr>
        <w:t>的</w:t>
      </w:r>
      <w:r w:rsidR="006C68DB">
        <w:t>不可见任务使得流程模型可以</w:t>
      </w:r>
      <w:r w:rsidR="006E3014">
        <w:t>重复执行</w:t>
      </w:r>
      <w:r w:rsidR="006C68DB">
        <w:t>任务</w:t>
      </w:r>
      <w:r w:rsidR="00B5729A">
        <w:t>B</w:t>
      </w:r>
      <w:r w:rsidR="00B5729A">
        <w:rPr>
          <w:rFonts w:hint="eastAsia"/>
        </w:rPr>
        <w:t>，</w:t>
      </w:r>
      <w:r w:rsidR="00B5729A">
        <w:t>即流程</w:t>
      </w:r>
      <w:r w:rsidR="00B5729A">
        <w:rPr>
          <w:rFonts w:hint="eastAsia"/>
        </w:rPr>
        <w:t>的事件日志</w:t>
      </w:r>
      <w:r w:rsidR="006E3014">
        <w:rPr>
          <w:rFonts w:hint="eastAsia"/>
        </w:rPr>
        <w:t>可以</w:t>
      </w:r>
      <w:r w:rsidR="00B5729A">
        <w:rPr>
          <w:rFonts w:hint="eastAsia"/>
        </w:rPr>
        <w:t>为</w:t>
      </w:r>
      <w:commentRangeStart w:id="120"/>
      <w:r w:rsidR="00B5729A">
        <w:rPr>
          <w:rFonts w:hint="eastAsia"/>
        </w:rPr>
        <w:t>{</w:t>
      </w:r>
      <w:r w:rsidR="00B5729A">
        <w:t>ABC,</w:t>
      </w:r>
      <w:r w:rsidR="006E3014" w:rsidRPr="006E3014">
        <w:t xml:space="preserve"> </w:t>
      </w:r>
      <w:r w:rsidR="006E3014">
        <w:t>ABBC,</w:t>
      </w:r>
      <w:r w:rsidR="006E3014" w:rsidRPr="006E3014">
        <w:t xml:space="preserve"> </w:t>
      </w:r>
      <w:r w:rsidR="006E3014">
        <w:t>ABBBC</w:t>
      </w:r>
      <w:ins w:id="121" w:author="Wen Lijie" w:date="2015-04-27T17:24:00Z">
        <w:r w:rsidR="000417A8">
          <w:rPr>
            <w:rFonts w:hint="eastAsia"/>
          </w:rPr>
          <w:t>，</w:t>
        </w:r>
        <w:r w:rsidR="000417A8">
          <w:t>…</w:t>
        </w:r>
      </w:ins>
      <w:r w:rsidR="00B5729A">
        <w:rPr>
          <w:rFonts w:hint="eastAsia"/>
        </w:rPr>
        <w:t>}</w:t>
      </w:r>
      <w:commentRangeEnd w:id="120"/>
      <w:r w:rsidR="00EF075D">
        <w:rPr>
          <w:rStyle w:val="af4"/>
          <w:rFonts w:asciiTheme="minorHAnsi" w:hAnsiTheme="minorHAnsi"/>
        </w:rPr>
        <w:commentReference w:id="120"/>
      </w:r>
      <w:r w:rsidR="00B5729A">
        <w:rPr>
          <w:rFonts w:hint="eastAsia"/>
        </w:rPr>
        <w:t>。</w:t>
      </w:r>
    </w:p>
    <w:p w14:paraId="22F7EEF5" w14:textId="40B11D64" w:rsidR="00B5729A" w:rsidRDefault="00FF1393" w:rsidP="00BD4768">
      <w:pPr>
        <w:pStyle w:val="ae"/>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9200" behindDoc="0" locked="0" layoutInCell="1" allowOverlap="1" wp14:anchorId="08BAA061" wp14:editId="10E85B6D">
                <wp:simplePos x="0" y="0"/>
                <wp:positionH relativeFrom="margin">
                  <wp:align>right</wp:align>
                </wp:positionH>
                <wp:positionV relativeFrom="paragraph">
                  <wp:posOffset>906116</wp:posOffset>
                </wp:positionV>
                <wp:extent cx="5262880" cy="1513840"/>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513840"/>
                        </a:xfrm>
                        <a:prstGeom prst="rect">
                          <a:avLst/>
                        </a:prstGeom>
                        <a:solidFill>
                          <a:srgbClr val="FFFFFF"/>
                        </a:solidFill>
                        <a:ln w="9525">
                          <a:noFill/>
                          <a:miter lim="800000"/>
                          <a:headEnd/>
                          <a:tailEnd/>
                        </a:ln>
                      </wps:spPr>
                      <wps:txbx>
                        <w:txbxContent>
                          <w:p w14:paraId="5328E2A4" w14:textId="77777777" w:rsidR="00CD7D76" w:rsidRDefault="00CD7D76"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504" cy="1226162"/>
                                          </a:xfrm>
                                          <a:prstGeom prst="rect">
                                            <a:avLst/>
                                          </a:prstGeom>
                                        </pic:spPr>
                                      </pic:pic>
                                    </a:graphicData>
                                  </a:graphic>
                                </wp:inline>
                              </w:drawing>
                            </w:r>
                          </w:p>
                          <w:p w14:paraId="628B9FFE" w14:textId="15E3BB51" w:rsidR="00CD7D76" w:rsidRPr="0080573F" w:rsidRDefault="00CD7D76" w:rsidP="00B5729A">
                            <w:pPr>
                              <w:jc w:val="center"/>
                            </w:pPr>
                            <w:r>
                              <w:rPr>
                                <w:rFonts w:hint="eastAsia"/>
                              </w:rPr>
                              <w:t>图</w:t>
                            </w:r>
                            <w:r>
                              <w:rPr>
                                <w:rFonts w:hint="eastAsia"/>
                              </w:rPr>
                              <w:t>2.</w:t>
                            </w:r>
                            <w:r>
                              <w:t xml:space="preserve">4  </w:t>
                            </w:r>
                            <m:oMath>
                              <m:r>
                                <m:rPr>
                                  <m:sty m:val="p"/>
                                </m:rPr>
                                <w:rPr>
                                  <w:rFonts w:ascii="Cambria Math" w:hAnsi="Cambria Math" w:hint="eastAsia"/>
                                </w:rPr>
                                <m:t>一个含有</m:t>
                              </m:r>
                              <m:r>
                                <m:rPr>
                                  <m:sty m:val="p"/>
                                </m:rPr>
                                <w:rPr>
                                  <w:rFonts w:ascii="Cambria Math" w:hAnsi="Cambria Math"/>
                                </w:rPr>
                                <m:t>SWITCH</m:t>
                              </m:r>
                              <w:del w:id="122" w:author="Wen Lijie" w:date="2015-04-27T19:46: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63.2pt;margin-top:71.35pt;width:414.4pt;height:119.2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" stroked="f">
                <v:textbox style="mso-fit-shape-to-text:t">
                  <w:txbxContent>
                    <w:p w14:paraId="5328E2A4" w14:textId="77777777" w:rsidR="00CD7D76" w:rsidRDefault="00CD7D76"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504" cy="1226162"/>
                                    </a:xfrm>
                                    <a:prstGeom prst="rect">
                                      <a:avLst/>
                                    </a:prstGeom>
                                  </pic:spPr>
                                </pic:pic>
                              </a:graphicData>
                            </a:graphic>
                          </wp:inline>
                        </w:drawing>
                      </w:r>
                    </w:p>
                    <w:p w14:paraId="628B9FFE" w14:textId="15E3BB51" w:rsidR="00CD7D76" w:rsidRPr="0080573F" w:rsidRDefault="00CD7D76" w:rsidP="00B5729A">
                      <w:pPr>
                        <w:jc w:val="center"/>
                      </w:pPr>
                      <w:r>
                        <w:rPr>
                          <w:rFonts w:hint="eastAsia"/>
                        </w:rPr>
                        <w:t>图</w:t>
                      </w:r>
                      <w:r>
                        <w:rPr>
                          <w:rFonts w:hint="eastAsia"/>
                        </w:rPr>
                        <w:t>2.</w:t>
                      </w:r>
                      <w:r>
                        <w:t xml:space="preserve">4  </w:t>
                      </w:r>
                      <m:oMath>
                        <m:r>
                          <m:rPr>
                            <m:sty m:val="p"/>
                          </m:rPr>
                          <w:rPr>
                            <w:rFonts w:ascii="Cambria Math" w:hAnsi="Cambria Math" w:hint="eastAsia"/>
                          </w:rPr>
                          <m:t>一个含有</m:t>
                        </m:r>
                        <m:r>
                          <m:rPr>
                            <m:sty m:val="p"/>
                          </m:rPr>
                          <w:rPr>
                            <w:rFonts w:ascii="Cambria Math" w:hAnsi="Cambria Math"/>
                          </w:rPr>
                          <m:t>SWITCH</m:t>
                        </m:r>
                        <w:del w:id="123" w:author="Wen Lijie" w:date="2015-04-27T19:46: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rPr>
          <w:rFonts w:hint="eastAsia"/>
        </w:rPr>
        <w:t>跳转(</w:t>
      </w:r>
      <w:del w:id="123" w:author="Wen Lijie" w:date="2015-04-27T17:25:00Z">
        <w:r w:rsidR="00FA158E" w:rsidDel="005579AA">
          <w:rPr>
            <w:rFonts w:hint="eastAsia"/>
          </w:rPr>
          <w:delText>sw</w:delText>
        </w:r>
        <w:r w:rsidR="00FA158E" w:rsidDel="005579AA">
          <w:delText>itch</w:delText>
        </w:r>
      </w:del>
      <w:ins w:id="124" w:author="Wen Lijie" w:date="2015-04-27T17:25:00Z">
        <w:r w:rsidR="00D071B1">
          <w:rPr>
            <w:rFonts w:hint="eastAsia"/>
          </w:rPr>
          <w:t>SWITCH</w:t>
        </w:r>
      </w:ins>
      <w:r w:rsidR="00FA158E">
        <w:rPr>
          <w:rFonts w:hint="eastAsia"/>
        </w:rPr>
        <w:t>)</w:t>
      </w:r>
      <w:r w:rsidR="00FA158E">
        <w:t>:</w:t>
      </w:r>
      <w:r w:rsidR="00FA158E" w:rsidRPr="00B5729A">
        <w:t xml:space="preserve"> </w:t>
      </w:r>
      <w:r w:rsidR="00FA158E">
        <w:t>如图</w:t>
      </w:r>
      <w:r w:rsidR="00FA158E">
        <w:rPr>
          <w:rFonts w:hint="eastAsia"/>
        </w:rPr>
        <w:t>2.</w:t>
      </w:r>
      <w:r>
        <w:t>4</w:t>
      </w:r>
      <w:r w:rsidR="00FA158E">
        <w:t>所示</w:t>
      </w:r>
      <w:r w:rsidR="00FA158E">
        <w:rPr>
          <w:rFonts w:hint="eastAsia"/>
        </w:rPr>
        <w:t>，跳转的</w:t>
      </w:r>
      <w:r w:rsidR="00FA158E">
        <w:t>不可见任务</w:t>
      </w:r>
      <w:r w:rsidR="00FA158E">
        <w:rPr>
          <w:rFonts w:hint="eastAsia"/>
        </w:rPr>
        <w:t>表达了多个</w:t>
      </w:r>
      <w:ins w:id="125" w:author="Wen Lijie" w:date="2015-04-27T19:46:00Z">
        <w:r w:rsidR="005836A5">
          <w:rPr>
            <w:rFonts w:hint="eastAsia"/>
          </w:rPr>
          <w:t>互斥</w:t>
        </w:r>
      </w:ins>
      <w:r w:rsidR="00FA158E">
        <w:t>执行的分支中</w:t>
      </w:r>
      <w:r w:rsidR="00FA158E">
        <w:rPr>
          <w:rFonts w:hint="eastAsia"/>
        </w:rPr>
        <w:t>可以</w:t>
      </w:r>
      <w:r w:rsidR="00FA158E">
        <w:t>进行跳转的语义。图中</w:t>
      </w:r>
      <w:r w:rsidR="00FA158E">
        <w:rPr>
          <w:rFonts w:hint="eastAsia"/>
        </w:rPr>
        <w:t>的</w:t>
      </w:r>
      <w:r w:rsidR="00FA158E">
        <w:t>不可见任务使得流程模型可以</w:t>
      </w:r>
      <w:r w:rsidR="00FA158E">
        <w:rPr>
          <w:rFonts w:hint="eastAsia"/>
        </w:rPr>
        <w:t>从分支AC</w:t>
      </w:r>
      <w:del w:id="126" w:author="Wen Lijie" w:date="2015-04-27T19:46:00Z">
        <w:r w:rsidR="00FA158E" w:rsidDel="00A60B69">
          <w:delText>中</w:delText>
        </w:r>
      </w:del>
      <w:r w:rsidR="00FA158E">
        <w:t>切换到BD分支上</w:t>
      </w:r>
      <w:r w:rsidR="00FA158E">
        <w:rPr>
          <w:rFonts w:hint="eastAsia"/>
        </w:rPr>
        <w:t>，</w:t>
      </w:r>
      <w:r w:rsidR="00FA158E">
        <w:t>即流程</w:t>
      </w:r>
      <w:r w:rsidR="00FA158E">
        <w:rPr>
          <w:rFonts w:hint="eastAsia"/>
        </w:rPr>
        <w:t>的事件日志可以为{</w:t>
      </w:r>
      <w:r w:rsidR="00FA158E">
        <w:t>AC,</w:t>
      </w:r>
      <w:r w:rsidR="00FA158E" w:rsidRPr="006E3014">
        <w:t xml:space="preserve"> </w:t>
      </w:r>
      <w:r w:rsidR="00FA158E">
        <w:rPr>
          <w:rFonts w:hint="eastAsia"/>
        </w:rPr>
        <w:t>BD</w:t>
      </w:r>
      <w:r w:rsidR="00FA158E">
        <w:t>,</w:t>
      </w:r>
      <w:r w:rsidR="00FA158E" w:rsidRPr="006E3014">
        <w:t xml:space="preserve"> </w:t>
      </w:r>
      <w:r w:rsidR="00FA158E">
        <w:t>AD</w:t>
      </w:r>
      <w:r w:rsidR="00FA158E">
        <w:rPr>
          <w:rFonts w:hint="eastAsia"/>
        </w:rPr>
        <w:t>}。</w:t>
      </w:r>
    </w:p>
    <w:p w14:paraId="47694ABC" w14:textId="2F111D96" w:rsidR="00FA158E" w:rsidRDefault="00356A4D" w:rsidP="00BD4768">
      <w:pPr>
        <w:pStyle w:val="ae"/>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701248" behindDoc="0" locked="0" layoutInCell="1" allowOverlap="1" wp14:anchorId="0458AC31" wp14:editId="667809A0">
                <wp:simplePos x="0" y="0"/>
                <wp:positionH relativeFrom="margin">
                  <wp:align>right</wp:align>
                </wp:positionH>
                <wp:positionV relativeFrom="paragraph">
                  <wp:posOffset>2388235</wp:posOffset>
                </wp:positionV>
                <wp:extent cx="5262880" cy="2178685"/>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2178685"/>
                        </a:xfrm>
                        <a:prstGeom prst="rect">
                          <a:avLst/>
                        </a:prstGeom>
                        <a:solidFill>
                          <a:srgbClr val="FFFFFF"/>
                        </a:solidFill>
                        <a:ln w="9525">
                          <a:noFill/>
                          <a:miter lim="800000"/>
                          <a:headEnd/>
                          <a:tailEnd/>
                        </a:ln>
                      </wps:spPr>
                      <wps:txbx>
                        <w:txbxContent>
                          <w:p w14:paraId="221BD468" w14:textId="77777777" w:rsidR="00CD7D76" w:rsidRDefault="00CD7D76" w:rsidP="00B5729A">
                            <w:pPr>
                              <w:jc w:val="center"/>
                            </w:pPr>
                            <w:r>
                              <w:rPr>
                                <w:noProof/>
                              </w:rPr>
                              <w:drawing>
                                <wp:inline distT="0" distB="0" distL="0" distR="0" wp14:anchorId="49F50236" wp14:editId="5762A23D">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885950"/>
                                          </a:xfrm>
                                          <a:prstGeom prst="rect">
                                            <a:avLst/>
                                          </a:prstGeom>
                                        </pic:spPr>
                                      </pic:pic>
                                    </a:graphicData>
                                  </a:graphic>
                                </wp:inline>
                              </w:drawing>
                            </w:r>
                          </w:p>
                          <w:p w14:paraId="20B06C6E" w14:textId="1168FAEC" w:rsidR="00CD7D76" w:rsidRPr="0080573F" w:rsidRDefault="00CD7D76" w:rsidP="00B5729A">
                            <w:pPr>
                              <w:jc w:val="center"/>
                            </w:pPr>
                            <w:r>
                              <w:rPr>
                                <w:rFonts w:hint="eastAsia"/>
                              </w:rPr>
                              <w:t>图</w:t>
                            </w:r>
                            <w:r>
                              <w:rPr>
                                <w:rFonts w:hint="eastAsia"/>
                              </w:rPr>
                              <w:t>2.</w:t>
                            </w:r>
                            <w:r>
                              <w:t xml:space="preserve">5  </w:t>
                            </w:r>
                            <m:oMath>
                              <m:r>
                                <m:rPr>
                                  <m:sty m:val="p"/>
                                </m:rPr>
                                <w:rPr>
                                  <w:rFonts w:ascii="Cambria Math" w:hAnsi="Cambria Math" w:hint="eastAsia"/>
                                </w:rPr>
                                <m:t>一个含有</m:t>
                              </m:r>
                              <w:del w:id="127" w:author="Wen Lijie" w:date="2015-04-27T19:50:00Z">
                                <m:r>
                                  <m:rPr>
                                    <m:sty m:val="p"/>
                                  </m:rPr>
                                  <w:rPr>
                                    <w:rFonts w:ascii="Cambria Math" w:hAnsi="Cambria Math"/>
                                  </w:rPr>
                                  <m:t>SWITCH</m:t>
                                </m:r>
                              </w:del>
                              <w:ins w:id="128" w:author="Wen Lijie" w:date="2015-04-27T19:50:00Z">
                                <m:r>
                                  <m:rPr>
                                    <m:sty m:val="p"/>
                                  </m:rPr>
                                  <w:rPr>
                                    <w:rFonts w:ascii="Cambria Math" w:hAnsi="Cambria Math"/>
                                  </w:rPr>
                                  <m:t>INITIALIZE</m:t>
                                </m:r>
                              </w:ins>
                              <w:del w:id="129" w:author="Wen Lijie" w:date="2015-04-27T19:51: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63.2pt;margin-top:188.05pt;width:414.4pt;height:171.55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" stroked="f">
                <v:textbox style="mso-fit-shape-to-text:t">
                  <w:txbxContent>
                    <w:p w14:paraId="221BD468" w14:textId="77777777" w:rsidR="00CD7D76" w:rsidRDefault="00CD7D76" w:rsidP="00B5729A">
                      <w:pPr>
                        <w:jc w:val="center"/>
                      </w:pPr>
                      <w:r>
                        <w:rPr>
                          <w:noProof/>
                        </w:rPr>
                        <w:drawing>
                          <wp:inline distT="0" distB="0" distL="0" distR="0" wp14:anchorId="49F50236" wp14:editId="5762A23D">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1885950"/>
                                    </a:xfrm>
                                    <a:prstGeom prst="rect">
                                      <a:avLst/>
                                    </a:prstGeom>
                                  </pic:spPr>
                                </pic:pic>
                              </a:graphicData>
                            </a:graphic>
                          </wp:inline>
                        </w:drawing>
                      </w:r>
                    </w:p>
                    <w:p w14:paraId="20B06C6E" w14:textId="1168FAEC" w:rsidR="00CD7D76" w:rsidRPr="0080573F" w:rsidRDefault="00CD7D76" w:rsidP="00B5729A">
                      <w:pPr>
                        <w:jc w:val="center"/>
                      </w:pPr>
                      <w:r>
                        <w:rPr>
                          <w:rFonts w:hint="eastAsia"/>
                        </w:rPr>
                        <w:t>图</w:t>
                      </w:r>
                      <w:r>
                        <w:rPr>
                          <w:rFonts w:hint="eastAsia"/>
                        </w:rPr>
                        <w:t>2.</w:t>
                      </w:r>
                      <w:r>
                        <w:t xml:space="preserve">5  </w:t>
                      </w:r>
                      <m:oMath>
                        <m:r>
                          <m:rPr>
                            <m:sty m:val="p"/>
                          </m:rPr>
                          <w:rPr>
                            <w:rFonts w:ascii="Cambria Math" w:hAnsi="Cambria Math" w:hint="eastAsia"/>
                          </w:rPr>
                          <m:t>一个含有</m:t>
                        </m:r>
                        <w:del w:id="131" w:author="Wen Lijie" w:date="2015-04-27T19:50:00Z">
                          <m:r>
                            <m:rPr>
                              <m:sty m:val="p"/>
                            </m:rPr>
                            <w:rPr>
                              <w:rFonts w:ascii="Cambria Math" w:hAnsi="Cambria Math"/>
                            </w:rPr>
                            <m:t>SWITCH</m:t>
                          </m:r>
                        </w:del>
                        <w:ins w:id="132" w:author="Wen Lijie" w:date="2015-04-27T19:50:00Z">
                          <m:r>
                            <m:rPr>
                              <m:sty m:val="p"/>
                            </m:rPr>
                            <w:rPr>
                              <w:rFonts w:ascii="Cambria Math" w:hAnsi="Cambria Math"/>
                            </w:rPr>
                            <m:t>INITIALIZE</m:t>
                          </m:r>
                        </w:ins>
                        <w:del w:id="133" w:author="Wen Lijie" w:date="2015-04-27T19:51: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rPr>
          <w:rFonts w:hint="eastAsia"/>
        </w:rPr>
        <w:t>初始(</w:t>
      </w:r>
      <w:del w:id="130" w:author="Wen Lijie" w:date="2015-04-27T19:47:00Z">
        <w:r w:rsidR="00FA158E" w:rsidDel="000162EA">
          <w:delText>initialize</w:delText>
        </w:r>
      </w:del>
      <w:ins w:id="131" w:author="Wen Lijie" w:date="2015-04-27T19:47:00Z">
        <w:r w:rsidR="000162EA">
          <w:rPr>
            <w:rFonts w:hint="eastAsia"/>
          </w:rPr>
          <w:t>INITIALIZE</w:t>
        </w:r>
      </w:ins>
      <w:r w:rsidR="00FA158E">
        <w:t>):如图</w:t>
      </w:r>
      <w:r w:rsidR="00FA158E">
        <w:rPr>
          <w:rFonts w:hint="eastAsia"/>
        </w:rPr>
        <w:t>2.</w:t>
      </w:r>
      <w:r w:rsidR="00FF1393">
        <w:t>5</w:t>
      </w:r>
      <w:r w:rsidR="00FA158E">
        <w:rPr>
          <w:rFonts w:hint="eastAsia"/>
        </w:rPr>
        <w:t>所示，初始的不可见任务表达了在</w:t>
      </w:r>
      <w:r w:rsidR="00914F17">
        <w:rPr>
          <w:rFonts w:hint="eastAsia"/>
        </w:rPr>
        <w:t>起始</w:t>
      </w:r>
      <w:r w:rsidR="00FA158E">
        <w:rPr>
          <w:rFonts w:hint="eastAsia"/>
        </w:rPr>
        <w:t>库所后有多个</w:t>
      </w:r>
      <w:ins w:id="132" w:author="Wen Lijie" w:date="2015-04-27T19:47:00Z">
        <w:r w:rsidR="007B0329">
          <w:rPr>
            <w:rFonts w:hint="eastAsia"/>
          </w:rPr>
          <w:t>并</w:t>
        </w:r>
      </w:ins>
      <w:ins w:id="133" w:author="Wen Lijie" w:date="2015-04-27T19:50:00Z">
        <w:r w:rsidR="0038739D">
          <w:rPr>
            <w:rFonts w:hint="eastAsia"/>
          </w:rPr>
          <w:t>发</w:t>
        </w:r>
      </w:ins>
      <w:r w:rsidR="00FA158E">
        <w:rPr>
          <w:rFonts w:hint="eastAsia"/>
        </w:rPr>
        <w:t>任务分支</w:t>
      </w:r>
      <w:ins w:id="134" w:author="Wen Lijie" w:date="2015-04-27T19:47:00Z">
        <w:r w:rsidR="007B0329">
          <w:rPr>
            <w:rFonts w:hint="eastAsia"/>
          </w:rPr>
          <w:t>或者</w:t>
        </w:r>
      </w:ins>
      <w:ins w:id="135" w:author="Wen Lijie" w:date="2015-04-27T19:48:00Z">
        <w:r w:rsidR="007B0329">
          <w:rPr>
            <w:rFonts w:hint="eastAsia"/>
          </w:rPr>
          <w:t>不存在</w:t>
        </w:r>
      </w:ins>
      <w:ins w:id="136" w:author="Wen Lijie" w:date="2015-04-27T19:49:00Z">
        <w:r w:rsidR="007B0329">
          <w:rPr>
            <w:rFonts w:hint="eastAsia"/>
          </w:rPr>
          <w:t>源变迁</w:t>
        </w:r>
      </w:ins>
      <w:r w:rsidR="00FA158E">
        <w:rPr>
          <w:rFonts w:hint="eastAsia"/>
        </w:rPr>
        <w:t>的语义。图中的不可见任务使得流程模型中</w:t>
      </w:r>
      <w:r w:rsidR="00914F17">
        <w:rPr>
          <w:rFonts w:hint="eastAsia"/>
        </w:rPr>
        <w:lastRenderedPageBreak/>
        <w:t>可以</w:t>
      </w:r>
      <w:r w:rsidR="00FA158E">
        <w:rPr>
          <w:rFonts w:hint="eastAsia"/>
        </w:rPr>
        <w:t>含有两个</w:t>
      </w:r>
      <w:ins w:id="137" w:author="Wen Lijie" w:date="2015-04-27T19:50:00Z">
        <w:r w:rsidR="0038739D">
          <w:rPr>
            <w:rFonts w:hint="eastAsia"/>
          </w:rPr>
          <w:t>并发</w:t>
        </w:r>
      </w:ins>
      <w:r w:rsidR="00FA158E">
        <w:rPr>
          <w:rFonts w:hint="eastAsia"/>
        </w:rPr>
        <w:t>任务分支B</w:t>
      </w:r>
      <w:ins w:id="138" w:author="Wen Lijie" w:date="2015-04-27T19:50:00Z">
        <w:r w:rsidR="00BC1A5E">
          <w:rPr>
            <w:rFonts w:hint="eastAsia"/>
          </w:rPr>
          <w:t>、</w:t>
        </w:r>
      </w:ins>
      <w:del w:id="139" w:author="Wen Lijie" w:date="2015-04-27T19:50:00Z">
        <w:r w:rsidR="00FA158E" w:rsidDel="00BC1A5E">
          <w:delText>,</w:delText>
        </w:r>
      </w:del>
      <w:r w:rsidR="00FA158E">
        <w:t>(CD</w:t>
      </w:r>
      <w:r w:rsidR="00914F17">
        <w:rPr>
          <w:rFonts w:hint="eastAsia"/>
        </w:rPr>
        <w:t>)一起开始</w:t>
      </w:r>
      <w:r w:rsidR="00FA158E">
        <w:t>,即流程的事件日志可以为</w:t>
      </w:r>
      <w:r w:rsidR="00FA158E">
        <w:rPr>
          <w:rFonts w:hint="eastAsia"/>
        </w:rPr>
        <w:t>{B</w:t>
      </w:r>
      <w:r w:rsidR="00FA158E">
        <w:t>CE,CBE,BDE,DBE</w:t>
      </w:r>
      <w:r w:rsidR="00FA158E">
        <w:rPr>
          <w:rFonts w:hint="eastAsia"/>
        </w:rPr>
        <w:t>}</w:t>
      </w:r>
      <w:r w:rsidR="00914F17">
        <w:rPr>
          <w:rFonts w:hint="eastAsia"/>
        </w:rPr>
        <w:t>。</w:t>
      </w:r>
    </w:p>
    <w:p w14:paraId="56776CA7" w14:textId="591505A0" w:rsidR="00FA158E" w:rsidRDefault="00FF1393" w:rsidP="00BD4768">
      <w:pPr>
        <w:pStyle w:val="ae"/>
        <w:numPr>
          <w:ilvl w:val="0"/>
          <w:numId w:val="28"/>
        </w:numPr>
        <w:spacing w:beforeLines="0" w:before="0" w:afterLines="0" w:after="0" w:line="400" w:lineRule="exact"/>
        <w:ind w:firstLineChars="0"/>
      </w:pPr>
      <w:r>
        <w:rPr>
          <w:noProof/>
        </w:rPr>
        <mc:AlternateContent>
          <mc:Choice Requires="wps">
            <w:drawing>
              <wp:anchor distT="45720" distB="45720" distL="114300" distR="114300" simplePos="0" relativeHeight="251703296" behindDoc="0" locked="0" layoutInCell="1" allowOverlap="1" wp14:anchorId="3BC36723" wp14:editId="54EC36D2">
                <wp:simplePos x="0" y="0"/>
                <wp:positionH relativeFrom="margin">
                  <wp:align>left</wp:align>
                </wp:positionH>
                <wp:positionV relativeFrom="paragraph">
                  <wp:posOffset>1009015</wp:posOffset>
                </wp:positionV>
                <wp:extent cx="5241290" cy="2197735"/>
                <wp:effectExtent l="0" t="0" r="0" b="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2197735"/>
                        </a:xfrm>
                        <a:prstGeom prst="rect">
                          <a:avLst/>
                        </a:prstGeom>
                        <a:solidFill>
                          <a:srgbClr val="FFFFFF"/>
                        </a:solidFill>
                        <a:ln w="9525">
                          <a:noFill/>
                          <a:miter lim="800000"/>
                          <a:headEnd/>
                          <a:tailEnd/>
                        </a:ln>
                      </wps:spPr>
                      <wps:txbx>
                        <w:txbxContent>
                          <w:p w14:paraId="1FC6CD09" w14:textId="77777777" w:rsidR="00CD7D76" w:rsidRDefault="00CD7D76" w:rsidP="00B5729A">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7C0CF744" w:rsidR="00CD7D76" w:rsidRDefault="00CD7D76" w:rsidP="00B5729A">
                            <w:pPr>
                              <w:jc w:val="center"/>
                            </w:pPr>
                            <w:r>
                              <w:rPr>
                                <w:rFonts w:hint="eastAsia"/>
                              </w:rPr>
                              <w:t>图</w:t>
                            </w:r>
                            <w:r>
                              <w:rPr>
                                <w:rFonts w:hint="eastAsia"/>
                              </w:rPr>
                              <w:t>2.</w:t>
                            </w:r>
                            <w:r>
                              <w:t xml:space="preserve">6  </w:t>
                            </w:r>
                            <m:oMath>
                              <m:r>
                                <m:rPr>
                                  <m:sty m:val="p"/>
                                </m:rPr>
                                <w:rPr>
                                  <w:rFonts w:ascii="Cambria Math" w:hAnsi="Cambria Math" w:hint="eastAsia"/>
                                </w:rPr>
                                <m:t>一个含有</m:t>
                              </m:r>
                              <m:r>
                                <m:rPr>
                                  <m:sty m:val="p"/>
                                </m:rPr>
                                <w:rPr>
                                  <w:rFonts w:ascii="Cambria Math" w:hAnsi="Cambria Math"/>
                                </w:rPr>
                                <m:t>FINALIZE</m:t>
                              </m:r>
                              <w:del w:id="140" w:author="Wen Lijie" w:date="2015-04-27T19:52: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0;margin-top:79.45pt;width:412.7pt;height:173.05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" stroked="f">
                <v:textbox style="mso-fit-shape-to-text:t">
                  <w:txbxContent>
                    <w:p w14:paraId="1FC6CD09" w14:textId="77777777" w:rsidR="00CD7D76" w:rsidRDefault="00CD7D76" w:rsidP="00B5729A">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7C0CF744" w:rsidR="00CD7D76" w:rsidRDefault="00CD7D76" w:rsidP="00B5729A">
                      <w:pPr>
                        <w:jc w:val="center"/>
                      </w:pPr>
                      <w:r>
                        <w:rPr>
                          <w:rFonts w:hint="eastAsia"/>
                        </w:rPr>
                        <w:t>图</w:t>
                      </w:r>
                      <w:r>
                        <w:rPr>
                          <w:rFonts w:hint="eastAsia"/>
                        </w:rPr>
                        <w:t>2.</w:t>
                      </w:r>
                      <w:r>
                        <w:t xml:space="preserve">6  </w:t>
                      </w:r>
                      <m:oMath>
                        <m:r>
                          <m:rPr>
                            <m:sty m:val="p"/>
                          </m:rPr>
                          <w:rPr>
                            <w:rFonts w:ascii="Cambria Math" w:hAnsi="Cambria Math" w:hint="eastAsia"/>
                          </w:rPr>
                          <m:t>一个含有</m:t>
                        </m:r>
                        <m:r>
                          <m:rPr>
                            <m:sty m:val="p"/>
                          </m:rPr>
                          <w:rPr>
                            <w:rFonts w:ascii="Cambria Math" w:hAnsi="Cambria Math"/>
                          </w:rPr>
                          <m:t>FINALIZE</m:t>
                        </m:r>
                        <w:del w:id="145" w:author="Wen Lijie" w:date="2015-04-27T19:52:00Z">
                          <m:r>
                            <m:rPr>
                              <m:sty m:val="p"/>
                            </m:rPr>
                            <w:rPr>
                              <w:rFonts w:ascii="Cambria Math" w:hAnsi="Cambria Math" w:hint="eastAsia"/>
                            </w:rPr>
                            <m:t>的</m:t>
                          </m:r>
                        </w:del>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t>终结</w:t>
      </w:r>
      <w:r w:rsidR="00FA158E">
        <w:rPr>
          <w:rFonts w:hint="eastAsia"/>
        </w:rPr>
        <w:t>(</w:t>
      </w:r>
      <w:del w:id="141" w:author="Wen Lijie" w:date="2015-04-27T19:51:00Z">
        <w:r w:rsidR="00FA158E" w:rsidDel="00BC1A5E">
          <w:rPr>
            <w:rFonts w:hint="eastAsia"/>
          </w:rPr>
          <w:delText>finalize</w:delText>
        </w:r>
      </w:del>
      <w:ins w:id="142" w:author="Wen Lijie" w:date="2015-04-27T19:51:00Z">
        <w:r w:rsidR="00BC1A5E">
          <w:rPr>
            <w:rFonts w:hint="eastAsia"/>
          </w:rPr>
          <w:t>FINALIZE</w:t>
        </w:r>
      </w:ins>
      <w:r w:rsidR="00FA158E">
        <w:rPr>
          <w:rFonts w:hint="eastAsia"/>
        </w:rPr>
        <w:t>)：如图2.</w:t>
      </w:r>
      <w:r>
        <w:t>6</w:t>
      </w:r>
      <w:r w:rsidR="00FA158E">
        <w:rPr>
          <w:rFonts w:hint="eastAsia"/>
        </w:rPr>
        <w:t>所示，终结的不可见任务表达了在</w:t>
      </w:r>
      <w:r w:rsidR="00914F17">
        <w:rPr>
          <w:rFonts w:hint="eastAsia"/>
        </w:rPr>
        <w:t>汇结库所前有多个</w:t>
      </w:r>
      <w:ins w:id="143" w:author="Wen Lijie" w:date="2015-04-27T19:51:00Z">
        <w:r w:rsidR="006603A4">
          <w:rPr>
            <w:rFonts w:hint="eastAsia"/>
          </w:rPr>
          <w:t>并发</w:t>
        </w:r>
      </w:ins>
      <w:r w:rsidR="00914F17">
        <w:rPr>
          <w:rFonts w:hint="eastAsia"/>
        </w:rPr>
        <w:t>任务分支</w:t>
      </w:r>
      <w:ins w:id="144" w:author="Wen Lijie" w:date="2015-04-27T19:51:00Z">
        <w:r w:rsidR="001971CE">
          <w:rPr>
            <w:rFonts w:hint="eastAsia"/>
          </w:rPr>
          <w:t>或不存在</w:t>
        </w:r>
        <w:r w:rsidR="006603A4">
          <w:rPr>
            <w:rFonts w:hint="eastAsia"/>
          </w:rPr>
          <w:t>汇结变迁</w:t>
        </w:r>
      </w:ins>
      <w:r w:rsidR="00914F17">
        <w:rPr>
          <w:rFonts w:hint="eastAsia"/>
        </w:rPr>
        <w:t>的语义。图中的不可见任务使得流程模型中可以有两个任务分支B</w:t>
      </w:r>
      <w:ins w:id="145" w:author="Wen Lijie" w:date="2015-04-27T19:51:00Z">
        <w:r w:rsidR="003A3119">
          <w:rPr>
            <w:rFonts w:hint="eastAsia"/>
          </w:rPr>
          <w:t>、</w:t>
        </w:r>
      </w:ins>
      <w:del w:id="146" w:author="Wen Lijie" w:date="2015-04-27T19:51:00Z">
        <w:r w:rsidR="00914F17" w:rsidDel="003A3119">
          <w:delText>,</w:delText>
        </w:r>
      </w:del>
      <w:r w:rsidR="00914F17">
        <w:t>(CD</w:t>
      </w:r>
      <w:r w:rsidR="00914F17">
        <w:rPr>
          <w:rFonts w:hint="eastAsia"/>
        </w:rPr>
        <w:t>)一起结束，</w:t>
      </w:r>
      <w:r w:rsidR="00914F17">
        <w:t>即流程</w:t>
      </w:r>
      <w:r w:rsidR="00914F17">
        <w:rPr>
          <w:rFonts w:hint="eastAsia"/>
        </w:rPr>
        <w:t>的事件日志可以为{</w:t>
      </w:r>
      <w:r w:rsidR="00914F17">
        <w:t>E</w:t>
      </w:r>
      <w:r w:rsidR="00914F17">
        <w:rPr>
          <w:rFonts w:hint="eastAsia"/>
        </w:rPr>
        <w:t>B</w:t>
      </w:r>
      <w:r w:rsidR="00914F17">
        <w:t>C,</w:t>
      </w:r>
      <w:r w:rsidR="00914F17" w:rsidRPr="00914F17">
        <w:t xml:space="preserve"> </w:t>
      </w:r>
      <w:r w:rsidR="00914F17">
        <w:t>ECB,</w:t>
      </w:r>
      <w:r w:rsidR="00914F17" w:rsidRPr="00914F17">
        <w:t xml:space="preserve"> </w:t>
      </w:r>
      <w:r w:rsidR="00914F17">
        <w:t>EBD,</w:t>
      </w:r>
      <w:r w:rsidR="00914F17" w:rsidRPr="00914F17">
        <w:t xml:space="preserve"> </w:t>
      </w:r>
      <w:r w:rsidR="00914F17">
        <w:t>EDB</w:t>
      </w:r>
      <w:r w:rsidR="00914F17">
        <w:rPr>
          <w:rFonts w:hint="eastAsia"/>
        </w:rPr>
        <w:t>}。</w:t>
      </w:r>
    </w:p>
    <w:p w14:paraId="1842B592" w14:textId="735937D6" w:rsidR="00CF772E" w:rsidRDefault="00CF772E" w:rsidP="00FF1393">
      <w:pPr>
        <w:pStyle w:val="ae"/>
        <w:spacing w:beforeLines="0" w:before="0" w:afterLines="0" w:after="0" w:line="400" w:lineRule="exact"/>
        <w:ind w:firstLineChars="0"/>
      </w:pPr>
      <w:r>
        <w:t>针对</w:t>
      </w:r>
      <w:r>
        <w:rPr>
          <w:rFonts w:hint="eastAsia"/>
        </w:rPr>
        <w:t>不可见</w:t>
      </w:r>
      <w:r>
        <w:t>任务，</w:t>
      </w:r>
      <m:oMath>
        <m:sSup>
          <m:sSupPr>
            <m:ctrlPr>
              <w:ins w:id="147" w:author="Wen Lijie" w:date="2015-04-27T20:03:00Z">
                <w:rPr>
                  <w:rFonts w:ascii="Cambria Math" w:hAnsi="Cambria Math"/>
                </w:rPr>
              </w:ins>
            </m:ctrlPr>
          </m:sSupPr>
          <m:e>
            <w:ins w:id="148" w:author="Wen Lijie" w:date="2015-04-27T20:03:00Z">
              <m:r>
                <m:rPr>
                  <m:sty m:val="p"/>
                </m:rPr>
                <w:rPr>
                  <w:rFonts w:ascii="Cambria Math" w:hAnsi="Cambria Math"/>
                </w:rPr>
                <m:t>∝</m:t>
              </m:r>
            </w:ins>
          </m:e>
          <m:sup>
            <w:ins w:id="149" w:author="Wen Lijie" w:date="2015-04-27T20:03:00Z">
              <m:r>
                <m:rPr>
                  <m:sty m:val="p"/>
                </m:rPr>
                <w:rPr>
                  <w:rFonts w:ascii="Cambria Math" w:hAnsi="Cambria Math"/>
                </w:rPr>
                <m:t>#</m:t>
              </m:r>
            </w:ins>
          </m:sup>
        </m:sSup>
      </m:oMath>
      <w:del w:id="150" w:author="Wen Lijie" w:date="2015-04-27T20:03:00Z">
        <w:r w:rsidDel="00A71B87">
          <w:rPr>
            <w:rFonts w:hint="eastAsia"/>
          </w:rPr>
          <w:delText>Alpha</w:delText>
        </w:r>
        <w:r w:rsidDel="00A71B87">
          <w:delText>#</w:delText>
        </w:r>
      </w:del>
      <w:r>
        <w:t>算法引入了</w:t>
      </w:r>
      <w:r>
        <w:rPr>
          <w:rFonts w:hint="eastAsia"/>
        </w:rPr>
        <w:t>任务</w:t>
      </w:r>
      <w:r>
        <w:t>间的</w:t>
      </w:r>
      <w:r>
        <w:rPr>
          <w:rFonts w:hint="eastAsia"/>
        </w:rPr>
        <w:t>虚假</w:t>
      </w:r>
      <w:r>
        <w:t>依赖关系</w:t>
      </w:r>
      <w:r>
        <w:rPr>
          <w:rFonts w:hint="eastAsia"/>
        </w:rPr>
        <w:t>(</w:t>
      </w:r>
      <w:r>
        <w:t>mendacious dependency</w:t>
      </w:r>
      <w:r>
        <w:rPr>
          <w:rFonts w:hint="eastAsia"/>
        </w:rPr>
        <w:t>)</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rPr>
          <w:rFonts w:hint="eastAsia"/>
        </w:rPr>
        <w:t>，并将这种依赖</w:t>
      </w:r>
      <w:del w:id="151" w:author="Wen Lijie" w:date="2015-04-27T19:56:00Z">
        <w:r w:rsidDel="00AB1355">
          <w:delText>依赖</w:delText>
        </w:r>
      </w:del>
      <w:r>
        <w:t>关系与</w:t>
      </w:r>
      <w:r>
        <w:rPr>
          <w:rFonts w:hint="eastAsia"/>
        </w:rPr>
        <w:t>不可见任务</w:t>
      </w:r>
      <w:r>
        <w:t>进行了对应</w:t>
      </w:r>
      <w:r>
        <w:rPr>
          <w:rFonts w:hint="eastAsia"/>
        </w:rPr>
        <w:t>。</w:t>
      </w:r>
    </w:p>
    <w:p w14:paraId="523C6540" w14:textId="68A99514" w:rsidR="00CF772E" w:rsidRDefault="00CF772E" w:rsidP="00FF1393">
      <w:pPr>
        <w:pStyle w:val="ae"/>
        <w:spacing w:beforeLines="0" w:before="0" w:afterLines="0" w:after="0" w:line="400" w:lineRule="exact"/>
      </w:pPr>
      <w:r>
        <w:rPr>
          <w:rFonts w:hint="eastAsia"/>
        </w:rPr>
        <w:t>在</w:t>
      </w:r>
      <m:oMath>
        <m:sSup>
          <m:sSupPr>
            <m:ctrlPr>
              <w:ins w:id="152" w:author="Wen Lijie" w:date="2015-04-27T20:03:00Z">
                <w:rPr>
                  <w:rFonts w:ascii="Cambria Math" w:hAnsi="Cambria Math"/>
                </w:rPr>
              </w:ins>
            </m:ctrlPr>
          </m:sSupPr>
          <m:e>
            <w:ins w:id="153" w:author="Wen Lijie" w:date="2015-04-27T20:03:00Z">
              <m:r>
                <m:rPr>
                  <m:sty m:val="p"/>
                </m:rPr>
                <w:rPr>
                  <w:rFonts w:ascii="Cambria Math" w:hAnsi="Cambria Math"/>
                </w:rPr>
                <m:t>∝</m:t>
              </m:r>
            </w:ins>
          </m:e>
          <m:sup>
            <w:ins w:id="154" w:author="Wen Lijie" w:date="2015-04-27T20:03:00Z">
              <m:r>
                <m:rPr>
                  <m:sty m:val="p"/>
                </m:rPr>
                <w:rPr>
                  <w:rFonts w:ascii="Cambria Math" w:hAnsi="Cambria Math"/>
                </w:rPr>
                <m:t>#</m:t>
              </m:r>
            </w:ins>
          </m:sup>
        </m:sSup>
      </m:oMath>
      <w:del w:id="155" w:author="Wen Lijie" w:date="2015-04-27T20:03:00Z">
        <w:r w:rsidDel="00A71B87">
          <w:rPr>
            <w:rFonts w:hint="eastAsia"/>
          </w:rPr>
          <w:delText>Alpha#</w:delText>
        </w:r>
      </w:del>
      <w:r>
        <w:rPr>
          <w:rFonts w:hint="eastAsia"/>
        </w:rPr>
        <w:t>算法中,通过</w:t>
      </w:r>
      <w:r>
        <w:t>如下的</w:t>
      </w:r>
      <w:r>
        <w:rPr>
          <w:rFonts w:hint="eastAsia"/>
        </w:rPr>
        <w:t>规则</w:t>
      </w:r>
      <w:r>
        <w:t>来</w:t>
      </w:r>
      <m:oMath>
        <m:sSub>
          <m:sSubPr>
            <m:ctrlPr>
              <w:del w:id="156" w:author="Wen Lijie" w:date="2015-04-27T19:56:00Z">
                <w:rPr>
                  <w:rFonts w:ascii="Cambria Math" w:hAnsi="Cambria Math"/>
                </w:rPr>
              </w:del>
            </m:ctrlPr>
          </m:sSubPr>
          <m:e>
            <w:del w:id="157" w:author="Wen Lijie" w:date="2015-04-27T19:56:00Z">
              <m:r>
                <m:rPr>
                  <m:sty m:val="p"/>
                </m:rPr>
                <w:rPr>
                  <w:rFonts w:ascii="Cambria Math" w:hAnsi="Cambria Math"/>
                </w:rPr>
                <m:t>⇝</m:t>
              </m:r>
            </w:del>
          </m:e>
          <m:sub>
            <w:del w:id="158" w:author="Wen Lijie" w:date="2015-04-27T19:56:00Z">
              <m:r>
                <w:rPr>
                  <w:rFonts w:ascii="Cambria Math" w:hAnsi="Cambria Math" w:hint="eastAsia"/>
                </w:rPr>
                <m:t>L</m:t>
              </m:r>
            </w:del>
          </m:sub>
        </m:sSub>
      </m:oMath>
      <w:r>
        <w:rPr>
          <w:rFonts w:hint="eastAsia"/>
        </w:rPr>
        <w:t>发现</w:t>
      </w:r>
      <m:oMath>
        <m:sSub>
          <m:sSubPr>
            <m:ctrlPr>
              <w:ins w:id="159" w:author="Wen Lijie" w:date="2015-04-27T19:56:00Z">
                <w:rPr>
                  <w:rFonts w:ascii="Cambria Math" w:hAnsi="Cambria Math"/>
                </w:rPr>
              </w:ins>
            </m:ctrlPr>
          </m:sSubPr>
          <m:e>
            <w:ins w:id="160" w:author="Wen Lijie" w:date="2015-04-27T19:56:00Z">
              <m:r>
                <m:rPr>
                  <m:sty m:val="p"/>
                </m:rPr>
                <w:rPr>
                  <w:rFonts w:ascii="Cambria Math" w:hAnsi="Cambria Math"/>
                </w:rPr>
                <m:t>⇝</m:t>
              </m:r>
            </w:ins>
          </m:e>
          <m:sub>
            <w:ins w:id="161" w:author="Wen Lijie" w:date="2015-04-27T19:56:00Z">
              <m:r>
                <w:rPr>
                  <w:rFonts w:ascii="Cambria Math" w:hAnsi="Cambria Math" w:hint="eastAsia"/>
                </w:rPr>
                <m:t>L</m:t>
              </m:r>
            </w:ins>
          </m:sub>
        </m:sSub>
      </m:oMath>
      <w:r>
        <w:t>关系</w:t>
      </w:r>
      <w:r>
        <w:rPr>
          <w:rFonts w:hint="eastAsia"/>
        </w:rPr>
        <w:t>：</w:t>
      </w:r>
      <w:commentRangeStart w:id="162"/>
      <w:r>
        <w:t>令</w:t>
      </w:r>
      <m:oMath>
        <m:r>
          <m:rPr>
            <m:sty m:val="p"/>
          </m:rPr>
          <w:rPr>
            <w:rFonts w:ascii="Cambria Math" w:hAnsi="Cambria Math"/>
          </w:rPr>
          <m:t>N</m:t>
        </m:r>
        <m:r>
          <m:rPr>
            <m:sty m:val="p"/>
          </m:rPr>
          <w:rPr>
            <w:rFonts w:ascii="Cambria Math" w:hAnsi="Cambria Math" w:hint="eastAsia"/>
          </w:rPr>
          <m:t>=</m:t>
        </m:r>
        <m:r>
          <m:rPr>
            <m:sty m:val="p"/>
          </m:rPr>
          <w:rPr>
            <w:rFonts w:ascii="Cambria Math" w:hint="eastAsia"/>
          </w:rPr>
          <m:t>(</m:t>
        </m:r>
        <m:r>
          <m:rPr>
            <m:sty m:val="p"/>
          </m:rPr>
          <w:rPr>
            <w:rFonts w:ascii="Cambria Math"/>
          </w:rPr>
          <m:t>P,</m:t>
        </m:r>
        <m:sSub>
          <m:sSubPr>
            <m:ctrlPr>
              <w:rPr>
                <w:rFonts w:ascii="Cambria Math" w:hAnsi="Cambria Math"/>
              </w:rPr>
            </m:ctrlPr>
          </m:sSubPr>
          <m:e>
            <m:r>
              <w:rPr>
                <w:rFonts w:ascii="Cambria Math"/>
              </w:rPr>
              <m:t>T</m:t>
            </m:r>
          </m:e>
          <m:sub>
            <m:r>
              <w:rPr>
                <w:rFonts w:ascii="Cambria Math"/>
              </w:rPr>
              <m:t>V</m:t>
            </m:r>
          </m:sub>
        </m:sSub>
        <m:r>
          <m:rPr>
            <m:sty m:val="p"/>
          </m:rPr>
          <w:rPr>
            <w:rFonts w:ascii="Cambria Math"/>
          </w:rPr>
          <m:t>,</m:t>
        </m:r>
        <m:sSub>
          <m:sSubPr>
            <m:ctrlPr>
              <w:rPr>
                <w:rFonts w:ascii="Cambria Math" w:hAnsi="Cambria Math"/>
              </w:rPr>
            </m:ctrlPr>
          </m:sSubPr>
          <m:e>
            <m:r>
              <w:rPr>
                <w:rFonts w:ascii="Cambria Math"/>
              </w:rPr>
              <m:t>T</m:t>
            </m:r>
          </m:e>
          <m:sub>
            <m:r>
              <w:rPr>
                <w:rFonts w:ascii="Cambria Math"/>
              </w:rPr>
              <m:t>IV</m:t>
            </m:r>
          </m:sub>
        </m:sSub>
        <m:r>
          <m:rPr>
            <m:sty m:val="p"/>
          </m:rPr>
          <w:rPr>
            <w:rFonts w:ascii="Cambria Math"/>
          </w:rPr>
          <m:t>,F)</m:t>
        </m:r>
      </m:oMath>
      <w:r>
        <w:t>是一个</w:t>
      </w:r>
      <w:r w:rsidRPr="00E824A8">
        <w:rPr>
          <w:rFonts w:hint="eastAsia"/>
        </w:rPr>
        <w:t>含有不可见任务的</w:t>
      </w:r>
      <w:r>
        <w:rPr>
          <w:rFonts w:hint="eastAsia"/>
        </w:rPr>
        <w:t>工作流</w:t>
      </w:r>
      <w:r>
        <w:t>模型，</w:t>
      </w:r>
      <m:oMath>
        <m:r>
          <m:rPr>
            <m:sty m:val="p"/>
          </m:rPr>
          <w:rPr>
            <w:rFonts w:ascii="Cambria Math" w:hAnsi="Cambria Math" w:hint="eastAsia"/>
          </w:rPr>
          <m:t>W</m:t>
        </m:r>
        <m:r>
          <m:rPr>
            <m:sty m:val="p"/>
          </m:rPr>
          <w:rPr>
            <w:rFonts w:ascii="Cambria Math" w:hAnsi="Cambria Math"/>
          </w:rPr>
          <m:t>⊆traces</m:t>
        </m:r>
        <m:d>
          <m:dPr>
            <m:ctrlPr>
              <w:rPr>
                <w:rFonts w:ascii="Cambria Math" w:hAnsi="Cambria Math"/>
              </w:rPr>
            </m:ctrlPr>
          </m:dPr>
          <m:e>
            <m:r>
              <m:rPr>
                <m:sty m:val="p"/>
              </m:rPr>
              <w:rPr>
                <w:rFonts w:ascii="Cambria Math" w:hAnsi="Cambria Math"/>
              </w:rPr>
              <m:t>N</m:t>
            </m:r>
          </m:e>
        </m:d>
      </m:oMath>
      <w:r>
        <w:rPr>
          <w:rFonts w:hint="eastAsia"/>
        </w:rPr>
        <w:t>是N的</w:t>
      </w:r>
      <w:r>
        <w:t>事件日志</w:t>
      </w:r>
      <w:commentRangeEnd w:id="162"/>
      <w:r w:rsidR="00D00A0D">
        <w:rPr>
          <w:rStyle w:val="af4"/>
          <w:rFonts w:asciiTheme="minorHAnsi" w:hAnsiTheme="minorHAnsi"/>
        </w:rPr>
        <w:commentReference w:id="162"/>
      </w:r>
      <w:r>
        <w:t>。</w:t>
      </w:r>
      <m:oMath>
        <m:r>
          <m:rPr>
            <m:sty m:val="p"/>
          </m:rPr>
          <w:rPr>
            <w:rFonts w:ascii="Cambria Math" w:hAnsi="Cambria Math"/>
          </w:rPr>
          <m:t>∀a,b∈</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oMath>
    </w:p>
    <w:p w14:paraId="72051F77" w14:textId="77777777" w:rsidR="00CF772E" w:rsidRDefault="00CF772E" w:rsidP="00BB4644">
      <w:pPr>
        <w:pStyle w:val="ae"/>
        <w:spacing w:beforeLines="0" w:before="0" w:afterLines="0" w:after="0" w:line="400" w:lineRule="exact"/>
        <w:ind w:firstLine="519"/>
      </w:pPr>
      <w:r w:rsidRPr="00686E83">
        <w:rPr>
          <w:rFonts w:hint="eastAsia"/>
          <w:b/>
        </w:rPr>
        <w:t>a</w:t>
      </w:r>
      <m:oMath>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r>
          <m:rPr>
            <m:sty m:val="bi"/>
          </m:rPr>
          <w:rPr>
            <w:rFonts w:ascii="Cambria Math" w:hAnsi="Cambria Math"/>
          </w:rPr>
          <m:t>b</m:t>
        </m:r>
        <m:r>
          <w:rPr>
            <w:rFonts w:ascii="Cambria Math" w:hAnsi="Cambria Math"/>
          </w:rPr>
          <m:t xml:space="preserve"> </m:t>
        </m:r>
      </m:oMath>
      <w:r w:rsidRPr="000866A9">
        <w:rPr>
          <w:rFonts w:hint="eastAsia"/>
        </w:rPr>
        <w:t>当且仅当</w:t>
      </w:r>
      <w:r>
        <w:rPr>
          <w:rFonts w:hint="eastAsia"/>
        </w:rPr>
        <w:t>:</w:t>
      </w:r>
    </w:p>
    <w:p w14:paraId="4995028E" w14:textId="77777777" w:rsidR="00CF772E" w:rsidRPr="00E824A8" w:rsidRDefault="00CF772E" w:rsidP="00FF1393">
      <w:pPr>
        <w:pStyle w:val="ae"/>
        <w:spacing w:beforeLines="0" w:before="0" w:afterLines="0" w:after="0" w:line="400" w:lineRule="exact"/>
        <w:rPr>
          <w:i/>
        </w:rPr>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m:t>
        </m:r>
        <m:nary>
          <m:naryPr>
            <m:chr m:val="⋀"/>
            <m:subHide m:val="1"/>
            <m:supHide m:val="1"/>
            <m:ctrlPr>
              <w:rPr>
                <w:rFonts w:ascii="Cambria Math" w:hAnsi="Cambria Math"/>
                <w:i/>
              </w:rPr>
            </m:ctrlPr>
          </m:naryPr>
          <m:sub/>
          <m:sup/>
          <m:e>
            <m:r>
              <w:rPr>
                <w:rFonts w:ascii="Cambria Math" w:hAnsi="Cambria Math"/>
              </w:rPr>
              <m:t>∃x,y∈</m:t>
            </m:r>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m:t>
            </m:r>
          </m:e>
        </m:nary>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y</m:t>
        </m:r>
      </m:oMath>
      <w:r w:rsidRPr="00E824A8">
        <w:rPr>
          <w:rFonts w:hint="eastAsia"/>
          <w:i/>
        </w:rPr>
        <w:t>.</w:t>
      </w:r>
    </w:p>
    <w:p w14:paraId="748FD1D5" w14:textId="42800D9C" w:rsidR="00CF772E" w:rsidRDefault="00CF772E" w:rsidP="00FF1393">
      <w:pPr>
        <w:pStyle w:val="ae"/>
        <w:spacing w:beforeLines="0" w:before="0" w:afterLines="0" w:after="0" w:line="400" w:lineRule="exact"/>
      </w:pPr>
      <w:r>
        <w:rPr>
          <w:noProof/>
        </w:rPr>
        <mc:AlternateContent>
          <mc:Choice Requires="wps">
            <w:drawing>
              <wp:anchor distT="45720" distB="45720" distL="114300" distR="114300" simplePos="0" relativeHeight="251705344" behindDoc="0" locked="0" layoutInCell="1" allowOverlap="1" wp14:anchorId="43E55C9A" wp14:editId="511E5284">
                <wp:simplePos x="0" y="0"/>
                <wp:positionH relativeFrom="margin">
                  <wp:align>right</wp:align>
                </wp:positionH>
                <wp:positionV relativeFrom="paragraph">
                  <wp:posOffset>1408194</wp:posOffset>
                </wp:positionV>
                <wp:extent cx="5273675" cy="1283335"/>
                <wp:effectExtent l="0" t="0" r="3175" b="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675" cy="1283335"/>
                        </a:xfrm>
                        <a:prstGeom prst="rect">
                          <a:avLst/>
                        </a:prstGeom>
                        <a:solidFill>
                          <a:srgbClr val="FFFFFF"/>
                        </a:solidFill>
                        <a:ln w="9525">
                          <a:noFill/>
                          <a:miter lim="800000"/>
                          <a:headEnd/>
                          <a:tailEnd/>
                        </a:ln>
                      </wps:spPr>
                      <wps:txbx>
                        <w:txbxContent>
                          <w:p w14:paraId="738F7BF8" w14:textId="77777777" w:rsidR="00CD7D76" w:rsidRDefault="00CD7D76"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315" cy="984526"/>
                                          </a:xfrm>
                                          <a:prstGeom prst="rect">
                                            <a:avLst/>
                                          </a:prstGeom>
                                        </pic:spPr>
                                      </pic:pic>
                                    </a:graphicData>
                                  </a:graphic>
                                </wp:inline>
                              </w:drawing>
                            </w:r>
                          </w:p>
                          <w:p w14:paraId="6293C5E3" w14:textId="6EBF3597" w:rsidR="00CD7D76" w:rsidRPr="00686E83" w:rsidRDefault="00CD7D76" w:rsidP="00CF772E">
                            <w:pPr>
                              <w:jc w:val="center"/>
                            </w:pPr>
                            <w:r>
                              <w:rPr>
                                <w:rFonts w:hint="eastAsia"/>
                              </w:rPr>
                              <w:t>图</w:t>
                            </w:r>
                            <w:r>
                              <w:rPr>
                                <w:rFonts w:hint="eastAsia"/>
                              </w:rPr>
                              <w:t>2.</w:t>
                            </w:r>
                            <w:r>
                              <w:t xml:space="preserve">7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ins w:id="163" w:author="Wen Lijie" w:date="2015-04-27T20:00:00Z">
                              <w:r>
                                <w:rPr>
                                  <w:rFonts w:hint="eastAsia"/>
                                  <w:b/>
                                </w:rPr>
                                <w:t>关系</w:t>
                              </w:r>
                            </w:ins>
                            <w:r>
                              <w:rPr>
                                <w:rFonts w:hint="eastAsia"/>
                              </w:rPr>
                              <w:t>的</w:t>
                            </w:r>
                            <w:r>
                              <w:t>模型</w:t>
                            </w:r>
                            <w:r>
                              <w:rPr>
                                <w:rFonts w:hint="eastAsia"/>
                              </w:rPr>
                              <w:t>片段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64.05pt;margin-top:110.9pt;width:415.25pt;height:101.05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" stroked="f">
                <v:textbox style="mso-fit-shape-to-text:t">
                  <w:txbxContent>
                    <w:p w14:paraId="738F7BF8" w14:textId="77777777" w:rsidR="00CD7D76" w:rsidRDefault="00CD7D76"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0315" cy="984526"/>
                                    </a:xfrm>
                                    <a:prstGeom prst="rect">
                                      <a:avLst/>
                                    </a:prstGeom>
                                  </pic:spPr>
                                </pic:pic>
                              </a:graphicData>
                            </a:graphic>
                          </wp:inline>
                        </w:drawing>
                      </w:r>
                    </w:p>
                    <w:p w14:paraId="6293C5E3" w14:textId="6EBF3597" w:rsidR="00CD7D76" w:rsidRPr="00686E83" w:rsidRDefault="00CD7D76" w:rsidP="00CF772E">
                      <w:pPr>
                        <w:jc w:val="center"/>
                      </w:pPr>
                      <w:r>
                        <w:rPr>
                          <w:rFonts w:hint="eastAsia"/>
                        </w:rPr>
                        <w:t>图</w:t>
                      </w:r>
                      <w:r>
                        <w:rPr>
                          <w:rFonts w:hint="eastAsia"/>
                        </w:rPr>
                        <w:t>2.</w:t>
                      </w:r>
                      <w:r>
                        <w:t xml:space="preserve">7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ins w:id="169" w:author="Wen Lijie" w:date="2015-04-27T20:00:00Z">
                        <w:r>
                          <w:rPr>
                            <w:rFonts w:hint="eastAsia"/>
                            <w:b/>
                          </w:rPr>
                          <w:t>关系</w:t>
                        </w:r>
                      </w:ins>
                      <w:r>
                        <w:rPr>
                          <w:rFonts w:hint="eastAsia"/>
                        </w:rPr>
                        <w:t>的</w:t>
                      </w:r>
                      <w:r>
                        <w:t>模型</w:t>
                      </w:r>
                      <w:r>
                        <w:rPr>
                          <w:rFonts w:hint="eastAsia"/>
                        </w:rPr>
                        <w:t>片段</w:t>
                      </w:r>
                    </w:p>
                  </w:txbxContent>
                </v:textbox>
                <w10:wrap type="square" anchorx="margin"/>
              </v:shape>
            </w:pict>
          </mc:Fallback>
        </mc:AlternateContent>
      </w:r>
      <w:r>
        <w:rPr>
          <w:rFonts w:hint="eastAsia"/>
        </w:rPr>
        <w:t>在</w:t>
      </w:r>
      <w:r>
        <w:t>图</w:t>
      </w:r>
      <w:r>
        <w:rPr>
          <w:rFonts w:hint="eastAsia"/>
        </w:rPr>
        <w:t>2.</w:t>
      </w:r>
      <w:r w:rsidR="00FF1393">
        <w:t>7</w:t>
      </w:r>
      <w:r>
        <w:rPr>
          <w:rFonts w:hint="eastAsia"/>
        </w:rPr>
        <w:t>所示</w:t>
      </w:r>
      <w:r>
        <w:t>的</w:t>
      </w:r>
      <w:r>
        <w:rPr>
          <w:rFonts w:hint="eastAsia"/>
        </w:rPr>
        <w:t>工作流模型</w:t>
      </w:r>
      <w:r>
        <w:t>片段中，存在一个不可见任务</w:t>
      </w:r>
      <w:r>
        <w:rPr>
          <w:rFonts w:hint="eastAsia"/>
        </w:rPr>
        <w:t>t。如果变迁y与</w:t>
      </w:r>
      <w:r>
        <w:t>变迁</w:t>
      </w:r>
      <w:r>
        <w:rPr>
          <w:rFonts w:hint="eastAsia"/>
        </w:rPr>
        <w:t>x相同</w:t>
      </w:r>
      <w:r>
        <w:t>，那么</w:t>
      </w:r>
      <w:r>
        <w:rPr>
          <w:rFonts w:hint="eastAsia"/>
        </w:rPr>
        <w:t>变迁t是</w:t>
      </w:r>
      <w:r>
        <w:t>一个</w:t>
      </w:r>
      <w:r w:rsidRPr="003B4526">
        <w:t>SHORT-SKIP</w:t>
      </w:r>
      <w:r>
        <w:rPr>
          <w:rFonts w:hint="eastAsia"/>
        </w:rPr>
        <w:t>类型的</w:t>
      </w:r>
      <w:r>
        <w:t>不可见任务。</w:t>
      </w:r>
      <w:r>
        <w:rPr>
          <w:rFonts w:hint="eastAsia"/>
        </w:rPr>
        <w:t>如果变迁</w:t>
      </w:r>
      <w:ins w:id="164" w:author="Wen Lijie" w:date="2015-04-27T20:00:00Z">
        <w:r w:rsidR="006821B8">
          <w:rPr>
            <w:rFonts w:hint="eastAsia"/>
          </w:rPr>
          <w:t>x</w:t>
        </w:r>
      </w:ins>
      <w:del w:id="165" w:author="Wen Lijie" w:date="2015-04-27T20:00:00Z">
        <w:r w:rsidDel="006821B8">
          <w:delText>X</w:delText>
        </w:r>
      </w:del>
      <w:r>
        <w:t>可达</w:t>
      </w:r>
      <w:r>
        <w:rPr>
          <w:rFonts w:hint="eastAsia"/>
        </w:rPr>
        <w:t>变迁</w:t>
      </w:r>
      <w:ins w:id="166" w:author="Wen Lijie" w:date="2015-04-27T20:01:00Z">
        <w:r w:rsidR="006821B8">
          <w:rPr>
            <w:rFonts w:hint="eastAsia"/>
          </w:rPr>
          <w:t>y</w:t>
        </w:r>
      </w:ins>
      <w:del w:id="167" w:author="Wen Lijie" w:date="2015-04-27T20:00:00Z">
        <w:r w:rsidDel="006821B8">
          <w:delText>Y</w:delText>
        </w:r>
      </w:del>
      <w:r>
        <w:t>，那么</w:t>
      </w:r>
      <w:r>
        <w:rPr>
          <w:rFonts w:hint="eastAsia"/>
        </w:rPr>
        <w:t>变迁t是</w:t>
      </w:r>
      <w:r>
        <w:t>一个</w:t>
      </w:r>
      <w:r w:rsidRPr="003B4526">
        <w:rPr>
          <w:rFonts w:hint="eastAsia"/>
        </w:rPr>
        <w:t>LONG</w:t>
      </w:r>
      <w:r w:rsidRPr="003B4526">
        <w:t>-SKIP</w:t>
      </w:r>
      <w:r>
        <w:rPr>
          <w:rFonts w:hint="eastAsia"/>
        </w:rPr>
        <w:t>类型的</w:t>
      </w:r>
      <w:r>
        <w:t>不可见任务。</w:t>
      </w:r>
      <w:r>
        <w:rPr>
          <w:rFonts w:hint="eastAsia"/>
        </w:rPr>
        <w:t>如果变迁a与b相同</w:t>
      </w:r>
      <w:r>
        <w:t>，那么</w:t>
      </w:r>
      <w:r>
        <w:rPr>
          <w:rFonts w:hint="eastAsia"/>
        </w:rPr>
        <w:t>变迁</w:t>
      </w:r>
      <w:r>
        <w:t>t</w:t>
      </w:r>
      <w:r>
        <w:rPr>
          <w:rFonts w:hint="eastAsia"/>
        </w:rPr>
        <w:t>是一个SHORT</w:t>
      </w:r>
      <w:r>
        <w:t>-REDO类型的不可见任务。如果</w:t>
      </w:r>
      <w:r>
        <w:rPr>
          <w:rFonts w:hint="eastAsia"/>
        </w:rPr>
        <w:t>变迁</w:t>
      </w:r>
      <w:r>
        <w:t>b可达变迁</w:t>
      </w:r>
      <w:r>
        <w:rPr>
          <w:rFonts w:hint="eastAsia"/>
        </w:rPr>
        <w:t>a，</w:t>
      </w:r>
      <w:r>
        <w:t>那么变迁t</w:t>
      </w:r>
      <w:r>
        <w:rPr>
          <w:rFonts w:hint="eastAsia"/>
        </w:rPr>
        <w:t>是一个</w:t>
      </w:r>
      <w:r>
        <w:t>LONG-REDO类型的不可见</w:t>
      </w:r>
      <w:r>
        <w:rPr>
          <w:rFonts w:hint="eastAsia"/>
        </w:rPr>
        <w:t>任务</w:t>
      </w:r>
      <w:r>
        <w:t>。</w:t>
      </w:r>
      <w:r>
        <w:rPr>
          <w:rFonts w:hint="eastAsia"/>
        </w:rPr>
        <w:t>如果</w:t>
      </w:r>
      <w:r>
        <w:t>上述的情况都不存在，</w:t>
      </w:r>
      <w:r>
        <w:rPr>
          <w:rFonts w:hint="eastAsia"/>
        </w:rPr>
        <w:t>那么</w:t>
      </w:r>
      <w:r>
        <w:t>变迁</w:t>
      </w:r>
      <w:r>
        <w:rPr>
          <w:rFonts w:hint="eastAsia"/>
        </w:rPr>
        <w:t>t是一个</w:t>
      </w:r>
      <w:r>
        <w:lastRenderedPageBreak/>
        <w:t>SWITCH类型的不可见任务。</w:t>
      </w:r>
    </w:p>
    <w:p w14:paraId="30DE96C9" w14:textId="1120E434" w:rsidR="00CF772E" w:rsidRDefault="00424C0B" w:rsidP="00FF1393">
      <w:pPr>
        <w:pStyle w:val="ae"/>
        <w:spacing w:beforeLines="0" w:before="0" w:afterLines="0" w:after="0" w:line="400" w:lineRule="exact"/>
        <w:ind w:firstLineChars="0"/>
      </w:pPr>
      <m:oMath>
        <m:sSup>
          <m:sSupPr>
            <m:ctrlPr>
              <w:ins w:id="168" w:author="Wen Lijie" w:date="2015-04-27T20:02:00Z">
                <w:rPr>
                  <w:rFonts w:ascii="Cambria Math" w:hAnsi="Cambria Math"/>
                </w:rPr>
              </w:ins>
            </m:ctrlPr>
          </m:sSupPr>
          <m:e>
            <w:ins w:id="169" w:author="Wen Lijie" w:date="2015-04-27T20:02:00Z">
              <m:r>
                <m:rPr>
                  <m:sty m:val="p"/>
                </m:rPr>
                <w:rPr>
                  <w:rFonts w:ascii="Cambria Math" w:hAnsi="Cambria Math"/>
                </w:rPr>
                <m:t>∝</m:t>
              </m:r>
            </w:ins>
          </m:e>
          <m:sup>
            <w:ins w:id="170" w:author="Wen Lijie" w:date="2015-04-27T20:02:00Z">
              <m:r>
                <m:rPr>
                  <m:sty m:val="p"/>
                </m:rPr>
                <w:rPr>
                  <w:rFonts w:ascii="Cambria Math" w:hAnsi="Cambria Math" w:hint="eastAsia"/>
                </w:rPr>
                <m:t>#</m:t>
              </m:r>
            </w:ins>
          </m:sup>
        </m:sSup>
      </m:oMath>
      <w:del w:id="171" w:author="Wen Lijie" w:date="2015-04-27T20:02:00Z">
        <w:r w:rsidR="00CF772E" w:rsidDel="00A71B87">
          <w:rPr>
            <w:rFonts w:hint="eastAsia"/>
          </w:rPr>
          <w:delText>A</w:delText>
        </w:r>
        <w:r w:rsidR="00CF772E" w:rsidDel="00A71B87">
          <w:delText>lpha#</w:delText>
        </w:r>
      </w:del>
      <w:r w:rsidR="00CF772E">
        <w:rPr>
          <w:rFonts w:hint="eastAsia"/>
        </w:rPr>
        <w:t>算法</w:t>
      </w:r>
      <w:r w:rsidR="00CF772E">
        <w:t>在</w:t>
      </w:r>
      <w:r w:rsidR="00CF772E">
        <w:rPr>
          <w:rFonts w:hint="eastAsia"/>
        </w:rPr>
        <w:t>找到虚假</w:t>
      </w:r>
      <w:r w:rsidR="00CF772E">
        <w:t>依赖关系后，将</w:t>
      </w:r>
      <w:r w:rsidR="00CF772E">
        <w:rPr>
          <w:rFonts w:hint="eastAsia"/>
        </w:rPr>
        <w:t>虚假</w:t>
      </w:r>
      <w:r w:rsidR="00CF772E">
        <w:t>依赖关系认为是</w:t>
      </w:r>
      <w:r w:rsidR="00CF772E">
        <w:rPr>
          <w:rFonts w:hint="eastAsia"/>
        </w:rPr>
        <w:t>普通</w:t>
      </w:r>
      <w:r w:rsidR="00CF772E">
        <w:t>的依赖关系</w:t>
      </w:r>
      <w:r w:rsidR="00CF772E">
        <w:rPr>
          <w:rFonts w:hint="eastAsia"/>
        </w:rPr>
        <w:t>“</w:t>
      </w:r>
      <m:oMath>
        <m:r>
          <w:rPr>
            <w:rFonts w:ascii="Cambria Math" w:hAnsi="Cambria Math"/>
          </w:rPr>
          <m:t>→</m:t>
        </m:r>
      </m:oMath>
      <w:r w:rsidR="00CF772E">
        <w:t>”</w:t>
      </w:r>
      <m:oMath>
        <m:r>
          <m:rPr>
            <m:sty m:val="p"/>
          </m:rPr>
          <w:rPr>
            <w:rFonts w:ascii="Cambria Math" w:hAnsi="Cambria Math" w:hint="eastAsia"/>
          </w:rPr>
          <m:t>，</m:t>
        </m:r>
      </m:oMath>
      <w:r w:rsidR="00CF772E">
        <w:rPr>
          <w:rFonts w:hint="eastAsia"/>
        </w:rPr>
        <w:t>并如</w:t>
      </w:r>
      <w:ins w:id="172" w:author="Wen Lijie" w:date="2015-04-27T20:03:00Z">
        <m:oMath>
          <m:r>
            <m:rPr>
              <m:sty m:val="p"/>
            </m:rPr>
            <w:rPr>
              <w:rFonts w:ascii="Cambria Math" w:hAnsi="Cambria Math"/>
            </w:rPr>
            <m:t>∝</m:t>
          </m:r>
        </m:oMath>
      </w:ins>
      <w:del w:id="173" w:author="Wen Lijie" w:date="2015-04-27T20:02:00Z">
        <w:r w:rsidR="00CF772E" w:rsidDel="00A71B87">
          <w:delText>Alpha</w:delText>
        </w:r>
      </w:del>
      <w:r w:rsidR="00CF772E">
        <w:rPr>
          <w:rFonts w:hint="eastAsia"/>
        </w:rPr>
        <w:t>算法</w:t>
      </w:r>
      <w:r w:rsidR="00CF772E">
        <w:t>中的</w:t>
      </w:r>
      <w:r w:rsidR="00CF772E">
        <w:rPr>
          <w:rFonts w:hint="eastAsia"/>
        </w:rPr>
        <w:t>公式来找寻变迁</w:t>
      </w:r>
      <w:r w:rsidR="00CF772E">
        <w:t>、库所</w:t>
      </w:r>
      <w:ins w:id="174" w:author="Wen Lijie" w:date="2015-04-27T20:01:00Z">
        <w:r w:rsidR="00F03DD9">
          <w:rPr>
            <w:rFonts w:hint="eastAsia"/>
          </w:rPr>
          <w:t>、边</w:t>
        </w:r>
      </w:ins>
      <w:r w:rsidR="00CF772E">
        <w:t>集合，并将</w:t>
      </w:r>
      <w:r w:rsidR="00CF772E">
        <w:rPr>
          <w:rFonts w:hint="eastAsia"/>
        </w:rPr>
        <w:t>找到</w:t>
      </w:r>
      <w:ins w:id="175" w:author="Wen Lijie" w:date="2015-04-27T20:01:00Z">
        <w:r w:rsidR="00F03DD9">
          <w:rPr>
            <w:rFonts w:hint="eastAsia"/>
          </w:rPr>
          <w:t>的</w:t>
        </w:r>
      </w:ins>
      <w:r w:rsidR="00CF772E">
        <w:t>集合转换为对应的工作流模型。</w:t>
      </w:r>
    </w:p>
    <w:p w14:paraId="7CC29C93" w14:textId="4B23670C" w:rsidR="00EA71D7" w:rsidRPr="00D21EF8" w:rsidRDefault="00EA71D7" w:rsidP="00D21EF8">
      <w:pPr>
        <w:pStyle w:val="32"/>
        <w:numPr>
          <w:ilvl w:val="2"/>
          <w:numId w:val="3"/>
        </w:numPr>
        <w:rPr>
          <w:rFonts w:ascii="Cambria Math" w:hAnsi="Cambria Math"/>
        </w:rPr>
      </w:pPr>
      <w:r w:rsidRPr="00D21EF8">
        <w:rPr>
          <w:rFonts w:ascii="Cambria Math" w:hAnsi="Cambria Math" w:hint="eastAsia"/>
        </w:rPr>
        <w:t>其他流程挖掘算法</w:t>
      </w:r>
    </w:p>
    <w:p w14:paraId="19EF0672" w14:textId="44F67BC2" w:rsidR="00EA71D7" w:rsidRPr="00EA71D7" w:rsidRDefault="00EC5CEC" w:rsidP="002B00E2">
      <w:pPr>
        <w:pStyle w:val="ae"/>
        <w:spacing w:beforeLines="0" w:before="0" w:afterLines="0" w:after="0" w:line="400" w:lineRule="exact"/>
      </w:pPr>
      <w:r>
        <w:rPr>
          <w:rFonts w:hint="eastAsia"/>
        </w:rPr>
        <w:t>除去</w:t>
      </w:r>
      <w:r w:rsidR="00EA71D7">
        <w:rPr>
          <w:rFonts w:hint="eastAsia"/>
        </w:rPr>
        <w:t>基于推理的</w:t>
      </w:r>
      <w:del w:id="176" w:author="Wen Lijie" w:date="2015-04-27T20:07:00Z">
        <m:oMath>
          <m:r>
            <m:rPr>
              <m:sty m:val="p"/>
            </m:rPr>
            <w:rPr>
              <w:rFonts w:ascii="Cambria Math" w:hAnsi="Cambria Math"/>
            </w:rPr>
            <m:t>∝</m:t>
          </m:r>
        </m:oMath>
        <w:r w:rsidR="00EA71D7" w:rsidDel="00383FA4">
          <w:rPr>
            <w:rFonts w:hint="eastAsia"/>
          </w:rPr>
          <w:delText>，</w:delText>
        </w:r>
      </w:del>
      <w:ins w:id="177" w:author="Wen Lijie" w:date="2015-04-27T20:07:00Z">
        <m:oMath>
          <m:r>
            <m:rPr>
              <m:sty m:val="p"/>
            </m:rPr>
            <w:rPr>
              <w:rFonts w:ascii="Cambria Math" w:hAnsi="Cambria Math"/>
            </w:rPr>
            <m:t>∝</m:t>
          </m:r>
        </m:oMath>
        <w:r w:rsidR="00383FA4">
          <w:rPr>
            <w:rFonts w:hint="eastAsia"/>
          </w:rPr>
          <w:t>、</w:t>
        </w:r>
      </w:ins>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del w:id="178" w:author="Wen Lijie" w:date="2015-04-27T20:07:00Z">
        <w:r w:rsidR="00EA71D7" w:rsidDel="00383FA4">
          <w:rPr>
            <w:rFonts w:hint="eastAsia"/>
          </w:rPr>
          <w:delText>，</w:delText>
        </w:r>
      </w:del>
      <w:ins w:id="179" w:author="Wen Lijie" w:date="2015-04-27T20:07:00Z">
        <w:r w:rsidR="00383FA4">
          <w:rPr>
            <w:rFonts w:hint="eastAsia"/>
          </w:rPr>
          <w:t>、</w:t>
        </w:r>
      </w:ins>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EA71D7">
        <w:t>算法</w:t>
      </w:r>
      <w:r w:rsidR="00EA71D7">
        <w:rPr>
          <w:rFonts w:hint="eastAsia"/>
        </w:rPr>
        <w:t>，</w:t>
      </w:r>
      <w:r>
        <w:rPr>
          <w:rFonts w:hint="eastAsia"/>
        </w:rPr>
        <w:t>本节介绍一些其他的主流流程挖掘算法，包括</w:t>
      </w:r>
      <w:r w:rsidR="000511B2">
        <w:rPr>
          <w:rFonts w:hint="eastAsia"/>
        </w:rPr>
        <w:t>Gene</w:t>
      </w:r>
      <w:r w:rsidR="000511B2">
        <w:t>tic</w:t>
      </w:r>
      <w:ins w:id="180" w:author="Wen Lijie" w:date="2015-04-27T20:08:00Z">
        <w:r w:rsidR="00B5528A">
          <w:rPr>
            <w:rFonts w:hint="eastAsia"/>
          </w:rPr>
          <w:t>、</w:t>
        </w:r>
      </w:ins>
      <w:del w:id="181" w:author="Wen Lijie" w:date="2015-04-27T20:08:00Z">
        <w:r w:rsidR="000511B2" w:rsidDel="00B5528A">
          <w:delText>,</w:delText>
        </w:r>
        <w:r w:rsidR="00BF66D1" w:rsidDel="00B5528A">
          <w:delText xml:space="preserve"> </w:delText>
        </w:r>
      </w:del>
      <w:r w:rsidR="000511B2">
        <w:t>Heuristic</w:t>
      </w:r>
      <w:ins w:id="182" w:author="Wen Lijie" w:date="2015-04-27T20:09:00Z">
        <w:r w:rsidR="00B5528A">
          <w:rPr>
            <w:rFonts w:hint="eastAsia"/>
          </w:rPr>
          <w:t>、</w:t>
        </w:r>
      </w:ins>
      <w:del w:id="183" w:author="Wen Lijie" w:date="2015-04-27T20:09:00Z">
        <w:r w:rsidR="000511B2" w:rsidDel="00B5528A">
          <w:delText>,</w:delText>
        </w:r>
        <w:r w:rsidR="00BF66D1" w:rsidDel="00B5528A">
          <w:delText xml:space="preserve"> </w:delText>
        </w:r>
      </w:del>
      <w:r w:rsidR="000511B2">
        <w:t>Region和ILP算法</w:t>
      </w:r>
      <w:r w:rsidR="000511B2">
        <w:rPr>
          <w:rFonts w:hint="eastAsia"/>
        </w:rPr>
        <w:t>。</w:t>
      </w:r>
    </w:p>
    <w:p w14:paraId="609EBDD1" w14:textId="77777777" w:rsidR="002F3951" w:rsidRDefault="004408D0" w:rsidP="004408D0">
      <w:pPr>
        <w:rPr>
          <w:rFonts w:ascii="Times New Roman" w:hAnsi="Times New Roman" w:cs="Times New Roman"/>
          <w:b/>
          <w:sz w:val="24"/>
          <w:szCs w:val="24"/>
        </w:rPr>
      </w:pPr>
      <w:r w:rsidRPr="00014419">
        <w:rPr>
          <w:rFonts w:ascii="Times New Roman" w:hAnsi="Times New Roman" w:cs="Times New Roman"/>
          <w:b/>
          <w:sz w:val="24"/>
          <w:szCs w:val="24"/>
        </w:rPr>
        <w:t xml:space="preserve">Genetic </w:t>
      </w:r>
      <w:r w:rsidR="002136B0">
        <w:rPr>
          <w:rFonts w:ascii="Times New Roman" w:hAnsi="Times New Roman" w:cs="Times New Roman"/>
          <w:b/>
          <w:sz w:val="24"/>
          <w:szCs w:val="24"/>
        </w:rPr>
        <w:t>算法</w:t>
      </w:r>
    </w:p>
    <w:p w14:paraId="44E4D943" w14:textId="77777777" w:rsidR="00DF392A" w:rsidRPr="00BD647C" w:rsidRDefault="00DF392A" w:rsidP="002B00E2">
      <w:pPr>
        <w:pStyle w:val="ae"/>
        <w:spacing w:beforeLines="0" w:before="0" w:afterLines="0" w:after="0" w:line="400" w:lineRule="exact"/>
      </w:pPr>
      <w:r w:rsidRPr="00BD647C">
        <w:t>Genetic</w:t>
      </w:r>
      <w:r w:rsidR="00B13CBA" w:rsidRPr="00B13CBA">
        <w:rPr>
          <w:vertAlign w:val="superscript"/>
        </w:rPr>
        <w:fldChar w:fldCharType="begin"/>
      </w:r>
      <w:r w:rsidR="00B13CBA" w:rsidRPr="00B13CBA">
        <w:rPr>
          <w:vertAlign w:val="superscript"/>
        </w:rPr>
        <w:instrText xml:space="preserve"> REF _Ref415861090 \r \h </w:instrText>
      </w:r>
      <w:r w:rsidR="00B13CBA">
        <w:rPr>
          <w:vertAlign w:val="superscript"/>
        </w:rPr>
        <w:instrText xml:space="preserve"> \* MERGEFORMAT </w:instrText>
      </w:r>
      <w:r w:rsidR="00B13CBA" w:rsidRPr="00B13CBA">
        <w:rPr>
          <w:vertAlign w:val="superscript"/>
        </w:rPr>
      </w:r>
      <w:r w:rsidR="00B13CBA" w:rsidRPr="00B13CBA">
        <w:rPr>
          <w:vertAlign w:val="superscript"/>
        </w:rPr>
        <w:fldChar w:fldCharType="separate"/>
      </w:r>
      <w:r w:rsidR="00B13CBA" w:rsidRPr="00B13CBA">
        <w:rPr>
          <w:vertAlign w:val="superscript"/>
        </w:rPr>
        <w:t>[22]</w:t>
      </w:r>
      <w:r w:rsidR="00B13CBA" w:rsidRPr="00B13CBA">
        <w:rPr>
          <w:vertAlign w:val="superscript"/>
        </w:rPr>
        <w:fldChar w:fldCharType="end"/>
      </w:r>
      <w:r w:rsidRPr="00BD647C">
        <w:t>算法整合了遗传算法的流程</w:t>
      </w:r>
      <w:r>
        <w:rPr>
          <w:rFonts w:hint="eastAsia"/>
        </w:rPr>
        <w:t>，可以</w:t>
      </w:r>
      <w:r>
        <w:t>进行全局的搜索</w:t>
      </w:r>
      <w:r>
        <w:rPr>
          <w:rFonts w:hint="eastAsia"/>
        </w:rPr>
        <w:t>，</w:t>
      </w:r>
      <w:r w:rsidRPr="00BD647C">
        <w:t>并且可以在一定程度上避免事件日志噪声的影响。而且，通过设置遗传过程中的选择函数，Genetic算法可以对于挖掘以后的结果进行偏好导向。与遗传算法流程类似，Genetic</w:t>
      </w:r>
      <w:r>
        <w:rPr>
          <w:rFonts w:hint="eastAsia"/>
        </w:rPr>
        <w:t>过程挖掘</w:t>
      </w:r>
      <w:r w:rsidRPr="00BD647C">
        <w:t>算法主要有如下</w:t>
      </w:r>
      <w:del w:id="184" w:author="Wen Lijie" w:date="2015-04-27T20:12:00Z">
        <w:r w:rsidRPr="00BD647C" w:rsidDel="00D1714A">
          <w:delText>的</w:delText>
        </w:r>
      </w:del>
      <w:r w:rsidRPr="00BD647C">
        <w:t>几步：</w:t>
      </w:r>
    </w:p>
    <w:p w14:paraId="1A6FAD1E" w14:textId="0A5391AB" w:rsidR="00DF392A" w:rsidRPr="00BD647C" w:rsidRDefault="00DF392A" w:rsidP="002B00E2">
      <w:pPr>
        <w:pStyle w:val="ae"/>
        <w:spacing w:beforeLines="0" w:before="0" w:afterLines="0" w:after="0" w:line="400" w:lineRule="exact"/>
      </w:pPr>
      <w:del w:id="185" w:author="Wen Lijie" w:date="2015-04-27T20:12:00Z">
        <w:r w:rsidRPr="00BD647C" w:rsidDel="00D1714A">
          <w:delText>Genetic算法</w:delText>
        </w:r>
      </w:del>
      <w:r w:rsidRPr="00BD647C">
        <w:t>首先根据事件日志构造初始</w:t>
      </w:r>
      <w:r>
        <w:rPr>
          <w:rFonts w:hint="eastAsia"/>
        </w:rPr>
        <w:t>种群</w:t>
      </w:r>
      <w:r w:rsidRPr="00BD647C">
        <w:t>。初始</w:t>
      </w:r>
      <w:r>
        <w:rPr>
          <w:rFonts w:hint="eastAsia"/>
        </w:rPr>
        <w:t>种群</w:t>
      </w:r>
      <w:r w:rsidRPr="00BD647C">
        <w:t>的构造有两种方法：第一种是根据事件日志中的活动，随机的生成若干过程模型作为初始</w:t>
      </w:r>
      <w:r>
        <w:rPr>
          <w:rFonts w:hint="eastAsia"/>
        </w:rPr>
        <w:t>种群</w:t>
      </w:r>
      <w:r w:rsidRPr="00BD647C">
        <w:t>。第二种方法是根据事件日志，利用一些诸如Heuristics之类高效率的挖掘算法，产生若干过程模型，作为初始</w:t>
      </w:r>
      <w:r>
        <w:rPr>
          <w:rFonts w:hint="eastAsia"/>
        </w:rPr>
        <w:t>种群</w:t>
      </w:r>
      <w:r w:rsidRPr="00BD647C">
        <w:t>。第二种方法相对于第一种方法可以</w:t>
      </w:r>
      <w:ins w:id="186" w:author="Wen Lijie" w:date="2015-04-27T20:13:00Z">
        <w:r w:rsidR="00D1714A">
          <w:rPr>
            <w:rFonts w:hint="eastAsia"/>
          </w:rPr>
          <w:t>在</w:t>
        </w:r>
      </w:ins>
      <w:r w:rsidRPr="00BD647C">
        <w:t>一定程度上减少后续的迭代</w:t>
      </w:r>
      <w:del w:id="187" w:author="Wen Lijie" w:date="2015-04-27T20:13:00Z">
        <w:r w:rsidRPr="00BD647C" w:rsidDel="00D1714A">
          <w:delText>中的</w:delText>
        </w:r>
      </w:del>
      <w:r w:rsidRPr="00BD647C">
        <w:t>次数。</w:t>
      </w:r>
    </w:p>
    <w:p w14:paraId="49512034" w14:textId="073219E1" w:rsidR="00DF392A" w:rsidRPr="00BD647C" w:rsidRDefault="00DF392A" w:rsidP="002B00E2">
      <w:pPr>
        <w:pStyle w:val="ae"/>
        <w:spacing w:beforeLines="0" w:before="0" w:afterLines="0" w:after="0" w:line="400" w:lineRule="exact"/>
      </w:pPr>
      <w:r w:rsidRPr="00BD647C">
        <w:t>在获取初始</w:t>
      </w:r>
      <w:r>
        <w:rPr>
          <w:rFonts w:hint="eastAsia"/>
        </w:rPr>
        <w:t>种群</w:t>
      </w:r>
      <w:r w:rsidRPr="00BD647C">
        <w:t>后，算法的第二步是个体评价，即计算</w:t>
      </w:r>
      <w:r>
        <w:rPr>
          <w:rFonts w:hint="eastAsia"/>
        </w:rPr>
        <w:t>种群</w:t>
      </w:r>
      <w:r w:rsidRPr="00BD647C">
        <w:t>中每个过程</w:t>
      </w:r>
      <w:del w:id="188" w:author="Wen Lijie" w:date="2015-04-27T20:14:00Z">
        <w:r w:rsidRPr="00BD647C" w:rsidDel="00CD7D76">
          <w:delText>模型的适应度</w:delText>
        </w:r>
      </w:del>
      <w:ins w:id="189" w:author="Wen Lijie" w:date="2015-04-27T20:14:00Z">
        <w:r w:rsidR="00CD7D76" w:rsidRPr="00BD647C">
          <w:t>模型的</w:t>
        </w:r>
        <w:commentRangeStart w:id="190"/>
        <w:r w:rsidR="00CD7D76">
          <w:rPr>
            <w:rFonts w:hint="eastAsia"/>
          </w:rPr>
          <w:t>拟合</w:t>
        </w:r>
        <w:r w:rsidR="00CD7D76" w:rsidRPr="00BD647C">
          <w:t>度</w:t>
        </w:r>
      </w:ins>
      <w:commentRangeEnd w:id="190"/>
      <w:ins w:id="191" w:author="Wen Lijie" w:date="2015-04-27T20:17:00Z">
        <w:r w:rsidR="003B7100">
          <w:rPr>
            <w:rStyle w:val="af4"/>
            <w:rFonts w:asciiTheme="minorHAnsi" w:hAnsiTheme="minorHAnsi"/>
          </w:rPr>
          <w:commentReference w:id="190"/>
        </w:r>
      </w:ins>
      <w:r w:rsidRPr="00BD647C">
        <w:t>。过程</w:t>
      </w:r>
      <w:del w:id="193" w:author="Wen Lijie" w:date="2015-04-27T20:14:00Z">
        <w:r w:rsidRPr="00BD647C" w:rsidDel="00CD7D76">
          <w:delText>模型的适应度是通过计算</w:delText>
        </w:r>
      </w:del>
      <w:ins w:id="194" w:author="Wen Lijie" w:date="2015-04-27T20:14:00Z">
        <w:r w:rsidR="00CD7D76" w:rsidRPr="00BD647C">
          <w:t>模型的</w:t>
        </w:r>
        <w:r w:rsidR="00CD7D76">
          <w:rPr>
            <w:rFonts w:hint="eastAsia"/>
          </w:rPr>
          <w:t>拟合</w:t>
        </w:r>
        <w:r w:rsidR="00CD7D76" w:rsidRPr="00BD647C">
          <w:t>度是通过计算</w:t>
        </w:r>
      </w:ins>
      <w:r w:rsidRPr="00BD647C">
        <w:t>事件日志与模型之间的拟合程度</w:t>
      </w:r>
      <w:ins w:id="195" w:author="Wen Lijie" w:date="2015-04-27T20:15:00Z">
        <w:r w:rsidR="001D3007">
          <w:rPr>
            <w:rFonts w:hint="eastAsia"/>
          </w:rPr>
          <w:t>，</w:t>
        </w:r>
      </w:ins>
      <w:del w:id="196" w:author="Wen Lijie" w:date="2015-04-27T20:15:00Z">
        <w:r w:rsidRPr="00BD647C" w:rsidDel="001D3007">
          <w:delText>。</w:delText>
        </w:r>
      </w:del>
      <w:r w:rsidRPr="00BD647C">
        <w:t>即</w:t>
      </w:r>
      <w:del w:id="197" w:author="Wen Lijie" w:date="2015-04-27T20:15:00Z">
        <w:r w:rsidRPr="00BD647C" w:rsidDel="001D3007">
          <w:delText>适应</w:delText>
        </w:r>
      </w:del>
      <w:ins w:id="198" w:author="Wen Lijie" w:date="2015-04-27T20:15:00Z">
        <w:r w:rsidR="001D3007">
          <w:rPr>
            <w:rFonts w:hint="eastAsia"/>
          </w:rPr>
          <w:t>拟合</w:t>
        </w:r>
      </w:ins>
      <w:r w:rsidRPr="00BD647C">
        <w:t>度计算的是事件日志中有多少事件轨迹可以由模型所表达</w:t>
      </w:r>
      <w:del w:id="199" w:author="Wen Lijie" w:date="2015-04-27T20:15:00Z">
        <w:r w:rsidRPr="00BD647C" w:rsidDel="006B1FB8">
          <w:delText>，模型又会表达出多少事件日志所没有的事件轨迹</w:delText>
        </w:r>
      </w:del>
      <w:r w:rsidRPr="00BD647C">
        <w:t>。</w:t>
      </w:r>
    </w:p>
    <w:p w14:paraId="484D4F98" w14:textId="0D2CAA73" w:rsidR="00DF392A" w:rsidRPr="00BD647C" w:rsidRDefault="00DF392A" w:rsidP="002B00E2">
      <w:pPr>
        <w:pStyle w:val="ae"/>
        <w:spacing w:beforeLines="0" w:before="0" w:afterLines="0" w:after="0" w:line="400" w:lineRule="exact"/>
      </w:pPr>
      <w:r w:rsidRPr="00BD647C">
        <w:t>算法的第三步是通过选择运算</w:t>
      </w:r>
      <w:del w:id="200" w:author="Wen Lijie" w:date="2015-04-27T20:16:00Z">
        <w:r w:rsidRPr="00BD647C" w:rsidDel="00E60A3E">
          <w:delText>，</w:delText>
        </w:r>
      </w:del>
      <w:ins w:id="201" w:author="Wen Lijie" w:date="2015-04-27T20:16:00Z">
        <w:r w:rsidR="00E60A3E">
          <w:rPr>
            <w:rFonts w:hint="eastAsia"/>
          </w:rPr>
          <w:t>、</w:t>
        </w:r>
      </w:ins>
      <w:r w:rsidRPr="00BD647C">
        <w:t>交叉运算和变异运算生成下一代</w:t>
      </w:r>
      <w:r>
        <w:rPr>
          <w:rFonts w:hint="eastAsia"/>
        </w:rPr>
        <w:t>种群</w:t>
      </w:r>
      <w:r w:rsidRPr="00BD647C">
        <w:t>。选择运算指在个体评价中，选择</w:t>
      </w:r>
      <w:ins w:id="202" w:author="Wen Lijie" w:date="2015-04-27T20:16:00Z">
        <w:r w:rsidR="00E60A3E">
          <w:rPr>
            <w:rFonts w:hint="eastAsia"/>
          </w:rPr>
          <w:t>拟合</w:t>
        </w:r>
      </w:ins>
      <w:del w:id="203" w:author="Wen Lijie" w:date="2015-04-27T20:16:00Z">
        <w:r w:rsidRPr="00BD647C" w:rsidDel="00E60A3E">
          <w:delText>适应</w:delText>
        </w:r>
      </w:del>
      <w:r w:rsidRPr="00BD647C">
        <w:t>度较高的部分过程模型直接保留到下一代。交叉运算是指将两个或两个以上的过程模型进行重新组合，组成一个新的模型。变异运算是指在过程模型内部修改，生成新的模型。</w:t>
      </w:r>
    </w:p>
    <w:p w14:paraId="58F358DA" w14:textId="7E8A906E" w:rsidR="00DF392A" w:rsidRPr="00BD647C" w:rsidRDefault="00DF392A" w:rsidP="002B00E2">
      <w:pPr>
        <w:pStyle w:val="ae"/>
        <w:spacing w:beforeLines="0" w:before="0" w:afterLines="0" w:after="0" w:line="400" w:lineRule="exact"/>
      </w:pPr>
      <w:r w:rsidRPr="00BD647C">
        <w:t>在获得了下一代的</w:t>
      </w:r>
      <w:r>
        <w:rPr>
          <w:rFonts w:hint="eastAsia"/>
        </w:rPr>
        <w:t>种群</w:t>
      </w:r>
      <w:r w:rsidRPr="00BD647C">
        <w:t>后算法重复第二步和第三步，计算每一代</w:t>
      </w:r>
      <w:r>
        <w:rPr>
          <w:rFonts w:hint="eastAsia"/>
        </w:rPr>
        <w:t>种</w:t>
      </w:r>
      <w:del w:id="204" w:author="Wen Lijie" w:date="2015-04-27T20:16:00Z">
        <w:r w:rsidDel="00EE0E86">
          <w:rPr>
            <w:rFonts w:hint="eastAsia"/>
          </w:rPr>
          <w:delText>群</w:delText>
        </w:r>
        <w:r w:rsidRPr="00BD647C" w:rsidDel="00EE0E86">
          <w:delText>的适应度</w:delText>
        </w:r>
      </w:del>
      <w:ins w:id="205" w:author="Wen Lijie" w:date="2015-04-27T20:16:00Z">
        <w:r w:rsidR="00EE0E86">
          <w:rPr>
            <w:rFonts w:hint="eastAsia"/>
          </w:rPr>
          <w:t>群</w:t>
        </w:r>
        <w:r w:rsidR="00EE0E86" w:rsidRPr="00BD647C">
          <w:t>的</w:t>
        </w:r>
        <w:r w:rsidR="00EE0E86">
          <w:rPr>
            <w:rFonts w:hint="eastAsia"/>
          </w:rPr>
          <w:t>拟合</w:t>
        </w:r>
        <w:r w:rsidR="00EE0E86" w:rsidRPr="00BD647C">
          <w:t>度</w:t>
        </w:r>
      </w:ins>
      <w:r w:rsidRPr="00BD647C">
        <w:t>，直到找到</w:t>
      </w:r>
      <w:ins w:id="206" w:author="Wen Lijie" w:date="2015-04-27T20:17:00Z">
        <w:r w:rsidR="00EE0E86">
          <w:rPr>
            <w:rFonts w:hint="eastAsia"/>
          </w:rPr>
          <w:t>拟合</w:t>
        </w:r>
      </w:ins>
      <w:del w:id="207" w:author="Wen Lijie" w:date="2015-04-27T20:17:00Z">
        <w:r w:rsidRPr="00BD647C" w:rsidDel="00EE0E86">
          <w:delText>适应</w:delText>
        </w:r>
      </w:del>
      <w:r w:rsidRPr="00BD647C">
        <w:t>度最大的过程模型后停止算法，并将</w:t>
      </w:r>
      <w:ins w:id="208" w:author="Wen Lijie" w:date="2015-04-27T20:17:00Z">
        <w:r w:rsidR="00EE0E86">
          <w:rPr>
            <w:rFonts w:hint="eastAsia"/>
          </w:rPr>
          <w:t>拟合</w:t>
        </w:r>
      </w:ins>
      <w:del w:id="209" w:author="Wen Lijie" w:date="2015-04-27T20:17:00Z">
        <w:r w:rsidRPr="00BD647C" w:rsidDel="00EE0E86">
          <w:delText>适应</w:delText>
        </w:r>
      </w:del>
      <w:r w:rsidRPr="00BD647C">
        <w:t>度最大的模型作为结果输出。</w:t>
      </w:r>
    </w:p>
    <w:p w14:paraId="0AA48CD9" w14:textId="2DA636E2" w:rsidR="00DF392A" w:rsidRPr="00BD647C" w:rsidRDefault="00DF392A" w:rsidP="002B00E2">
      <w:pPr>
        <w:pStyle w:val="ae"/>
        <w:spacing w:beforeLines="0" w:before="0" w:afterLines="0" w:after="0" w:line="400" w:lineRule="exact"/>
      </w:pPr>
      <w:r w:rsidRPr="00BD647C">
        <w:t>算法通过进行全局搜索可以获得最优的过程模型。但是考虑到效率</w:t>
      </w:r>
      <w:del w:id="210" w:author="Wen Lijie" w:date="2015-04-27T20:17:00Z">
        <w:r w:rsidRPr="00BD647C" w:rsidDel="009A1D4A">
          <w:delText>的</w:delText>
        </w:r>
      </w:del>
      <w:r w:rsidRPr="00BD647C">
        <w:t>问题，</w:t>
      </w:r>
      <w:del w:id="211" w:author="Wen Lijie" w:date="2015-04-27T20:17:00Z">
        <w:r w:rsidRPr="00BD647C" w:rsidDel="009A1D4A">
          <w:delText>有时算法并不会以找到适应度</w:delText>
        </w:r>
      </w:del>
      <w:ins w:id="212" w:author="Wen Lijie" w:date="2015-04-27T20:17:00Z">
        <w:r w:rsidR="009A1D4A" w:rsidRPr="00BD647C">
          <w:t>有时算法并不会以找到</w:t>
        </w:r>
        <w:r w:rsidR="009A1D4A">
          <w:rPr>
            <w:rFonts w:hint="eastAsia"/>
          </w:rPr>
          <w:t>拟合</w:t>
        </w:r>
        <w:r w:rsidR="009A1D4A" w:rsidRPr="00BD647C">
          <w:t>度</w:t>
        </w:r>
      </w:ins>
      <w:r w:rsidRPr="00BD647C">
        <w:t>最大的模型的方式结束。一种结束算法的方法是在生成给定个数的过程模型后结束，并在生成的所有模型中挑选最适合的模型。另一种结束算法的方法是在满足连续若干代</w:t>
      </w:r>
      <w:r>
        <w:rPr>
          <w:rFonts w:hint="eastAsia"/>
        </w:rPr>
        <w:t>种群</w:t>
      </w:r>
      <w:r w:rsidRPr="00BD647C">
        <w:t>的最大</w:t>
      </w:r>
      <w:ins w:id="213" w:author="Wen Lijie" w:date="2015-04-27T20:18:00Z">
        <w:r w:rsidR="009A1D4A">
          <w:rPr>
            <w:rFonts w:hint="eastAsia"/>
          </w:rPr>
          <w:t>拟合</w:t>
        </w:r>
      </w:ins>
      <w:del w:id="214" w:author="Wen Lijie" w:date="2015-04-27T20:18:00Z">
        <w:r w:rsidRPr="00BD647C" w:rsidDel="009A1D4A">
          <w:delText>适应</w:delText>
        </w:r>
      </w:del>
      <w:r w:rsidRPr="00BD647C">
        <w:t>度呈下降趋势后结束算法。</w:t>
      </w:r>
    </w:p>
    <w:p w14:paraId="65BC18A7" w14:textId="77777777" w:rsidR="00DF392A" w:rsidRPr="00DF392A" w:rsidRDefault="00DF392A" w:rsidP="004408D0">
      <w:pPr>
        <w:rPr>
          <w:rFonts w:ascii="Times New Roman" w:hAnsi="Times New Roman" w:cs="Times New Roman"/>
          <w:b/>
          <w:sz w:val="24"/>
          <w:szCs w:val="24"/>
        </w:rPr>
      </w:pPr>
    </w:p>
    <w:p w14:paraId="7C0AA4DE" w14:textId="77777777" w:rsidR="002F3951" w:rsidRDefault="002136B0" w:rsidP="004408D0">
      <w:pPr>
        <w:rPr>
          <w:rFonts w:ascii="Times New Roman" w:hAnsi="Times New Roman" w:cs="Times New Roman"/>
          <w:b/>
          <w:sz w:val="24"/>
          <w:szCs w:val="24"/>
        </w:rPr>
      </w:pPr>
      <w:r>
        <w:rPr>
          <w:rFonts w:ascii="Times New Roman" w:hAnsi="Times New Roman" w:cs="Times New Roman"/>
          <w:b/>
          <w:sz w:val="24"/>
          <w:szCs w:val="24"/>
        </w:rPr>
        <w:t>H</w:t>
      </w:r>
      <w:r w:rsidR="004408D0" w:rsidRPr="00014419">
        <w:rPr>
          <w:rFonts w:ascii="Times New Roman" w:hAnsi="Times New Roman" w:cs="Times New Roman"/>
          <w:b/>
          <w:sz w:val="24"/>
          <w:szCs w:val="24"/>
        </w:rPr>
        <w:t xml:space="preserve">euristic </w:t>
      </w:r>
      <w:r>
        <w:rPr>
          <w:rFonts w:ascii="Times New Roman" w:hAnsi="Times New Roman" w:cs="Times New Roman"/>
          <w:b/>
          <w:sz w:val="24"/>
          <w:szCs w:val="24"/>
        </w:rPr>
        <w:t>算法</w:t>
      </w:r>
    </w:p>
    <w:p w14:paraId="3F63CF8F" w14:textId="77777777" w:rsidR="00B13CBA" w:rsidRDefault="00B13CBA" w:rsidP="004408D0">
      <w:pPr>
        <w:rPr>
          <w:rFonts w:ascii="Times New Roman" w:hAnsi="Times New Roman" w:cs="Times New Roman"/>
          <w:b/>
          <w:sz w:val="24"/>
          <w:szCs w:val="24"/>
        </w:rPr>
      </w:pPr>
    </w:p>
    <w:p w14:paraId="731E84FA" w14:textId="77777777" w:rsidR="00B13CBA" w:rsidRPr="002B00E2" w:rsidRDefault="00B13CBA" w:rsidP="002B00E2">
      <w:pPr>
        <w:pStyle w:val="ae"/>
        <w:spacing w:beforeLines="0" w:before="0" w:afterLines="0" w:after="0" w:line="400" w:lineRule="exact"/>
      </w:pPr>
      <w:r w:rsidRPr="002B00E2">
        <w:lastRenderedPageBreak/>
        <w:t>Heuristics算法</w:t>
      </w:r>
      <w:r w:rsidR="001646E9" w:rsidRPr="002B00E2">
        <w:rPr>
          <w:vertAlign w:val="superscript"/>
        </w:rPr>
        <w:fldChar w:fldCharType="begin"/>
      </w:r>
      <w:r w:rsidR="001646E9" w:rsidRPr="002B00E2">
        <w:rPr>
          <w:vertAlign w:val="superscript"/>
        </w:rPr>
        <w:instrText xml:space="preserve"> REF _Ref415862826 \r \h  \* MERGEFORMAT </w:instrText>
      </w:r>
      <w:r w:rsidR="001646E9" w:rsidRPr="002B00E2">
        <w:rPr>
          <w:vertAlign w:val="superscript"/>
        </w:rPr>
      </w:r>
      <w:r w:rsidR="001646E9" w:rsidRPr="002B00E2">
        <w:rPr>
          <w:vertAlign w:val="superscript"/>
        </w:rPr>
        <w:fldChar w:fldCharType="separate"/>
      </w:r>
      <w:r w:rsidR="001646E9" w:rsidRPr="002B00E2">
        <w:rPr>
          <w:vertAlign w:val="superscript"/>
        </w:rPr>
        <w:t>[23]</w:t>
      </w:r>
      <w:r w:rsidR="001646E9" w:rsidRPr="002B00E2">
        <w:rPr>
          <w:vertAlign w:val="superscript"/>
        </w:rPr>
        <w:fldChar w:fldCharType="end"/>
      </w:r>
      <w:r w:rsidRPr="002B00E2">
        <w:t>挖掘得到的过程模型</w:t>
      </w:r>
      <w:del w:id="215" w:author="Wen Lijie" w:date="2015-04-27T20:21:00Z">
        <w:r w:rsidRPr="002B00E2" w:rsidDel="00DD4563">
          <w:delText>是</w:delText>
        </w:r>
      </w:del>
      <w:r w:rsidRPr="002B00E2">
        <w:t>以Casual Net</w:t>
      </w:r>
      <w:r w:rsidRPr="002B00E2">
        <w:rPr>
          <w:rFonts w:hint="eastAsia"/>
          <w:vertAlign w:val="superscript"/>
        </w:rPr>
        <w:t>[</w:t>
      </w:r>
      <w:r w:rsidRPr="002B00E2">
        <w:rPr>
          <w:vertAlign w:val="superscript"/>
        </w:rPr>
        <w:t>27</w:t>
      </w:r>
      <w:r w:rsidRPr="002B00E2">
        <w:rPr>
          <w:rFonts w:hint="eastAsia"/>
          <w:vertAlign w:val="superscript"/>
        </w:rPr>
        <w:t>]</w:t>
      </w:r>
      <w:r w:rsidRPr="002B00E2">
        <w:t>的形式保存</w:t>
      </w:r>
      <w:del w:id="216" w:author="Wen Lijie" w:date="2015-04-27T20:21:00Z">
        <w:r w:rsidRPr="002B00E2" w:rsidDel="00DD4563">
          <w:delText>的</w:delText>
        </w:r>
      </w:del>
      <w:r w:rsidRPr="002B00E2">
        <w:t>，Casual Net可以通过一定的规则转换成为Petri网。Heuristics 算法计算过程中考虑了事件日志中每一个事件轨迹的频率，这样在一定程度上可以排除日志中噪声对挖掘结果的影响。Heuristics算法流程主要分为两个步骤。</w:t>
      </w:r>
    </w:p>
    <w:p w14:paraId="74E05777" w14:textId="32E034B2" w:rsidR="00B13CBA" w:rsidRPr="002B00E2" w:rsidRDefault="00B13CBA" w:rsidP="002B00E2">
      <w:pPr>
        <w:pStyle w:val="ae"/>
        <w:spacing w:beforeLines="0" w:before="0" w:afterLines="0" w:after="0" w:line="400" w:lineRule="exact"/>
      </w:pPr>
      <w:r w:rsidRPr="002B00E2">
        <w:t>第一步，Heuristics算法将</w:t>
      </w:r>
      <w:del w:id="217" w:author="Wen Lijie" w:date="2015-04-27T20:22:00Z">
        <w:r w:rsidRPr="002B00E2" w:rsidDel="00362955">
          <w:delText>事物</w:delText>
        </w:r>
      </w:del>
      <w:ins w:id="218" w:author="Wen Lijie" w:date="2015-04-27T20:22:00Z">
        <w:r w:rsidR="00362955">
          <w:rPr>
            <w:rFonts w:hint="eastAsia"/>
          </w:rPr>
          <w:t>事件</w:t>
        </w:r>
      </w:ins>
      <w:r w:rsidRPr="002B00E2">
        <w:t>日志转换为中间结构Dependency Graph</w:t>
      </w:r>
      <w:ins w:id="219" w:author="Wen Lijie" w:date="2015-04-27T20:22:00Z">
        <w:r w:rsidR="00362955">
          <w:rPr>
            <w:rFonts w:hint="eastAsia"/>
          </w:rPr>
          <w:t>（即依赖图）</w:t>
        </w:r>
      </w:ins>
      <w:r w:rsidRPr="002B00E2">
        <w:t>。</w:t>
      </w:r>
      <w:del w:id="220" w:author="Wen Lijie" w:date="2015-04-27T20:23:00Z">
        <w:r w:rsidRPr="002B00E2" w:rsidDel="00362955">
          <w:delText>Dependency Graph</w:delText>
        </w:r>
      </w:del>
      <w:ins w:id="221" w:author="Wen Lijie" w:date="2015-04-27T20:23:00Z">
        <w:r w:rsidR="00362955">
          <w:rPr>
            <w:rFonts w:hint="eastAsia"/>
          </w:rPr>
          <w:t>依赖图</w:t>
        </w:r>
      </w:ins>
      <w:r w:rsidRPr="002B00E2">
        <w:t>是一种图的数据结构，直接反映了</w:t>
      </w:r>
      <w:r w:rsidRPr="002B00E2">
        <w:rPr>
          <w:rFonts w:hint="eastAsia"/>
        </w:rPr>
        <w:t>事件</w:t>
      </w:r>
      <w:r w:rsidRPr="002B00E2">
        <w:t>日志中活动间的拓扑结构。即图中的点是</w:t>
      </w:r>
      <w:del w:id="222" w:author="Wen Lijie" w:date="2015-04-27T20:22:00Z">
        <w:r w:rsidRPr="002B00E2" w:rsidDel="00362955">
          <w:delText>事物</w:delText>
        </w:r>
      </w:del>
      <w:ins w:id="223" w:author="Wen Lijie" w:date="2015-04-27T20:22:00Z">
        <w:r w:rsidR="00362955">
          <w:rPr>
            <w:rFonts w:hint="eastAsia"/>
          </w:rPr>
          <w:t>事件</w:t>
        </w:r>
      </w:ins>
      <w:r w:rsidRPr="002B00E2">
        <w:t>日志中的活动，图中的边代表日志中活动间的顺联关系。通过如下的两个标准，Heuristics算法在依赖图中剔除部分的边，对于</w:t>
      </w:r>
      <w:r w:rsidRPr="002B00E2">
        <w:rPr>
          <w:rFonts w:hint="eastAsia"/>
        </w:rPr>
        <w:t>事件</w:t>
      </w:r>
      <w:r w:rsidRPr="002B00E2">
        <w:t>日志进行降噪：</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469"/>
        <w:gridCol w:w="1179"/>
      </w:tblGrid>
      <w:tr w:rsidR="00B13CBA" w:rsidRPr="002B00E2" w14:paraId="7D3E8F95" w14:textId="77777777" w:rsidTr="007E557C">
        <w:tc>
          <w:tcPr>
            <w:tcW w:w="658" w:type="dxa"/>
            <w:vAlign w:val="center"/>
          </w:tcPr>
          <w:p w14:paraId="5D8858C1" w14:textId="77777777" w:rsidR="00B13CBA" w:rsidRPr="002B00E2" w:rsidRDefault="00B13CBA" w:rsidP="007E557C">
            <w:pPr>
              <w:pStyle w:val="ae"/>
              <w:spacing w:before="120" w:after="120"/>
            </w:pPr>
          </w:p>
        </w:tc>
        <w:tc>
          <w:tcPr>
            <w:tcW w:w="6469" w:type="dxa"/>
            <w:vAlign w:val="center"/>
          </w:tcPr>
          <w:p w14:paraId="52C1CCF0" w14:textId="77777777" w:rsidR="00B13CBA" w:rsidRPr="002B00E2" w:rsidRDefault="00424C0B" w:rsidP="007E557C">
            <w:pPr>
              <w:pStyle w:val="ae"/>
              <w:spacing w:before="120" w:after="120"/>
              <w:jc w:val="left"/>
            </w:pPr>
            <m:oMathPara>
              <m:oMath>
                <m:d>
                  <m:dPr>
                    <m:begChr m:val="|"/>
                    <m:endChr m:val="|"/>
                    <m:ctrlPr>
                      <w:rPr>
                        <w:rFonts w:ascii="Cambria Math" w:hAnsi="Cambria Math"/>
                      </w:rPr>
                    </m:ctrlPr>
                  </m:dPr>
                  <m:e>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σ∈L</m:t>
                    </m:r>
                  </m:sub>
                  <m:sup/>
                  <m:e>
                    <m:r>
                      <m:rPr>
                        <m:sty m:val="p"/>
                      </m:rPr>
                      <w:rPr>
                        <w:rFonts w:ascii="Cambria Math" w:hAnsi="Cambria Math"/>
                      </w:rPr>
                      <m:t>L(σ)×|{1≤i&lt;|σ||σ</m:t>
                    </m:r>
                    <m:d>
                      <m:dPr>
                        <m:ctrlPr>
                          <w:rPr>
                            <w:rFonts w:ascii="Cambria Math" w:hAnsi="Cambria Math"/>
                          </w:rPr>
                        </m:ctrlPr>
                      </m:dPr>
                      <m:e>
                        <m:r>
                          <m:rPr>
                            <m:sty m:val="p"/>
                          </m:rPr>
                          <w:rPr>
                            <w:rFonts w:ascii="Cambria Math" w:hAnsi="Cambria Math"/>
                          </w:rPr>
                          <m:t>i</m:t>
                        </m:r>
                      </m:e>
                    </m:d>
                    <m:r>
                      <m:rPr>
                        <m:sty m:val="p"/>
                      </m:rPr>
                      <w:rPr>
                        <w:rFonts w:ascii="Cambria Math" w:hAnsi="Cambria Math"/>
                      </w:rPr>
                      <m:t>=a⋀σ</m:t>
                    </m:r>
                    <m:d>
                      <m:dPr>
                        <m:ctrlPr>
                          <w:rPr>
                            <w:rFonts w:ascii="Cambria Math" w:hAnsi="Cambria Math"/>
                          </w:rPr>
                        </m:ctrlPr>
                      </m:dPr>
                      <m:e>
                        <m:r>
                          <m:rPr>
                            <m:sty m:val="p"/>
                          </m:rPr>
                          <w:rPr>
                            <w:rFonts w:ascii="Cambria Math" w:hAnsi="Cambria Math"/>
                          </w:rPr>
                          <m:t>i+1</m:t>
                        </m:r>
                      </m:e>
                    </m:d>
                    <m:r>
                      <m:rPr>
                        <m:sty m:val="p"/>
                      </m:rPr>
                      <w:rPr>
                        <w:rFonts w:ascii="Cambria Math" w:hAnsi="Cambria Math"/>
                      </w:rPr>
                      <m:t>=b}|</m:t>
                    </m:r>
                  </m:e>
                </m:nary>
              </m:oMath>
            </m:oMathPara>
          </w:p>
        </w:tc>
        <w:tc>
          <w:tcPr>
            <w:tcW w:w="1179" w:type="dxa"/>
            <w:vAlign w:val="center"/>
          </w:tcPr>
          <w:p w14:paraId="6FDFF172" w14:textId="77777777" w:rsidR="00B13CBA" w:rsidRPr="002B00E2" w:rsidRDefault="00B13CBA" w:rsidP="007E557C">
            <w:pPr>
              <w:pStyle w:val="ae"/>
              <w:spacing w:before="120" w:after="120"/>
            </w:pPr>
            <w:r w:rsidRPr="002B00E2">
              <w:rPr>
                <w:rFonts w:hint="eastAsia"/>
              </w:rPr>
              <w:t>2</w:t>
            </w:r>
            <w:r w:rsidRPr="002B00E2">
              <w:t>-2</w:t>
            </w:r>
          </w:p>
        </w:tc>
      </w:tr>
      <w:tr w:rsidR="00B13CBA" w:rsidRPr="002B00E2" w14:paraId="64A1AE0E" w14:textId="77777777" w:rsidTr="007E557C">
        <w:tc>
          <w:tcPr>
            <w:tcW w:w="658" w:type="dxa"/>
            <w:vAlign w:val="center"/>
          </w:tcPr>
          <w:p w14:paraId="641739FE" w14:textId="77777777" w:rsidR="00B13CBA" w:rsidRPr="002B00E2" w:rsidRDefault="00B13CBA" w:rsidP="007E557C">
            <w:pPr>
              <w:pStyle w:val="ae"/>
              <w:spacing w:before="120" w:after="120"/>
            </w:pPr>
          </w:p>
        </w:tc>
        <w:tc>
          <w:tcPr>
            <w:tcW w:w="6469" w:type="dxa"/>
            <w:vAlign w:val="center"/>
          </w:tcPr>
          <w:p w14:paraId="6A18B0A5" w14:textId="3B0F6791" w:rsidR="00B13CBA" w:rsidRPr="002B00E2" w:rsidRDefault="00B13CBA" w:rsidP="007E557C">
            <w:pPr>
              <w:pStyle w:val="ae"/>
              <w:spacing w:before="120" w:after="120"/>
            </w:pPr>
            <w:r w:rsidRPr="002B00E2">
              <w:t>|</w:t>
            </w:r>
            <w:proofErr w:type="gramStart"/>
            <m:oMath>
              <m:r>
                <m:rPr>
                  <m:sty m:val="p"/>
                </m:rPr>
                <w:rPr>
                  <w:rFonts w:ascii="Cambria Math" w:hAnsi="Cambria Math"/>
                </w:rPr>
                <m:t>a</m:t>
              </m:r>
              <w:proofErr w:type="gramEnd"/>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w:del w:id="224" w:author="Wen Lijie" w:date="2015-04-27T20:24:00Z">
                                <m:r>
                                  <m:rPr>
                                    <m:sty m:val="p"/>
                                  </m:rPr>
                                  <w:rPr>
                                    <w:rFonts w:ascii="Cambria Math" w:hAnsi="Cambria Math"/>
                                  </w:rPr>
                                  <m:t>a</m:t>
                                </m:r>
                              </w:del>
                            </m:sub>
                          </m:sSub>
                          <w:ins w:id="225" w:author="Wen Lijie" w:date="2015-04-27T20:24:00Z">
                            <m:r>
                              <m:rPr>
                                <m:sty m:val="p"/>
                              </m:rPr>
                              <w:rPr>
                                <w:rFonts w:ascii="Cambria Math" w:hAnsi="Cambria Math"/>
                              </w:rPr>
                              <m:t>a</m:t>
                            </m:r>
                          </w:ins>
                          <m:r>
                            <m:rPr>
                              <m:sty m:val="p"/>
                            </m:rPr>
                            <w:rPr>
                              <w:rFonts w:ascii="Cambria Math" w:hAnsi="Cambria Math"/>
                            </w:rPr>
                            <m:t>|</m:t>
                          </m:r>
                        </m:num>
                        <m:den>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if a≠b</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 xml:space="preserve"> if a=b</m:t>
                      </m:r>
                    </m:e>
                  </m:eqArr>
                </m:e>
              </m:d>
            </m:oMath>
          </w:p>
        </w:tc>
        <w:tc>
          <w:tcPr>
            <w:tcW w:w="1179" w:type="dxa"/>
            <w:vAlign w:val="center"/>
          </w:tcPr>
          <w:p w14:paraId="503D8EF2" w14:textId="77777777" w:rsidR="00B13CBA" w:rsidRPr="002B00E2" w:rsidRDefault="00B13CBA" w:rsidP="007E557C">
            <w:pPr>
              <w:pStyle w:val="ae"/>
              <w:spacing w:before="120" w:after="120"/>
            </w:pPr>
            <w:r w:rsidRPr="002B00E2">
              <w:rPr>
                <w:rFonts w:hint="eastAsia"/>
              </w:rPr>
              <w:t>2</w:t>
            </w:r>
            <w:r w:rsidRPr="002B00E2">
              <w:t>-3</w:t>
            </w:r>
          </w:p>
        </w:tc>
      </w:tr>
    </w:tbl>
    <w:p w14:paraId="299F4E9E" w14:textId="04C20520" w:rsidR="00B13CBA" w:rsidRPr="002B00E2" w:rsidRDefault="00B13CBA" w:rsidP="002B00E2">
      <w:pPr>
        <w:spacing w:line="400" w:lineRule="exact"/>
        <w:rPr>
          <w:rFonts w:ascii="Times New Roman" w:hAnsi="Times New Roman" w:cs="Times New Roman"/>
          <w:b/>
          <w:sz w:val="24"/>
          <w:szCs w:val="24"/>
        </w:rPr>
      </w:pPr>
      <w:r w:rsidRPr="002B00E2">
        <w:rPr>
          <w:sz w:val="24"/>
          <w:szCs w:val="24"/>
        </w:rPr>
        <w:t>获得</w:t>
      </w:r>
      <w:r w:rsidRPr="002B00E2">
        <w:rPr>
          <w:rFonts w:hint="eastAsia"/>
          <w:sz w:val="24"/>
          <w:szCs w:val="24"/>
        </w:rPr>
        <w:t>事件</w:t>
      </w:r>
      <w:r w:rsidRPr="002B00E2">
        <w:rPr>
          <w:sz w:val="24"/>
          <w:szCs w:val="24"/>
        </w:rPr>
        <w:t>日志对应的依赖图后，</w:t>
      </w:r>
      <w:r w:rsidRPr="002B00E2">
        <w:rPr>
          <w:sz w:val="24"/>
          <w:szCs w:val="24"/>
        </w:rPr>
        <w:t>Heuristics</w:t>
      </w:r>
      <w:r w:rsidRPr="002B00E2">
        <w:rPr>
          <w:sz w:val="24"/>
          <w:szCs w:val="24"/>
        </w:rPr>
        <w:t>算法第二步将依赖图转换为</w:t>
      </w:r>
      <w:r w:rsidRPr="002B00E2">
        <w:rPr>
          <w:sz w:val="24"/>
          <w:szCs w:val="24"/>
        </w:rPr>
        <w:t xml:space="preserve">Casual Net. Casual Net </w:t>
      </w:r>
      <w:r w:rsidRPr="002B00E2">
        <w:rPr>
          <w:sz w:val="24"/>
          <w:szCs w:val="24"/>
        </w:rPr>
        <w:t>是一个六元组</w:t>
      </w:r>
      <w:r w:rsidRPr="002B00E2">
        <w:rPr>
          <w:sz w:val="24"/>
          <w:szCs w:val="24"/>
        </w:rPr>
        <w:t>(</w:t>
      </w:r>
      <m:oMath>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r>
          <m:rPr>
            <m:sty m:val="p"/>
          </m:rPr>
          <w:rPr>
            <w:rFonts w:ascii="Cambria Math" w:hAnsi="Cambria Math"/>
            <w:sz w:val="24"/>
            <w:szCs w:val="24"/>
          </w:rPr>
          <m:t>,D,I,O)</m:t>
        </m:r>
      </m:oMath>
      <w:r w:rsidRPr="002B00E2">
        <w:rPr>
          <w:sz w:val="24"/>
          <w:szCs w:val="24"/>
        </w:rPr>
        <w:t>。其中</w:t>
      </w:r>
      <w:r w:rsidRPr="002B00E2">
        <w:rPr>
          <w:sz w:val="24"/>
          <w:szCs w:val="24"/>
        </w:rPr>
        <w:t>A</w:t>
      </w:r>
      <w:r w:rsidRPr="002B00E2">
        <w:rPr>
          <w:sz w:val="24"/>
          <w:szCs w:val="24"/>
        </w:rPr>
        <w:t>代表活动的集合，在事件日志中已经有所定义。</w:t>
      </w: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oMath>
      <w:r w:rsidRPr="002B00E2">
        <w:rPr>
          <w:sz w:val="24"/>
          <w:szCs w:val="24"/>
        </w:rPr>
        <w:t>代表模型的初始活动和终结活动，可以通过人为进行设置。</w:t>
      </w:r>
      <w:r w:rsidRPr="002B00E2">
        <w:rPr>
          <w:sz w:val="24"/>
          <w:szCs w:val="24"/>
        </w:rPr>
        <w:t>D</w:t>
      </w:r>
      <w:r w:rsidRPr="002B00E2">
        <w:rPr>
          <w:sz w:val="24"/>
          <w:szCs w:val="24"/>
        </w:rPr>
        <w:t>指活动间的依赖关系，这一部分可以通过算法上一步生成的依赖图直接获得。</w:t>
      </w:r>
      <w:r w:rsidRPr="002B00E2">
        <w:rPr>
          <w:sz w:val="24"/>
          <w:szCs w:val="24"/>
        </w:rPr>
        <w:t>I</w:t>
      </w:r>
      <w:r w:rsidRPr="002B00E2">
        <w:rPr>
          <w:sz w:val="24"/>
          <w:szCs w:val="24"/>
        </w:rPr>
        <w:t>和</w:t>
      </w:r>
      <w:r w:rsidRPr="002B00E2">
        <w:rPr>
          <w:sz w:val="24"/>
          <w:szCs w:val="24"/>
        </w:rPr>
        <w:t>O</w:t>
      </w:r>
      <w:r w:rsidRPr="002B00E2">
        <w:rPr>
          <w:sz w:val="24"/>
          <w:szCs w:val="24"/>
        </w:rPr>
        <w:t>分别指每个</w:t>
      </w:r>
      <w:r w:rsidRPr="002B00E2">
        <w:rPr>
          <w:rFonts w:hint="eastAsia"/>
          <w:sz w:val="24"/>
          <w:szCs w:val="24"/>
        </w:rPr>
        <w:t>活动</w:t>
      </w:r>
      <w:del w:id="226" w:author="Wen Lijie" w:date="2015-04-27T20:24:00Z">
        <w:r w:rsidRPr="002B00E2" w:rsidDel="00192282">
          <w:rPr>
            <w:sz w:val="24"/>
            <w:szCs w:val="24"/>
          </w:rPr>
          <w:delText>的前驱活动集合和后继活动结合</w:delText>
        </w:r>
      </w:del>
      <w:ins w:id="227" w:author="Wen Lijie" w:date="2015-04-27T20:24:00Z">
        <w:r w:rsidR="00192282" w:rsidRPr="002B00E2">
          <w:rPr>
            <w:sz w:val="24"/>
            <w:szCs w:val="24"/>
          </w:rPr>
          <w:t>的前驱活动集合和后继活动</w:t>
        </w:r>
        <w:r w:rsidR="00192282">
          <w:rPr>
            <w:rFonts w:hint="eastAsia"/>
            <w:sz w:val="24"/>
            <w:szCs w:val="24"/>
          </w:rPr>
          <w:t>集合</w:t>
        </w:r>
      </w:ins>
      <w:r w:rsidRPr="002B00E2">
        <w:rPr>
          <w:sz w:val="24"/>
          <w:szCs w:val="24"/>
        </w:rPr>
        <w:t>。根据</w:t>
      </w:r>
      <w:r w:rsidRPr="002B00E2">
        <w:rPr>
          <w:sz w:val="24"/>
          <w:szCs w:val="24"/>
        </w:rPr>
        <w:t>Casual Net</w:t>
      </w:r>
      <w:r w:rsidRPr="002B00E2">
        <w:rPr>
          <w:sz w:val="24"/>
          <w:szCs w:val="24"/>
        </w:rPr>
        <w:t>的定义，我们发现组成</w:t>
      </w:r>
      <w:r w:rsidRPr="002B00E2">
        <w:rPr>
          <w:sz w:val="24"/>
          <w:szCs w:val="24"/>
        </w:rPr>
        <w:t>Casual Net</w:t>
      </w:r>
      <w:r w:rsidRPr="002B00E2">
        <w:rPr>
          <w:sz w:val="24"/>
          <w:szCs w:val="24"/>
        </w:rPr>
        <w:t>的六元组中，只有</w:t>
      </w:r>
      <w:r w:rsidRPr="002B00E2">
        <w:rPr>
          <w:sz w:val="24"/>
          <w:szCs w:val="24"/>
        </w:rPr>
        <w:t>I</w:t>
      </w:r>
      <w:r w:rsidRPr="002B00E2">
        <w:rPr>
          <w:sz w:val="24"/>
          <w:szCs w:val="24"/>
        </w:rPr>
        <w:t>和</w:t>
      </w:r>
      <w:r w:rsidRPr="002B00E2">
        <w:rPr>
          <w:sz w:val="24"/>
          <w:szCs w:val="24"/>
        </w:rPr>
        <w:t>O</w:t>
      </w:r>
      <w:r w:rsidRPr="002B00E2">
        <w:rPr>
          <w:sz w:val="24"/>
          <w:szCs w:val="24"/>
        </w:rPr>
        <w:t>是</w:t>
      </w:r>
      <w:del w:id="228" w:author="Wen Lijie" w:date="2015-04-27T20:25:00Z">
        <w:r w:rsidRPr="002B00E2" w:rsidDel="002426BB">
          <w:rPr>
            <w:sz w:val="24"/>
            <w:szCs w:val="24"/>
          </w:rPr>
          <w:delText>在</w:delText>
        </w:r>
      </w:del>
      <w:r w:rsidRPr="002B00E2">
        <w:rPr>
          <w:sz w:val="24"/>
          <w:szCs w:val="24"/>
        </w:rPr>
        <w:t>需要</w:t>
      </w:r>
      <w:ins w:id="229" w:author="Wen Lijie" w:date="2015-04-27T20:25:00Z">
        <w:r w:rsidR="002426BB">
          <w:rPr>
            <w:rFonts w:hint="eastAsia"/>
            <w:sz w:val="24"/>
            <w:szCs w:val="24"/>
          </w:rPr>
          <w:t>进一步</w:t>
        </w:r>
      </w:ins>
      <w:r w:rsidRPr="002B00E2">
        <w:rPr>
          <w:sz w:val="24"/>
          <w:szCs w:val="24"/>
        </w:rPr>
        <w:t>确定的。在这一步骤中，</w:t>
      </w:r>
      <w:r w:rsidRPr="002B00E2">
        <w:rPr>
          <w:sz w:val="24"/>
          <w:szCs w:val="24"/>
        </w:rPr>
        <w:t>Heuristics</w:t>
      </w:r>
      <w:r w:rsidRPr="002B00E2">
        <w:rPr>
          <w:sz w:val="24"/>
          <w:szCs w:val="24"/>
        </w:rPr>
        <w:t>算法再一次考虑事件日志中的每个事件轨迹的出现频率，对于每个活动，算法仅将发生了具有一定频率的事件轨迹中的前后顺序的活动添加到</w:t>
      </w:r>
      <w:r w:rsidRPr="002B00E2">
        <w:rPr>
          <w:sz w:val="24"/>
          <w:szCs w:val="24"/>
        </w:rPr>
        <w:t>I</w:t>
      </w:r>
      <w:r w:rsidRPr="002B00E2">
        <w:rPr>
          <w:sz w:val="24"/>
          <w:szCs w:val="24"/>
        </w:rPr>
        <w:t>和</w:t>
      </w:r>
      <w:r w:rsidRPr="002B00E2">
        <w:rPr>
          <w:sz w:val="24"/>
          <w:szCs w:val="24"/>
        </w:rPr>
        <w:t>O</w:t>
      </w:r>
      <w:r w:rsidRPr="002B00E2">
        <w:rPr>
          <w:sz w:val="24"/>
          <w:szCs w:val="24"/>
        </w:rPr>
        <w:t>集合。当</w:t>
      </w:r>
      <w:r w:rsidRPr="002B00E2">
        <w:rPr>
          <w:sz w:val="24"/>
          <w:szCs w:val="24"/>
        </w:rPr>
        <w:t>Casual Net</w:t>
      </w:r>
      <w:r w:rsidRPr="002B00E2">
        <w:rPr>
          <w:sz w:val="24"/>
          <w:szCs w:val="24"/>
        </w:rPr>
        <w:t>中每个元素都确定了以后，算法结束，生成的</w:t>
      </w:r>
      <w:r w:rsidRPr="002B00E2">
        <w:rPr>
          <w:sz w:val="24"/>
          <w:szCs w:val="24"/>
        </w:rPr>
        <w:t>Casual Net</w:t>
      </w:r>
      <w:r w:rsidRPr="002B00E2">
        <w:rPr>
          <w:sz w:val="24"/>
          <w:szCs w:val="24"/>
        </w:rPr>
        <w:t>即为事件日志的挖掘结果。</w:t>
      </w:r>
    </w:p>
    <w:p w14:paraId="5F97BCB8" w14:textId="77777777" w:rsidR="00B13CBA" w:rsidRPr="00014419" w:rsidRDefault="00B13CBA" w:rsidP="004408D0">
      <w:pPr>
        <w:rPr>
          <w:rFonts w:ascii="Times New Roman" w:hAnsi="Times New Roman" w:cs="Times New Roman"/>
          <w:b/>
          <w:sz w:val="24"/>
          <w:szCs w:val="24"/>
        </w:rPr>
      </w:pPr>
    </w:p>
    <w:p w14:paraId="5B2FB6F5" w14:textId="77777777" w:rsidR="004408D0" w:rsidRDefault="002136B0" w:rsidP="004408D0">
      <w:pPr>
        <w:rPr>
          <w:rFonts w:ascii="Times New Roman" w:hAnsi="Times New Roman" w:cs="Times New Roman"/>
          <w:b/>
          <w:sz w:val="24"/>
          <w:szCs w:val="24"/>
        </w:rPr>
      </w:pPr>
      <w:r>
        <w:rPr>
          <w:rFonts w:ascii="Times New Roman" w:hAnsi="Times New Roman" w:cs="Times New Roman"/>
          <w:b/>
          <w:sz w:val="24"/>
          <w:szCs w:val="24"/>
        </w:rPr>
        <w:t>R</w:t>
      </w:r>
      <w:r w:rsidR="00014419" w:rsidRPr="00014419">
        <w:rPr>
          <w:rFonts w:ascii="Times New Roman" w:hAnsi="Times New Roman" w:cs="Times New Roman"/>
          <w:b/>
          <w:sz w:val="24"/>
          <w:szCs w:val="24"/>
        </w:rPr>
        <w:t>egi</w:t>
      </w:r>
      <w:r w:rsidR="004408D0" w:rsidRPr="00014419">
        <w:rPr>
          <w:rFonts w:ascii="Times New Roman" w:hAnsi="Times New Roman" w:cs="Times New Roman"/>
          <w:b/>
          <w:sz w:val="24"/>
          <w:szCs w:val="24"/>
        </w:rPr>
        <w:t>on</w:t>
      </w:r>
      <w:r>
        <w:rPr>
          <w:rFonts w:ascii="Times New Roman" w:hAnsi="Times New Roman" w:cs="Times New Roman"/>
          <w:b/>
          <w:sz w:val="24"/>
          <w:szCs w:val="24"/>
        </w:rPr>
        <w:t xml:space="preserve"> </w:t>
      </w:r>
      <w:r>
        <w:rPr>
          <w:rFonts w:ascii="Times New Roman" w:hAnsi="Times New Roman" w:cs="Times New Roman"/>
          <w:b/>
          <w:sz w:val="24"/>
          <w:szCs w:val="24"/>
        </w:rPr>
        <w:t>算法</w:t>
      </w:r>
    </w:p>
    <w:p w14:paraId="508AC638" w14:textId="5AF66FF2" w:rsidR="00F50C14" w:rsidRPr="00D67E27" w:rsidRDefault="00F50C14" w:rsidP="00F50C14">
      <w:pPr>
        <w:pStyle w:val="ae"/>
        <w:spacing w:beforeLines="0" w:before="0" w:afterLines="0" w:after="0" w:line="400" w:lineRule="exact"/>
      </w:pPr>
      <w:r w:rsidRPr="00D67E27">
        <w:t>Region</w:t>
      </w:r>
      <w:r w:rsidR="004E48EC" w:rsidRPr="004E48EC">
        <w:rPr>
          <w:vertAlign w:val="superscript"/>
        </w:rPr>
        <w:fldChar w:fldCharType="begin"/>
      </w:r>
      <w:r w:rsidR="004E48EC" w:rsidRPr="004E48EC">
        <w:rPr>
          <w:vertAlign w:val="superscript"/>
        </w:rPr>
        <w:instrText xml:space="preserve"> REF _Ref415862845 \r \h </w:instrText>
      </w:r>
      <w:r w:rsidR="004E48EC">
        <w:rPr>
          <w:vertAlign w:val="superscript"/>
        </w:rPr>
        <w:instrText xml:space="preserve"> \* MERGEFORMAT </w:instrText>
      </w:r>
      <w:r w:rsidR="004E48EC" w:rsidRPr="004E48EC">
        <w:rPr>
          <w:vertAlign w:val="superscript"/>
        </w:rPr>
      </w:r>
      <w:r w:rsidR="004E48EC" w:rsidRPr="004E48EC">
        <w:rPr>
          <w:vertAlign w:val="superscript"/>
        </w:rPr>
        <w:fldChar w:fldCharType="separate"/>
      </w:r>
      <w:r w:rsidR="004E48EC" w:rsidRPr="004E48EC">
        <w:rPr>
          <w:vertAlign w:val="superscript"/>
        </w:rPr>
        <w:t>[24]</w:t>
      </w:r>
      <w:r w:rsidR="004E48EC" w:rsidRPr="004E48EC">
        <w:rPr>
          <w:vertAlign w:val="superscript"/>
        </w:rPr>
        <w:fldChar w:fldCharType="end"/>
      </w:r>
      <w:r w:rsidRPr="00D67E27">
        <w:t>算法</w:t>
      </w:r>
      <w:r w:rsidR="002F4E0A">
        <w:t>是一种基于区域</w:t>
      </w:r>
      <w:r w:rsidR="002F4E0A">
        <w:rPr>
          <w:rFonts w:hint="eastAsia"/>
        </w:rPr>
        <w:t>(</w:t>
      </w:r>
      <w:r w:rsidR="002F4E0A">
        <w:t>region</w:t>
      </w:r>
      <w:r w:rsidR="002F4E0A">
        <w:rPr>
          <w:rFonts w:hint="eastAsia"/>
        </w:rPr>
        <w:t>)</w:t>
      </w:r>
      <w:r w:rsidR="002F4E0A">
        <w:t>的业务流程挖掘算法</w:t>
      </w:r>
      <w:r w:rsidR="002F4E0A">
        <w:rPr>
          <w:rFonts w:hint="eastAsia"/>
        </w:rPr>
        <w:t>，</w:t>
      </w:r>
      <w:r w:rsidRPr="00D67E27">
        <w:t>通过使用变迁系统</w:t>
      </w:r>
      <w:r w:rsidRPr="00DC1ACB">
        <w:rPr>
          <w:rFonts w:hint="eastAsia"/>
          <w:vertAlign w:val="superscript"/>
        </w:rPr>
        <w:t>[</w:t>
      </w:r>
      <w:r>
        <w:rPr>
          <w:vertAlign w:val="superscript"/>
        </w:rPr>
        <w:t>30</w:t>
      </w:r>
      <w:r w:rsidRPr="00DC1ACB">
        <w:rPr>
          <w:rFonts w:hint="eastAsia"/>
          <w:vertAlign w:val="superscript"/>
        </w:rPr>
        <w:t>]</w:t>
      </w:r>
      <w:r w:rsidRPr="00D67E27">
        <w:t>作为算法</w:t>
      </w:r>
      <w:del w:id="230" w:author="Wen Lijie" w:date="2015-04-27T20:26:00Z">
        <w:r w:rsidRPr="00D67E27" w:rsidDel="00071474">
          <w:delText>的</w:delText>
        </w:r>
      </w:del>
      <w:r w:rsidRPr="00D67E27">
        <w:t>中间结构的挖掘算法。因此算法包含了变迁系统的优点，如可以充分反映</w:t>
      </w:r>
      <w:r>
        <w:rPr>
          <w:rFonts w:hint="eastAsia"/>
        </w:rPr>
        <w:t>事件</w:t>
      </w:r>
      <w:r w:rsidRPr="00D67E27">
        <w:t>日志中活动间的关系，又如Region算法可以避免“状态爆炸”，即控制挖掘后的过程模型结构不会很庞大。Region算法主要分为如下两个步骤。</w:t>
      </w:r>
    </w:p>
    <w:p w14:paraId="76E33DCA" w14:textId="77777777" w:rsidR="00F50C14" w:rsidRPr="00D67E27" w:rsidRDefault="00F50C14" w:rsidP="00F50C14">
      <w:pPr>
        <w:pStyle w:val="ae"/>
        <w:spacing w:beforeLines="0" w:before="0" w:afterLines="0" w:after="0" w:line="400" w:lineRule="exact"/>
      </w:pPr>
      <w:r w:rsidRPr="00D67E27">
        <w:t>首先，Region算法从事件日志中提取变迁系统。变迁系统是一个三元组(S, A, T),其中S指状态的集合，A指事件中活动的集合。T是集合</w:t>
      </w:r>
      <m:oMath>
        <m:r>
          <m:rPr>
            <m:sty m:val="p"/>
          </m:rPr>
          <w:rPr>
            <w:rFonts w:ascii="Cambria Math" w:hAnsi="Cambria Math"/>
          </w:rPr>
          <m:t>S*A*S</m:t>
        </m:r>
      </m:oMath>
      <w:r w:rsidRPr="00D67E27">
        <w:t>的子集，即</w:t>
      </w:r>
      <m:oMath>
        <m:r>
          <m:rPr>
            <m:sty m:val="p"/>
          </m:rPr>
          <w:rPr>
            <w:rFonts w:ascii="Cambria Math" w:hAnsi="Cambria Math"/>
          </w:rPr>
          <m:t>T⊆S*A*S</m:t>
        </m:r>
      </m:oMath>
      <w:r w:rsidRPr="00D67E27">
        <w:t>，代表一个状态</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D67E27">
        <w:t>经过活动A后变成另一个状态</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D67E27">
        <w:t>。其中事件日志中执</w:t>
      </w:r>
      <w:r w:rsidRPr="00D67E27">
        <w:lastRenderedPageBreak/>
        <w:t>行到的每一步对应一个变迁系统的状态，而变迁系统的状态根据可以对应若干事件日志执行的步骤。根据变迁系统的定义，算法这一步骤是将读取事件日志，构造所有的状态，并且根据状态间的变换关系，确定变迁集合T。</w:t>
      </w:r>
    </w:p>
    <w:p w14:paraId="06C65A5C" w14:textId="378933A6" w:rsidR="00F50C14" w:rsidRPr="00F50C14" w:rsidRDefault="00F50C14" w:rsidP="002B00E2">
      <w:pPr>
        <w:pStyle w:val="ae"/>
        <w:spacing w:beforeLines="0" w:before="0" w:afterLines="0" w:after="0" w:line="400" w:lineRule="exact"/>
      </w:pPr>
      <w:r w:rsidRPr="00D67E27">
        <w:t>在获取变迁系统以后，算法的第2步是从变迁系统中获得过程模型。在本算法中，过程模型是用Petri网存储的。因为在第一步确定变迁系统时，变迁已经与事件日志中的活动相对应了。所以这一步主要确定Petri网中的库所和边。在算法的这一步中，提出了区域的概念。区域是指变迁系统中若干库所构成的集合，其中，变迁系统中所有相同的变迁要么进入该集合，要么从该集合出去。每一个区域对应挖掘以后的过程模型的库所，变迁系统中变迁与区域的连接关系对应过程模型中的每一条边。因此算法得到了挖掘以后的过程模型</w:t>
      </w:r>
      <w:ins w:id="231" w:author="Wen Lijie" w:date="2015-04-27T20:30:00Z">
        <w:r w:rsidR="00687EDE">
          <w:rPr>
            <w:rFonts w:hint="eastAsia"/>
          </w:rPr>
          <w:t>，该部分可以直接利用Petrify工具直接完成。</w:t>
        </w:r>
      </w:ins>
      <w:del w:id="232" w:author="Wen Lijie" w:date="2015-04-27T20:30:00Z">
        <w:r w:rsidRPr="00D67E27" w:rsidDel="00687EDE">
          <w:delText>。</w:delText>
        </w:r>
      </w:del>
    </w:p>
    <w:p w14:paraId="02852529" w14:textId="77777777" w:rsidR="00F50C14" w:rsidRDefault="00F50C14" w:rsidP="004408D0">
      <w:pPr>
        <w:rPr>
          <w:rFonts w:ascii="Times New Roman" w:hAnsi="Times New Roman" w:cs="Times New Roman"/>
          <w:b/>
          <w:sz w:val="24"/>
          <w:szCs w:val="24"/>
        </w:rPr>
      </w:pPr>
    </w:p>
    <w:p w14:paraId="48EF500A" w14:textId="77777777" w:rsidR="002136B0" w:rsidRDefault="002136B0" w:rsidP="004408D0">
      <w:pPr>
        <w:rPr>
          <w:rFonts w:ascii="Times New Roman" w:hAnsi="Times New Roman" w:cs="Times New Roman"/>
          <w:b/>
          <w:sz w:val="24"/>
          <w:szCs w:val="24"/>
        </w:rPr>
      </w:pPr>
      <w:r w:rsidRPr="000F5E97">
        <w:rPr>
          <w:rFonts w:ascii="Times New Roman" w:hAnsi="Times New Roman" w:cs="Times New Roman"/>
          <w:b/>
          <w:sz w:val="24"/>
          <w:szCs w:val="24"/>
          <w:highlight w:val="yellow"/>
        </w:rPr>
        <w:t xml:space="preserve">ILP </w:t>
      </w:r>
      <w:r w:rsidRPr="000F5E97">
        <w:rPr>
          <w:rFonts w:ascii="Times New Roman" w:hAnsi="Times New Roman" w:cs="Times New Roman"/>
          <w:b/>
          <w:sz w:val="24"/>
          <w:szCs w:val="24"/>
          <w:highlight w:val="yellow"/>
        </w:rPr>
        <w:t>算法</w:t>
      </w:r>
    </w:p>
    <w:p w14:paraId="1FDE67AE" w14:textId="478C12C7" w:rsidR="00DF392A" w:rsidRDefault="002F4E0A" w:rsidP="001C1D2F">
      <w:pPr>
        <w:spacing w:line="400" w:lineRule="exact"/>
        <w:ind w:firstLineChars="200" w:firstLine="480"/>
        <w:rPr>
          <w:rFonts w:ascii="Times New Roman" w:hAnsi="Times New Roman" w:cs="Times New Roman"/>
          <w:sz w:val="24"/>
          <w:szCs w:val="24"/>
        </w:rPr>
      </w:pPr>
      <w:r w:rsidRPr="002F4E0A">
        <w:rPr>
          <w:rFonts w:ascii="Times New Roman" w:hAnsi="Times New Roman" w:cs="Times New Roman" w:hint="eastAsia"/>
          <w:sz w:val="24"/>
          <w:szCs w:val="24"/>
        </w:rPr>
        <w:t>ILP</w:t>
      </w:r>
      <w:r w:rsidRPr="002F4E0A">
        <w:rPr>
          <w:rFonts w:ascii="Times New Roman" w:hAnsi="Times New Roman" w:cs="Times New Roman" w:hint="eastAsia"/>
          <w:sz w:val="24"/>
          <w:szCs w:val="24"/>
        </w:rPr>
        <w:t>算法</w:t>
      </w:r>
      <w:r w:rsidR="00A53F07" w:rsidRPr="00A53F07">
        <w:rPr>
          <w:rFonts w:ascii="Times New Roman" w:hAnsi="Times New Roman" w:cs="Times New Roman" w:hint="eastAsia"/>
          <w:sz w:val="24"/>
          <w:szCs w:val="24"/>
          <w:highlight w:val="yellow"/>
        </w:rPr>
        <w:t>（插入引用）</w:t>
      </w:r>
      <w:del w:id="233" w:author="Wen Lijie" w:date="2015-04-27T20:30:00Z">
        <w:r w:rsidRPr="002F4E0A" w:rsidDel="007A1EC5">
          <w:rPr>
            <w:rFonts w:ascii="Times New Roman" w:hAnsi="Times New Roman" w:cs="Times New Roman" w:hint="eastAsia"/>
            <w:sz w:val="24"/>
            <w:szCs w:val="24"/>
          </w:rPr>
          <w:delText>同</w:delText>
        </w:r>
        <w:r w:rsidRPr="002F4E0A" w:rsidDel="007A1EC5">
          <w:rPr>
            <w:rFonts w:ascii="Times New Roman" w:hAnsi="Times New Roman" w:cs="Times New Roman"/>
            <w:sz w:val="24"/>
            <w:szCs w:val="24"/>
          </w:rPr>
          <w:delText>region</w:delText>
        </w:r>
      </w:del>
      <w:ins w:id="234" w:author="Wen Lijie" w:date="2015-04-27T20:30:00Z">
        <w:r w:rsidR="007A1EC5" w:rsidRPr="002F4E0A">
          <w:rPr>
            <w:rFonts w:ascii="Times New Roman" w:hAnsi="Times New Roman" w:cs="Times New Roman" w:hint="eastAsia"/>
            <w:sz w:val="24"/>
            <w:szCs w:val="24"/>
          </w:rPr>
          <w:t>同</w:t>
        </w:r>
        <w:r w:rsidR="007A1EC5">
          <w:rPr>
            <w:rFonts w:ascii="Times New Roman" w:hAnsi="Times New Roman" w:cs="Times New Roman" w:hint="eastAsia"/>
            <w:sz w:val="24"/>
            <w:szCs w:val="24"/>
          </w:rPr>
          <w:t>R</w:t>
        </w:r>
        <w:r w:rsidR="007A1EC5" w:rsidRPr="002F4E0A">
          <w:rPr>
            <w:rFonts w:ascii="Times New Roman" w:hAnsi="Times New Roman" w:cs="Times New Roman"/>
            <w:sz w:val="24"/>
            <w:szCs w:val="24"/>
          </w:rPr>
          <w:t>egion</w:t>
        </w:r>
      </w:ins>
      <w:del w:id="235" w:author="Wen Lijie" w:date="2015-04-27T20:30:00Z">
        <w:r w:rsidRPr="002F4E0A" w:rsidDel="007A1EC5">
          <w:rPr>
            <w:rFonts w:ascii="Times New Roman" w:hAnsi="Times New Roman" w:cs="Times New Roman" w:hint="eastAsia"/>
            <w:sz w:val="24"/>
            <w:szCs w:val="24"/>
          </w:rPr>
          <w:delText>算法</w:delText>
        </w:r>
        <w:r w:rsidRPr="002F4E0A" w:rsidDel="007A1EC5">
          <w:rPr>
            <w:rFonts w:ascii="Times New Roman" w:hAnsi="Times New Roman" w:cs="Times New Roman"/>
            <w:sz w:val="24"/>
            <w:szCs w:val="24"/>
          </w:rPr>
          <w:delText>一样</w:delText>
        </w:r>
      </w:del>
      <w:ins w:id="236" w:author="Wen Lijie" w:date="2015-04-27T20:30:00Z">
        <w:r w:rsidR="007A1EC5" w:rsidRPr="002F4E0A">
          <w:rPr>
            <w:rFonts w:ascii="Times New Roman" w:hAnsi="Times New Roman" w:cs="Times New Roman" w:hint="eastAsia"/>
            <w:sz w:val="24"/>
            <w:szCs w:val="24"/>
          </w:rPr>
          <w:t>算法</w:t>
        </w:r>
        <w:r w:rsidR="007A1EC5">
          <w:rPr>
            <w:rFonts w:ascii="Times New Roman" w:hAnsi="Times New Roman" w:cs="Times New Roman" w:hint="eastAsia"/>
            <w:sz w:val="24"/>
            <w:szCs w:val="24"/>
          </w:rPr>
          <w:t>类似</w:t>
        </w:r>
      </w:ins>
      <w:r w:rsidRPr="002F4E0A">
        <w:rPr>
          <w:rFonts w:ascii="Times New Roman" w:hAnsi="Times New Roman" w:cs="Times New Roman"/>
          <w:sz w:val="24"/>
          <w:szCs w:val="24"/>
        </w:rPr>
        <w:t>，也是一种基于</w:t>
      </w:r>
      <w:r w:rsidRPr="002F4E0A">
        <w:rPr>
          <w:rFonts w:ascii="Times New Roman" w:hAnsi="Times New Roman" w:cs="Times New Roman" w:hint="eastAsia"/>
          <w:sz w:val="24"/>
          <w:szCs w:val="24"/>
        </w:rPr>
        <w:t>区域</w:t>
      </w:r>
      <w:del w:id="237" w:author="Wen Lijie" w:date="2015-04-27T20:30:00Z">
        <w:r w:rsidR="00FE4696" w:rsidDel="00B12C0E">
          <w:rPr>
            <w:rFonts w:hint="eastAsia"/>
          </w:rPr>
          <w:delText>(</w:delText>
        </w:r>
        <w:r w:rsidR="00FE4696" w:rsidDel="00B12C0E">
          <w:delText>region</w:delText>
        </w:r>
        <w:r w:rsidR="00FE4696" w:rsidDel="00B12C0E">
          <w:rPr>
            <w:rFonts w:hint="eastAsia"/>
          </w:rPr>
          <w:delText>)</w:delText>
        </w:r>
      </w:del>
      <w:r w:rsidRPr="002F4E0A">
        <w:rPr>
          <w:rFonts w:ascii="Times New Roman" w:hAnsi="Times New Roman" w:cs="Times New Roman"/>
          <w:sz w:val="24"/>
          <w:szCs w:val="24"/>
        </w:rPr>
        <w:t>的业务流程挖掘算法</w:t>
      </w:r>
      <w:r>
        <w:rPr>
          <w:rFonts w:ascii="Times New Roman" w:hAnsi="Times New Roman" w:cs="Times New Roman" w:hint="eastAsia"/>
          <w:sz w:val="24"/>
          <w:szCs w:val="24"/>
        </w:rPr>
        <w:t>，</w:t>
      </w:r>
      <w:r w:rsidR="00FE4696">
        <w:rPr>
          <w:rFonts w:ascii="Times New Roman" w:hAnsi="Times New Roman" w:cs="Times New Roman" w:hint="eastAsia"/>
          <w:sz w:val="24"/>
          <w:szCs w:val="24"/>
        </w:rPr>
        <w:t>然而与</w:t>
      </w:r>
      <w:r w:rsidR="00FE4696">
        <w:rPr>
          <w:rFonts w:ascii="Times New Roman" w:hAnsi="Times New Roman" w:cs="Times New Roman" w:hint="eastAsia"/>
          <w:sz w:val="24"/>
          <w:szCs w:val="24"/>
        </w:rPr>
        <w:t>Re</w:t>
      </w:r>
      <w:r w:rsidR="00FE4696">
        <w:rPr>
          <w:rFonts w:ascii="Times New Roman" w:hAnsi="Times New Roman" w:cs="Times New Roman"/>
          <w:sz w:val="24"/>
          <w:szCs w:val="24"/>
        </w:rPr>
        <w:t>gion</w:t>
      </w:r>
      <w:r w:rsidR="00FE4696">
        <w:rPr>
          <w:rFonts w:ascii="Times New Roman" w:hAnsi="Times New Roman" w:cs="Times New Roman"/>
          <w:sz w:val="24"/>
          <w:szCs w:val="24"/>
        </w:rPr>
        <w:t>不同的是</w:t>
      </w:r>
      <w:ins w:id="238" w:author="Wen Lijie" w:date="2015-04-27T20:31:00Z">
        <w:r w:rsidR="00024C15">
          <w:rPr>
            <w:rFonts w:ascii="Times New Roman" w:hAnsi="Times New Roman" w:cs="Times New Roman" w:hint="eastAsia"/>
            <w:sz w:val="24"/>
            <w:szCs w:val="24"/>
          </w:rPr>
          <w:t>，</w:t>
        </w:r>
      </w:ins>
      <w:r w:rsidR="00FE4696">
        <w:rPr>
          <w:rFonts w:ascii="Times New Roman" w:hAnsi="Times New Roman" w:cs="Times New Roman"/>
          <w:sz w:val="24"/>
          <w:szCs w:val="24"/>
        </w:rPr>
        <w:t>ILP</w:t>
      </w:r>
      <w:r w:rsidR="00FE4696">
        <w:rPr>
          <w:rFonts w:ascii="Times New Roman" w:hAnsi="Times New Roman" w:cs="Times New Roman"/>
          <w:sz w:val="24"/>
          <w:szCs w:val="24"/>
        </w:rPr>
        <w:t>算法是基于语言相关的区域</w:t>
      </w:r>
      <w:r w:rsidR="00FE4696">
        <w:rPr>
          <w:rFonts w:ascii="Times New Roman" w:hAnsi="Times New Roman" w:cs="Times New Roman" w:hint="eastAsia"/>
          <w:sz w:val="24"/>
          <w:szCs w:val="24"/>
        </w:rPr>
        <w:t>(</w:t>
      </w:r>
      <w:r w:rsidR="00FE4696">
        <w:rPr>
          <w:rFonts w:ascii="Times New Roman" w:hAnsi="Times New Roman" w:cs="Times New Roman"/>
          <w:sz w:val="24"/>
          <w:szCs w:val="24"/>
        </w:rPr>
        <w:t>language-based region</w:t>
      </w:r>
      <w:del w:id="239" w:author="Wen Lijie" w:date="2015-04-27T20:31:00Z">
        <w:r w:rsidR="00FE4696" w:rsidDel="00024C15">
          <w:rPr>
            <w:rFonts w:ascii="Times New Roman" w:hAnsi="Times New Roman" w:cs="Times New Roman"/>
            <w:sz w:val="24"/>
            <w:szCs w:val="24"/>
          </w:rPr>
          <w:delText xml:space="preserve"> miner</w:delText>
        </w:r>
      </w:del>
      <w:r w:rsidR="00FE4696">
        <w:rPr>
          <w:rFonts w:ascii="Times New Roman" w:hAnsi="Times New Roman" w:cs="Times New Roman" w:hint="eastAsia"/>
          <w:sz w:val="24"/>
          <w:szCs w:val="24"/>
        </w:rPr>
        <w:t>)</w:t>
      </w:r>
      <w:r w:rsidR="00FE4696">
        <w:rPr>
          <w:rFonts w:ascii="Times New Roman" w:hAnsi="Times New Roman" w:cs="Times New Roman" w:hint="eastAsia"/>
          <w:sz w:val="24"/>
          <w:szCs w:val="24"/>
        </w:rPr>
        <w:t>。</w:t>
      </w:r>
      <w:r w:rsidR="00A53F07">
        <w:rPr>
          <w:rFonts w:ascii="Times New Roman" w:hAnsi="Times New Roman" w:cs="Times New Roman" w:hint="eastAsia"/>
          <w:sz w:val="24"/>
          <w:szCs w:val="24"/>
        </w:rPr>
        <w:t>在</w:t>
      </w:r>
      <w:r w:rsidR="00A53F07">
        <w:rPr>
          <w:rFonts w:ascii="Times New Roman" w:hAnsi="Times New Roman" w:cs="Times New Roman" w:hint="eastAsia"/>
          <w:sz w:val="24"/>
          <w:szCs w:val="24"/>
        </w:rPr>
        <w:t>ILP</w:t>
      </w:r>
      <w:r w:rsidR="00A53F07">
        <w:rPr>
          <w:rFonts w:ascii="Times New Roman" w:hAnsi="Times New Roman" w:cs="Times New Roman" w:hint="eastAsia"/>
          <w:sz w:val="24"/>
          <w:szCs w:val="24"/>
        </w:rPr>
        <w:t>算法中，语言是指事件日志中的所有事件轨迹。</w:t>
      </w:r>
    </w:p>
    <w:p w14:paraId="23150A17" w14:textId="4E78F831" w:rsidR="00A53F07" w:rsidRDefault="00A53F07" w:rsidP="001C1D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显然对于一个在任务集合</w:t>
      </w:r>
      <w:r>
        <w:rPr>
          <w:rFonts w:ascii="Times New Roman" w:hAnsi="Times New Roman" w:cs="Times New Roman" w:hint="eastAsia"/>
          <w:sz w:val="24"/>
          <w:szCs w:val="24"/>
        </w:rPr>
        <w:t>T</w:t>
      </w:r>
      <w:r>
        <w:rPr>
          <w:rFonts w:ascii="Times New Roman" w:hAnsi="Times New Roman" w:cs="Times New Roman" w:hint="eastAsia"/>
          <w:sz w:val="24"/>
          <w:szCs w:val="24"/>
        </w:rPr>
        <w:t>上事件日志</w:t>
      </w:r>
      <w:r>
        <w:rPr>
          <w:rFonts w:ascii="Times New Roman" w:hAnsi="Times New Roman" w:cs="Times New Roman" w:hint="eastAsia"/>
          <w:sz w:val="24"/>
          <w:szCs w:val="24"/>
        </w:rPr>
        <w:t>W</w:t>
      </w:r>
      <w:r>
        <w:rPr>
          <w:rFonts w:ascii="Times New Roman" w:hAnsi="Times New Roman" w:cs="Times New Roman" w:hint="eastAsia"/>
          <w:sz w:val="24"/>
          <w:szCs w:val="24"/>
        </w:rPr>
        <w:t>（即语言）而言，如果构造一个</w:t>
      </w:r>
      <w:r>
        <w:rPr>
          <w:rFonts w:ascii="Times New Roman" w:hAnsi="Times New Roman" w:cs="Times New Roman"/>
          <w:sz w:val="24"/>
          <w:szCs w:val="24"/>
        </w:rPr>
        <w:t>只包含所有的任务作为变迁</w:t>
      </w:r>
      <w:r>
        <w:rPr>
          <w:rFonts w:ascii="Times New Roman" w:hAnsi="Times New Roman" w:cs="Times New Roman" w:hint="eastAsia"/>
          <w:sz w:val="24"/>
          <w:szCs w:val="24"/>
        </w:rPr>
        <w:t>，</w:t>
      </w:r>
      <w:r>
        <w:rPr>
          <w:rFonts w:ascii="Times New Roman" w:hAnsi="Times New Roman" w:cs="Times New Roman"/>
          <w:sz w:val="24"/>
          <w:szCs w:val="24"/>
        </w:rPr>
        <w:t>不含有边或者库所的工作流模型</w:t>
      </w:r>
      <w:r>
        <w:rPr>
          <w:rFonts w:ascii="Times New Roman" w:hAnsi="Times New Roman" w:cs="Times New Roman"/>
          <w:sz w:val="24"/>
          <w:szCs w:val="24"/>
        </w:rPr>
        <w:t>N</w:t>
      </w:r>
      <w:r>
        <w:rPr>
          <w:rFonts w:ascii="Times New Roman" w:hAnsi="Times New Roman" w:cs="Times New Roman" w:hint="eastAsia"/>
          <w:sz w:val="24"/>
          <w:szCs w:val="24"/>
        </w:rPr>
        <w:t>。显然</w:t>
      </w:r>
      <w:r>
        <w:rPr>
          <w:rFonts w:ascii="Times New Roman" w:hAnsi="Times New Roman" w:cs="Times New Roman" w:hint="eastAsia"/>
          <w:sz w:val="24"/>
          <w:szCs w:val="24"/>
        </w:rPr>
        <w:t>N</w:t>
      </w:r>
      <w:r>
        <w:rPr>
          <w:rFonts w:ascii="Times New Roman" w:hAnsi="Times New Roman" w:cs="Times New Roman"/>
          <w:sz w:val="24"/>
          <w:szCs w:val="24"/>
        </w:rPr>
        <w:t>是一个满足事件日志</w:t>
      </w:r>
      <w:r>
        <w:rPr>
          <w:rFonts w:ascii="Times New Roman" w:hAnsi="Times New Roman" w:cs="Times New Roman"/>
          <w:sz w:val="24"/>
          <w:szCs w:val="24"/>
        </w:rPr>
        <w:t>W</w:t>
      </w:r>
      <w:r>
        <w:rPr>
          <w:rFonts w:ascii="Times New Roman" w:hAnsi="Times New Roman" w:cs="Times New Roman"/>
          <w:sz w:val="24"/>
          <w:szCs w:val="24"/>
        </w:rPr>
        <w:t>的</w:t>
      </w:r>
      <w:r>
        <w:rPr>
          <w:rFonts w:ascii="Times New Roman" w:hAnsi="Times New Roman" w:cs="Times New Roman" w:hint="eastAsia"/>
          <w:sz w:val="24"/>
          <w:szCs w:val="24"/>
        </w:rPr>
        <w:t>工作流</w:t>
      </w:r>
      <w:r>
        <w:rPr>
          <w:rFonts w:ascii="Times New Roman" w:hAnsi="Times New Roman" w:cs="Times New Roman"/>
          <w:sz w:val="24"/>
          <w:szCs w:val="24"/>
        </w:rPr>
        <w:t>模型</w:t>
      </w:r>
      <w:r>
        <w:rPr>
          <w:rFonts w:ascii="Times New Roman" w:hAnsi="Times New Roman" w:cs="Times New Roman" w:hint="eastAsia"/>
          <w:sz w:val="24"/>
          <w:szCs w:val="24"/>
        </w:rPr>
        <w:t>，</w:t>
      </w:r>
      <w:r>
        <w:rPr>
          <w:rFonts w:ascii="Times New Roman" w:hAnsi="Times New Roman" w:cs="Times New Roman"/>
          <w:sz w:val="24"/>
          <w:szCs w:val="24"/>
        </w:rPr>
        <w:t>但是</w:t>
      </w:r>
      <w:r>
        <w:rPr>
          <w:rFonts w:ascii="Times New Roman" w:hAnsi="Times New Roman" w:cs="Times New Roman"/>
          <w:sz w:val="24"/>
          <w:szCs w:val="24"/>
        </w:rPr>
        <w:t>N</w:t>
      </w:r>
      <w:r>
        <w:rPr>
          <w:rFonts w:ascii="Times New Roman" w:hAnsi="Times New Roman" w:cs="Times New Roman"/>
          <w:sz w:val="24"/>
          <w:szCs w:val="24"/>
        </w:rPr>
        <w:t>所能支持的语言远大于</w:t>
      </w:r>
      <w:r>
        <w:rPr>
          <w:rFonts w:ascii="Times New Roman" w:hAnsi="Times New Roman" w:cs="Times New Roman"/>
          <w:sz w:val="24"/>
          <w:szCs w:val="24"/>
        </w:rPr>
        <w:t>W</w:t>
      </w:r>
      <w:r>
        <w:rPr>
          <w:rFonts w:ascii="Times New Roman" w:hAnsi="Times New Roman" w:cs="Times New Roman" w:hint="eastAsia"/>
          <w:sz w:val="24"/>
          <w:szCs w:val="24"/>
        </w:rPr>
        <w:t>。</w:t>
      </w:r>
      <w:r>
        <w:rPr>
          <w:rFonts w:ascii="Times New Roman" w:hAnsi="Times New Roman" w:cs="Times New Roman"/>
          <w:sz w:val="24"/>
          <w:szCs w:val="24"/>
        </w:rPr>
        <w:t>因此</w:t>
      </w:r>
      <w:r w:rsidR="001C1D2F">
        <w:rPr>
          <w:rFonts w:ascii="Times New Roman" w:hAnsi="Times New Roman" w:cs="Times New Roman" w:hint="eastAsia"/>
          <w:sz w:val="24"/>
          <w:szCs w:val="24"/>
        </w:rPr>
        <w:t>，</w:t>
      </w:r>
      <w:r w:rsidR="001C1D2F">
        <w:rPr>
          <w:rFonts w:ascii="Times New Roman" w:hAnsi="Times New Roman" w:cs="Times New Roman"/>
          <w:sz w:val="24"/>
          <w:szCs w:val="24"/>
        </w:rPr>
        <w:t>ILP</w:t>
      </w:r>
      <w:r w:rsidR="001C1D2F">
        <w:rPr>
          <w:rFonts w:ascii="Times New Roman" w:hAnsi="Times New Roman" w:cs="Times New Roman"/>
          <w:sz w:val="24"/>
          <w:szCs w:val="24"/>
        </w:rPr>
        <w:t>算法中通过构造整数规划的方法</w:t>
      </w:r>
      <w:r w:rsidR="001C1D2F">
        <w:rPr>
          <w:rFonts w:ascii="Times New Roman" w:hAnsi="Times New Roman" w:cs="Times New Roman" w:hint="eastAsia"/>
          <w:sz w:val="24"/>
          <w:szCs w:val="24"/>
        </w:rPr>
        <w:t>，</w:t>
      </w:r>
      <w:r w:rsidR="001C1D2F">
        <w:rPr>
          <w:rFonts w:ascii="Times New Roman" w:hAnsi="Times New Roman" w:cs="Times New Roman"/>
          <w:sz w:val="24"/>
          <w:szCs w:val="24"/>
        </w:rPr>
        <w:t>在</w:t>
      </w:r>
      <w:r w:rsidR="001C1D2F">
        <w:rPr>
          <w:rFonts w:ascii="Times New Roman" w:hAnsi="Times New Roman" w:cs="Times New Roman"/>
          <w:sz w:val="24"/>
          <w:szCs w:val="24"/>
        </w:rPr>
        <w:t>N</w:t>
      </w:r>
      <w:r w:rsidR="001C1D2F">
        <w:rPr>
          <w:rFonts w:ascii="Times New Roman" w:hAnsi="Times New Roman" w:cs="Times New Roman"/>
          <w:sz w:val="24"/>
          <w:szCs w:val="24"/>
        </w:rPr>
        <w:t>中构建库所和边</w:t>
      </w:r>
      <w:r w:rsidR="001C1D2F">
        <w:rPr>
          <w:rFonts w:ascii="Times New Roman" w:hAnsi="Times New Roman" w:cs="Times New Roman" w:hint="eastAsia"/>
          <w:sz w:val="24"/>
          <w:szCs w:val="24"/>
        </w:rPr>
        <w:t>，限制</w:t>
      </w:r>
      <w:r w:rsidR="001C1D2F">
        <w:rPr>
          <w:rFonts w:ascii="Times New Roman" w:hAnsi="Times New Roman" w:cs="Times New Roman"/>
          <w:sz w:val="24"/>
          <w:szCs w:val="24"/>
        </w:rPr>
        <w:t>N</w:t>
      </w:r>
      <w:r w:rsidR="001C1D2F">
        <w:rPr>
          <w:rFonts w:ascii="Times New Roman" w:hAnsi="Times New Roman" w:cs="Times New Roman"/>
          <w:sz w:val="24"/>
          <w:szCs w:val="24"/>
        </w:rPr>
        <w:t>所能表达的</w:t>
      </w:r>
      <w:r w:rsidR="001C1D2F">
        <w:rPr>
          <w:rFonts w:ascii="Times New Roman" w:hAnsi="Times New Roman" w:cs="Times New Roman" w:hint="eastAsia"/>
          <w:sz w:val="24"/>
          <w:szCs w:val="24"/>
        </w:rPr>
        <w:t>事件轨迹，进而达到流程挖掘的目的。</w:t>
      </w:r>
    </w:p>
    <w:p w14:paraId="6852822B" w14:textId="21826D31" w:rsidR="00FE4696" w:rsidRPr="002F4E0A" w:rsidRDefault="001C1D2F" w:rsidP="003353CD">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可以看出</w:t>
      </w:r>
      <w:r>
        <w:rPr>
          <w:rFonts w:ascii="Times New Roman" w:hAnsi="Times New Roman" w:cs="Times New Roman" w:hint="eastAsia"/>
          <w:sz w:val="24"/>
          <w:szCs w:val="24"/>
        </w:rPr>
        <w:t>，</w:t>
      </w:r>
      <w:r>
        <w:rPr>
          <w:rFonts w:ascii="Times New Roman" w:hAnsi="Times New Roman" w:cs="Times New Roman"/>
          <w:sz w:val="24"/>
          <w:szCs w:val="24"/>
        </w:rPr>
        <w:t>算法分为两步</w:t>
      </w:r>
      <w:r>
        <w:rPr>
          <w:rFonts w:ascii="Times New Roman" w:hAnsi="Times New Roman" w:cs="Times New Roman" w:hint="eastAsia"/>
          <w:sz w:val="24"/>
          <w:szCs w:val="24"/>
        </w:rPr>
        <w:t>，</w:t>
      </w:r>
      <w:r>
        <w:rPr>
          <w:rFonts w:ascii="Times New Roman" w:hAnsi="Times New Roman" w:cs="Times New Roman"/>
          <w:sz w:val="24"/>
          <w:szCs w:val="24"/>
        </w:rPr>
        <w:t>第一步是根据输入的事件日志构造出一个整数线性规划问题</w:t>
      </w:r>
      <w:r>
        <w:rPr>
          <w:rFonts w:ascii="Times New Roman" w:hAnsi="Times New Roman" w:cs="Times New Roman" w:hint="eastAsia"/>
          <w:sz w:val="24"/>
          <w:szCs w:val="24"/>
        </w:rPr>
        <w:t>。</w:t>
      </w:r>
      <w:r>
        <w:rPr>
          <w:rFonts w:ascii="Times New Roman" w:hAnsi="Times New Roman" w:cs="Times New Roman"/>
          <w:sz w:val="24"/>
          <w:szCs w:val="24"/>
        </w:rPr>
        <w:t>第二步是求解这个整数线性规划问题</w:t>
      </w:r>
      <w:r>
        <w:rPr>
          <w:rFonts w:ascii="Times New Roman" w:hAnsi="Times New Roman" w:cs="Times New Roman" w:hint="eastAsia"/>
          <w:sz w:val="24"/>
          <w:szCs w:val="24"/>
        </w:rPr>
        <w:t>，</w:t>
      </w:r>
      <w:r>
        <w:rPr>
          <w:rFonts w:ascii="Times New Roman" w:hAnsi="Times New Roman" w:cs="Times New Roman"/>
          <w:sz w:val="24"/>
          <w:szCs w:val="24"/>
        </w:rPr>
        <w:t>进而构造出流程模型所必须的边和库所</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p>
    <w:p w14:paraId="323C32BD" w14:textId="77777777" w:rsidR="004408D0" w:rsidRDefault="00014419" w:rsidP="007F57C2">
      <w:pPr>
        <w:pStyle w:val="2"/>
      </w:pPr>
      <w:bookmarkStart w:id="240" w:name="_Toc415228129"/>
      <w:r>
        <w:t>流程挖掘</w:t>
      </w:r>
      <w:r w:rsidR="004408D0">
        <w:t>算法评估框架介绍</w:t>
      </w:r>
      <w:bookmarkEnd w:id="240"/>
    </w:p>
    <w:p w14:paraId="4F8C6486" w14:textId="0C58CB27" w:rsidR="004D40F7" w:rsidRPr="00C716D4" w:rsidRDefault="004D40F7">
      <w:pPr>
        <w:spacing w:line="400" w:lineRule="exact"/>
        <w:ind w:firstLineChars="200" w:firstLine="480"/>
        <w:rPr>
          <w:rFonts w:ascii="Times New Roman" w:hAnsi="Times New Roman" w:cs="Times New Roman"/>
          <w:rPrChange w:id="241" w:author="Wen Lijie" w:date="2015-04-27T20:32:00Z">
            <w:rPr/>
          </w:rPrChange>
        </w:rPr>
        <w:pPrChange w:id="242" w:author="Wen Lijie" w:date="2015-04-27T20:32:00Z">
          <w:pPr>
            <w:pStyle w:val="ae"/>
            <w:spacing w:before="120" w:after="120"/>
          </w:pPr>
        </w:pPrChange>
      </w:pPr>
      <w:r w:rsidRPr="00C716D4">
        <w:rPr>
          <w:rFonts w:ascii="Times New Roman" w:hAnsi="Times New Roman" w:cs="Times New Roman"/>
          <w:sz w:val="24"/>
          <w:szCs w:val="24"/>
          <w:rPrChange w:id="243" w:author="Wen Lijie" w:date="2015-04-27T20:32:00Z">
            <w:rPr/>
          </w:rPrChange>
        </w:rPr>
        <w:t>本节介绍</w:t>
      </w:r>
      <w:r w:rsidR="007617B5" w:rsidRPr="00C716D4">
        <w:rPr>
          <w:rFonts w:ascii="Times New Roman" w:hAnsi="Times New Roman" w:cs="Times New Roman"/>
          <w:sz w:val="24"/>
          <w:szCs w:val="24"/>
          <w:rPrChange w:id="244" w:author="Wen Lijie" w:date="2015-04-27T20:32:00Z">
            <w:rPr/>
          </w:rPrChange>
        </w:rPr>
        <w:t>两种流程挖掘算法评估框架</w:t>
      </w:r>
      <w:r w:rsidR="007617B5" w:rsidRPr="00C716D4">
        <w:rPr>
          <w:rFonts w:ascii="Times New Roman" w:hAnsi="Times New Roman" w:cs="Times New Roman" w:hint="eastAsia"/>
          <w:sz w:val="24"/>
          <w:szCs w:val="24"/>
          <w:rPrChange w:id="245" w:author="Wen Lijie" w:date="2015-04-27T20:32:00Z">
            <w:rPr>
              <w:rFonts w:hint="eastAsia"/>
            </w:rPr>
          </w:rPrChange>
        </w:rPr>
        <w:t>，</w:t>
      </w:r>
      <w:r w:rsidR="007617B5" w:rsidRPr="00C716D4">
        <w:rPr>
          <w:rFonts w:ascii="Times New Roman" w:hAnsi="Times New Roman" w:cs="Times New Roman"/>
          <w:sz w:val="24"/>
          <w:szCs w:val="24"/>
          <w:rPrChange w:id="246" w:author="Wen Lijie" w:date="2015-04-27T20:32:00Z">
            <w:rPr/>
          </w:rPrChange>
        </w:rPr>
        <w:t>分别是基于专用</w:t>
      </w:r>
      <w:del w:id="247" w:author="Wen Lijie" w:date="2015-04-27T20:34:00Z">
        <w:r w:rsidR="007617B5" w:rsidRPr="00C716D4" w:rsidDel="00485D29">
          <w:rPr>
            <w:rFonts w:ascii="Times New Roman" w:hAnsi="Times New Roman" w:cs="Times New Roman"/>
            <w:sz w:val="24"/>
            <w:szCs w:val="24"/>
            <w:rPrChange w:id="248" w:author="Wen Lijie" w:date="2015-04-27T20:32:00Z">
              <w:rPr/>
            </w:rPrChange>
          </w:rPr>
          <w:delText>模型全集和专用模型子集与推荐技术</w:delText>
        </w:r>
      </w:del>
      <w:ins w:id="249" w:author="Wen Lijie" w:date="2015-04-27T20:34:00Z">
        <w:r w:rsidR="00485D29" w:rsidRPr="00C716D4">
          <w:rPr>
            <w:rFonts w:ascii="Times New Roman" w:hAnsi="Times New Roman" w:cs="Times New Roman"/>
            <w:sz w:val="24"/>
            <w:szCs w:val="24"/>
            <w:rPrChange w:id="250" w:author="Wen Lijie" w:date="2015-04-27T20:32:00Z">
              <w:rPr/>
            </w:rPrChange>
          </w:rPr>
          <w:t>模型全集和专用模型子集</w:t>
        </w:r>
      </w:ins>
      <w:ins w:id="251" w:author="Wen Lijie" w:date="2015-04-27T20:53:00Z">
        <w:r w:rsidR="00071EF6">
          <w:rPr>
            <w:rFonts w:ascii="Times New Roman" w:hAnsi="Times New Roman" w:cs="Times New Roman" w:hint="eastAsia"/>
            <w:sz w:val="24"/>
            <w:szCs w:val="24"/>
          </w:rPr>
          <w:t>与</w:t>
        </w:r>
      </w:ins>
      <w:ins w:id="252" w:author="Wen Lijie" w:date="2015-04-27T20:34:00Z">
        <w:r w:rsidR="00485D29" w:rsidRPr="00C716D4">
          <w:rPr>
            <w:rFonts w:ascii="Times New Roman" w:hAnsi="Times New Roman" w:cs="Times New Roman"/>
            <w:sz w:val="24"/>
            <w:szCs w:val="24"/>
            <w:rPrChange w:id="253" w:author="Wen Lijie" w:date="2015-04-27T20:32:00Z">
              <w:rPr/>
            </w:rPrChange>
          </w:rPr>
          <w:t>推荐技术</w:t>
        </w:r>
      </w:ins>
      <w:r w:rsidR="007617B5" w:rsidRPr="00C716D4">
        <w:rPr>
          <w:rFonts w:ascii="Times New Roman" w:hAnsi="Times New Roman" w:cs="Times New Roman"/>
          <w:sz w:val="24"/>
          <w:szCs w:val="24"/>
          <w:rPrChange w:id="254" w:author="Wen Lijie" w:date="2015-04-27T20:32:00Z">
            <w:rPr/>
          </w:rPrChange>
        </w:rPr>
        <w:t>的</w:t>
      </w:r>
      <w:r w:rsidR="007617B5" w:rsidRPr="00C716D4">
        <w:rPr>
          <w:rFonts w:ascii="Times New Roman" w:hAnsi="Times New Roman" w:cs="Times New Roman" w:hint="eastAsia"/>
          <w:sz w:val="24"/>
          <w:szCs w:val="24"/>
          <w:rPrChange w:id="255" w:author="Wen Lijie" w:date="2015-04-27T20:32:00Z">
            <w:rPr>
              <w:rFonts w:hint="eastAsia"/>
            </w:rPr>
          </w:rPrChange>
        </w:rPr>
        <w:t>。</w:t>
      </w:r>
      <w:r w:rsidR="0005427E" w:rsidRPr="00C716D4">
        <w:rPr>
          <w:rFonts w:ascii="Times New Roman" w:hAnsi="Times New Roman" w:cs="Times New Roman" w:hint="eastAsia"/>
          <w:sz w:val="24"/>
          <w:szCs w:val="24"/>
          <w:rPrChange w:id="256" w:author="Wen Lijie" w:date="2015-04-27T20:32:00Z">
            <w:rPr>
              <w:rFonts w:hint="eastAsia"/>
            </w:rPr>
          </w:rPrChange>
        </w:rPr>
        <w:t>本文的工作重点之一典型模型库</w:t>
      </w:r>
      <w:del w:id="257" w:author="Wen Lijie" w:date="2015-04-27T20:34:00Z">
        <w:r w:rsidR="0005427E" w:rsidRPr="00C716D4" w:rsidDel="002B58D7">
          <w:rPr>
            <w:rFonts w:ascii="Times New Roman" w:hAnsi="Times New Roman" w:cs="Times New Roman" w:hint="eastAsia"/>
            <w:sz w:val="24"/>
            <w:szCs w:val="24"/>
            <w:rPrChange w:id="258" w:author="Wen Lijie" w:date="2015-04-27T20:32:00Z">
              <w:rPr>
                <w:rFonts w:hint="eastAsia"/>
              </w:rPr>
            </w:rPrChange>
          </w:rPr>
          <w:delText>的构建就是基于流</w:delText>
        </w:r>
      </w:del>
      <w:ins w:id="259" w:author="Wen Lijie" w:date="2015-04-27T20:34:00Z">
        <w:r w:rsidR="002B58D7" w:rsidRPr="00C716D4">
          <w:rPr>
            <w:rFonts w:ascii="Times New Roman" w:hAnsi="Times New Roman" w:cs="Times New Roman" w:hint="eastAsia"/>
            <w:sz w:val="24"/>
            <w:szCs w:val="24"/>
            <w:rPrChange w:id="260" w:author="Wen Lijie" w:date="2015-04-27T20:32:00Z">
              <w:rPr>
                <w:rFonts w:hint="eastAsia"/>
              </w:rPr>
            </w:rPrChange>
          </w:rPr>
          <w:t>的构建就是</w:t>
        </w:r>
        <w:r w:rsidR="002B58D7">
          <w:rPr>
            <w:rFonts w:ascii="Times New Roman" w:hAnsi="Times New Roman" w:cs="Times New Roman" w:hint="eastAsia"/>
            <w:sz w:val="24"/>
            <w:szCs w:val="24"/>
          </w:rPr>
          <w:t>为</w:t>
        </w:r>
        <w:r w:rsidR="002B58D7" w:rsidRPr="00C716D4">
          <w:rPr>
            <w:rFonts w:ascii="Times New Roman" w:hAnsi="Times New Roman" w:cs="Times New Roman" w:hint="eastAsia"/>
            <w:sz w:val="24"/>
            <w:szCs w:val="24"/>
            <w:rPrChange w:id="261" w:author="Wen Lijie" w:date="2015-04-27T20:32:00Z">
              <w:rPr>
                <w:rFonts w:hint="eastAsia"/>
              </w:rPr>
            </w:rPrChange>
          </w:rPr>
          <w:t>流</w:t>
        </w:r>
      </w:ins>
      <w:r w:rsidR="0005427E" w:rsidRPr="00C716D4">
        <w:rPr>
          <w:rFonts w:ascii="Times New Roman" w:hAnsi="Times New Roman" w:cs="Times New Roman" w:hint="eastAsia"/>
          <w:sz w:val="24"/>
          <w:szCs w:val="24"/>
          <w:rPrChange w:id="262" w:author="Wen Lijie" w:date="2015-04-27T20:32:00Z">
            <w:rPr>
              <w:rFonts w:hint="eastAsia"/>
            </w:rPr>
          </w:rPrChange>
        </w:rPr>
        <w:t>程模型的评估框架而设计的。</w:t>
      </w:r>
    </w:p>
    <w:p w14:paraId="4A733CCC" w14:textId="77777777" w:rsidR="0017742B" w:rsidRPr="0017742B" w:rsidRDefault="0017742B" w:rsidP="00BD4768">
      <w:pPr>
        <w:pStyle w:val="ad"/>
        <w:keepNext/>
        <w:keepLines/>
        <w:numPr>
          <w:ilvl w:val="1"/>
          <w:numId w:val="28"/>
        </w:numPr>
        <w:spacing w:before="240" w:after="120" w:line="400" w:lineRule="exact"/>
        <w:ind w:firstLineChars="0"/>
        <w:jc w:val="left"/>
        <w:outlineLvl w:val="2"/>
        <w:rPr>
          <w:rFonts w:ascii="黑体" w:eastAsia="黑体" w:hAnsi="黑体"/>
          <w:bCs/>
          <w:vanish/>
          <w:sz w:val="26"/>
          <w:szCs w:val="26"/>
          <w:highlight w:val="yellow"/>
        </w:rPr>
      </w:pPr>
      <w:bookmarkStart w:id="263" w:name="_Toc414998203"/>
      <w:bookmarkStart w:id="264" w:name="_Toc415053541"/>
      <w:bookmarkStart w:id="265" w:name="_Toc415054588"/>
      <w:bookmarkStart w:id="266" w:name="_Toc415147072"/>
      <w:bookmarkStart w:id="267" w:name="_Toc415228130"/>
      <w:bookmarkEnd w:id="263"/>
      <w:bookmarkEnd w:id="264"/>
      <w:bookmarkEnd w:id="265"/>
      <w:bookmarkEnd w:id="266"/>
      <w:bookmarkEnd w:id="267"/>
    </w:p>
    <w:p w14:paraId="6FBCF130" w14:textId="77777777" w:rsidR="00AB508E" w:rsidRPr="00AB508E" w:rsidRDefault="00AB508E" w:rsidP="00AB508E">
      <w:pPr>
        <w:pStyle w:val="ad"/>
        <w:keepNext/>
        <w:keepLines/>
        <w:numPr>
          <w:ilvl w:val="1"/>
          <w:numId w:val="3"/>
        </w:numPr>
        <w:spacing w:before="240" w:after="120" w:line="400" w:lineRule="exact"/>
        <w:ind w:firstLineChars="0"/>
        <w:jc w:val="left"/>
        <w:outlineLvl w:val="2"/>
        <w:rPr>
          <w:rFonts w:ascii="Cambria Math" w:eastAsia="黑体" w:hAnsi="Cambria Math"/>
          <w:bCs/>
          <w:vanish/>
          <w:sz w:val="26"/>
          <w:szCs w:val="26"/>
        </w:rPr>
      </w:pPr>
      <w:bookmarkStart w:id="268" w:name="_Toc415228131"/>
    </w:p>
    <w:p w14:paraId="41F04A88" w14:textId="52E32987" w:rsidR="00014419" w:rsidRPr="00AB508E" w:rsidRDefault="00C41064" w:rsidP="00AB508E">
      <w:pPr>
        <w:pStyle w:val="32"/>
        <w:numPr>
          <w:ilvl w:val="2"/>
          <w:numId w:val="3"/>
        </w:numPr>
        <w:rPr>
          <w:rFonts w:ascii="Cambria Math" w:hAnsi="Cambria Math"/>
        </w:rPr>
      </w:pPr>
      <w:r w:rsidRPr="00AB508E">
        <w:rPr>
          <w:rFonts w:ascii="Cambria Math" w:hAnsi="Cambria Math"/>
        </w:rPr>
        <w:t>基于</w:t>
      </w:r>
      <w:r w:rsidR="00BE130A" w:rsidRPr="00AB508E">
        <w:rPr>
          <w:rFonts w:ascii="Cambria Math" w:hAnsi="Cambria Math"/>
        </w:rPr>
        <w:t>专用</w:t>
      </w:r>
      <w:r w:rsidR="007064CD" w:rsidRPr="00AB508E">
        <w:rPr>
          <w:rFonts w:ascii="Cambria Math" w:hAnsi="Cambria Math"/>
        </w:rPr>
        <w:t>模型</w:t>
      </w:r>
      <w:r w:rsidR="007064CD" w:rsidRPr="00AB508E">
        <w:rPr>
          <w:rFonts w:ascii="Cambria Math" w:hAnsi="Cambria Math" w:hint="eastAsia"/>
        </w:rPr>
        <w:t>全集</w:t>
      </w:r>
      <w:r w:rsidR="000A0A08" w:rsidRPr="00AB508E">
        <w:rPr>
          <w:rFonts w:ascii="Cambria Math" w:hAnsi="Cambria Math"/>
        </w:rPr>
        <w:t>的</w:t>
      </w:r>
      <w:r w:rsidRPr="00AB508E">
        <w:rPr>
          <w:rFonts w:ascii="Cambria Math" w:hAnsi="Cambria Math"/>
        </w:rPr>
        <w:t>流程挖掘算法评估框架</w:t>
      </w:r>
      <w:bookmarkEnd w:id="268"/>
    </w:p>
    <w:p w14:paraId="0C2F0619" w14:textId="7EFD0AE5" w:rsidR="00304A53" w:rsidRDefault="005636EB" w:rsidP="00AB508E">
      <w:pPr>
        <w:pStyle w:val="ae"/>
        <w:spacing w:beforeLines="0" w:before="0" w:afterLines="0" w:after="0" w:line="400" w:lineRule="exact"/>
      </w:pPr>
      <w:bookmarkStart w:id="269" w:name="OLE_LINK34"/>
      <w:bookmarkStart w:id="270" w:name="OLE_LINK35"/>
      <w:proofErr w:type="spellStart"/>
      <w:r>
        <w:t>Rozinat</w:t>
      </w:r>
      <w:proofErr w:type="spellEnd"/>
      <w:r w:rsidR="00491CD4">
        <w:t>等人</w:t>
      </w:r>
      <w:bookmarkEnd w:id="269"/>
      <w:bookmarkEnd w:id="270"/>
      <w:r w:rsidR="00491CD4">
        <w:t>对</w:t>
      </w:r>
      <w:r w:rsidR="00491CD4">
        <w:rPr>
          <w:rFonts w:hint="eastAsia"/>
        </w:rPr>
        <w:t>流程</w:t>
      </w:r>
      <w:r w:rsidR="00491CD4">
        <w:t>挖掘算法评估框架做出了开创性的工作</w:t>
      </w:r>
      <w:r>
        <w:rPr>
          <w:rFonts w:hint="eastAsia"/>
        </w:rPr>
        <w:t>【</w:t>
      </w:r>
      <w:r w:rsidRPr="005636EB">
        <w:rPr>
          <w:rFonts w:hint="eastAsia"/>
          <w:highlight w:val="yellow"/>
        </w:rPr>
        <w:t>谭世杰28</w:t>
      </w:r>
      <w:r>
        <w:rPr>
          <w:rFonts w:hint="eastAsia"/>
        </w:rPr>
        <w:t>】</w:t>
      </w:r>
      <w:r w:rsidR="00491CD4">
        <w:t>。</w:t>
      </w:r>
      <w:proofErr w:type="spellStart"/>
      <w:r w:rsidR="002329CA">
        <w:lastRenderedPageBreak/>
        <w:t>Rozinat</w:t>
      </w:r>
      <w:proofErr w:type="spellEnd"/>
      <w:r w:rsidR="002329CA">
        <w:t>等人指出</w:t>
      </w:r>
      <w:r w:rsidR="002329CA">
        <w:rPr>
          <w:rFonts w:hint="eastAsia"/>
        </w:rPr>
        <w:t>，虽然现在已经有很多流程挖掘算法被提出，但是尚未有一个可以评估这些算法所挖掘模型质量的</w:t>
      </w:r>
      <w:del w:id="271" w:author="Wen Lijie" w:date="2015-04-27T20:39:00Z">
        <w:r w:rsidR="002329CA" w:rsidDel="0036086B">
          <w:rPr>
            <w:rFonts w:hint="eastAsia"/>
          </w:rPr>
          <w:delText>一个</w:delText>
        </w:r>
      </w:del>
      <w:r w:rsidR="002329CA">
        <w:rPr>
          <w:rFonts w:hint="eastAsia"/>
        </w:rPr>
        <w:t>普遍方法。同时，</w:t>
      </w:r>
      <w:proofErr w:type="spellStart"/>
      <w:r w:rsidR="002329CA">
        <w:rPr>
          <w:rFonts w:hint="eastAsia"/>
        </w:rPr>
        <w:t>R</w:t>
      </w:r>
      <w:r w:rsidR="002329CA">
        <w:t>ozinat</w:t>
      </w:r>
      <w:proofErr w:type="spellEnd"/>
      <w:r w:rsidR="002329CA">
        <w:t>等人设计了一个流程挖掘算法评估框架</w:t>
      </w:r>
      <w:r w:rsidR="002329CA">
        <w:rPr>
          <w:rFonts w:hint="eastAsia"/>
        </w:rPr>
        <w:t>，</w:t>
      </w:r>
      <w:r w:rsidR="00E415B2">
        <w:rPr>
          <w:rFonts w:hint="eastAsia"/>
        </w:rPr>
        <w:t>并</w:t>
      </w:r>
      <w:r w:rsidR="002329CA">
        <w:t>给出了评估框架所应该具有的基本元素</w:t>
      </w:r>
      <w:r w:rsidR="002329CA">
        <w:rPr>
          <w:rFonts w:hint="eastAsia"/>
        </w:rPr>
        <w:t>。</w:t>
      </w:r>
    </w:p>
    <w:p w14:paraId="79F8C84F" w14:textId="16BBD4BF" w:rsidR="000F29FB" w:rsidRDefault="000F29FB" w:rsidP="00AB508E">
      <w:pPr>
        <w:pStyle w:val="ae"/>
        <w:spacing w:beforeLines="0" w:before="0" w:afterLines="0" w:after="0" w:line="400" w:lineRule="exact"/>
      </w:pPr>
      <w:r>
        <w:t>图</w:t>
      </w:r>
      <w:r>
        <w:rPr>
          <w:rFonts w:hint="eastAsia"/>
        </w:rPr>
        <w:t>2.</w:t>
      </w:r>
      <w:r w:rsidR="00AB508E">
        <w:t>8</w:t>
      </w:r>
      <w:del w:id="272" w:author="Wen Lijie" w:date="2015-04-27T20:40:00Z">
        <w:r w:rsidDel="0036086B">
          <w:rPr>
            <w:rFonts w:hint="eastAsia"/>
          </w:rPr>
          <w:delText>是</w:delText>
        </w:r>
      </w:del>
      <w:ins w:id="273" w:author="Wen Lijie" w:date="2015-04-27T20:40:00Z">
        <w:r w:rsidR="0036086B">
          <w:rPr>
            <w:rFonts w:hint="eastAsia"/>
          </w:rPr>
          <w:t>展示了</w:t>
        </w:r>
      </w:ins>
      <w:proofErr w:type="spellStart"/>
      <w:r>
        <w:rPr>
          <w:rFonts w:hint="eastAsia"/>
        </w:rPr>
        <w:t>R</w:t>
      </w:r>
      <w:r>
        <w:t>ozinat</w:t>
      </w:r>
      <w:proofErr w:type="spellEnd"/>
      <w:r w:rsidR="00457B30">
        <w:t>等人提出的流程挖掘评估框架</w:t>
      </w:r>
      <w:r w:rsidR="00457B30">
        <w:rPr>
          <w:rFonts w:hint="eastAsia"/>
        </w:rPr>
        <w:t>，</w:t>
      </w:r>
      <w:r w:rsidR="00E415B2">
        <w:rPr>
          <w:rFonts w:hint="eastAsia"/>
        </w:rPr>
        <w:t>其中</w:t>
      </w:r>
      <w:r w:rsidR="00457B30">
        <w:t>包括</w:t>
      </w:r>
      <w:r w:rsidR="00457B30">
        <w:rPr>
          <w:rFonts w:hint="eastAsia"/>
        </w:rPr>
        <w:t>：</w:t>
      </w:r>
    </w:p>
    <w:p w14:paraId="0714AA59" w14:textId="174D7031" w:rsidR="00E415B2" w:rsidRDefault="00E415B2" w:rsidP="00AB508E">
      <w:pPr>
        <w:pStyle w:val="ae"/>
        <w:spacing w:beforeLines="0" w:before="0" w:afterLines="0" w:after="0" w:line="400" w:lineRule="exact"/>
      </w:pPr>
      <w:r>
        <w:t>库模块</w:t>
      </w:r>
      <w:r>
        <w:rPr>
          <w:rFonts w:hint="eastAsia"/>
        </w:rPr>
        <w:t>：库模块中包含两类文件，分别是</w:t>
      </w:r>
      <w:r w:rsidR="00591FE3">
        <w:rPr>
          <w:rFonts w:hint="eastAsia"/>
        </w:rPr>
        <w:t>事件日志和过程模型。事件</w:t>
      </w:r>
      <w:del w:id="274" w:author="Wen Lijie" w:date="2015-04-27T20:40:00Z">
        <w:r w:rsidR="00591FE3" w:rsidDel="00D87E52">
          <w:rPr>
            <w:rFonts w:hint="eastAsia"/>
          </w:rPr>
          <w:delText>日志是由正面和负面实例组</w:delText>
        </w:r>
      </w:del>
      <w:ins w:id="275" w:author="Wen Lijie" w:date="2015-04-27T20:40:00Z">
        <w:r w:rsidR="00091217">
          <w:rPr>
            <w:rFonts w:hint="eastAsia"/>
          </w:rPr>
          <w:t>日志</w:t>
        </w:r>
        <w:r w:rsidR="00D87E52">
          <w:rPr>
            <w:rFonts w:hint="eastAsia"/>
          </w:rPr>
          <w:t>由正例和</w:t>
        </w:r>
      </w:ins>
      <w:ins w:id="276" w:author="Wen Lijie" w:date="2015-04-27T20:41:00Z">
        <w:r w:rsidR="00D87E52">
          <w:rPr>
            <w:rFonts w:hint="eastAsia"/>
          </w:rPr>
          <w:t>负例</w:t>
        </w:r>
      </w:ins>
      <w:ins w:id="277" w:author="Wen Lijie" w:date="2015-04-27T20:40:00Z">
        <w:r w:rsidR="00D87E52">
          <w:rPr>
            <w:rFonts w:hint="eastAsia"/>
          </w:rPr>
          <w:t>组</w:t>
        </w:r>
      </w:ins>
      <w:r w:rsidR="00591FE3">
        <w:rPr>
          <w:rFonts w:hint="eastAsia"/>
        </w:rPr>
        <w:t>成，而过程模型则包括参考模型和发现模型，发现模型是指利用流程挖掘算法挖掘而得到的流程模型。</w:t>
      </w:r>
    </w:p>
    <w:p w14:paraId="266B1645" w14:textId="419EEED5" w:rsidR="00591FE3" w:rsidRDefault="00591FE3" w:rsidP="00AB508E">
      <w:pPr>
        <w:pStyle w:val="ae"/>
        <w:spacing w:beforeLines="0" w:before="0" w:afterLines="0" w:after="0" w:line="400" w:lineRule="exact"/>
      </w:pPr>
      <w:r>
        <w:t>日志生成模块</w:t>
      </w:r>
      <w:r w:rsidR="000822ED">
        <w:rPr>
          <w:rFonts w:hint="eastAsia"/>
        </w:rPr>
        <w:t>：日志生成模块是指</w:t>
      </w:r>
      <w:r>
        <w:rPr>
          <w:rFonts w:hint="eastAsia"/>
        </w:rPr>
        <w:t>根据流程模型生成</w:t>
      </w:r>
      <w:r w:rsidR="000822ED">
        <w:rPr>
          <w:rFonts w:hint="eastAsia"/>
        </w:rPr>
        <w:t>对应的事件日志。其中输入的流程模型来自于库模块中的参考模型，而产生的事件日志则可以存储在库模块中。</w:t>
      </w:r>
    </w:p>
    <w:p w14:paraId="093D366D" w14:textId="0C58DADE" w:rsidR="000822ED" w:rsidRDefault="000822ED" w:rsidP="00AB508E">
      <w:pPr>
        <w:pStyle w:val="ae"/>
        <w:spacing w:beforeLines="0" w:before="0" w:afterLines="0" w:after="0" w:line="400" w:lineRule="exact"/>
      </w:pPr>
      <w:r>
        <w:t>流程发现模块</w:t>
      </w:r>
      <w:r>
        <w:rPr>
          <w:rFonts w:hint="eastAsia"/>
        </w:rPr>
        <w:t>：流程发现模块</w:t>
      </w:r>
      <w:r>
        <w:t>从事件日志中利用流程挖掘算法来挖掘出流程模型</w:t>
      </w:r>
      <w:r>
        <w:rPr>
          <w:rFonts w:hint="eastAsia"/>
        </w:rPr>
        <w:t>。输入的事件日志来自于库模型，而输出的流程模型则存储于库模块的发现模型中。</w:t>
      </w:r>
    </w:p>
    <w:p w14:paraId="47D13477" w14:textId="3D30428A" w:rsidR="000822ED" w:rsidRDefault="000822ED" w:rsidP="00AB508E">
      <w:pPr>
        <w:pStyle w:val="ae"/>
        <w:spacing w:beforeLines="0" w:before="0" w:afterLines="0" w:after="0" w:line="400" w:lineRule="exact"/>
      </w:pPr>
      <w:r>
        <w:t>修改和验证工具</w:t>
      </w:r>
      <w:r>
        <w:rPr>
          <w:rFonts w:hint="eastAsia"/>
        </w:rPr>
        <w:t>：</w:t>
      </w:r>
      <w:r>
        <w:t>主要针对库模块中的数据</w:t>
      </w:r>
      <w:r>
        <w:rPr>
          <w:rFonts w:hint="eastAsia"/>
        </w:rPr>
        <w:t>（即流程模型和事件日志）</w:t>
      </w:r>
      <w:r>
        <w:t>进行验证</w:t>
      </w:r>
      <w:r>
        <w:rPr>
          <w:rFonts w:hint="eastAsia"/>
        </w:rPr>
        <w:t>与修改。如在流程挖掘前，需要验证事件日志是否是完备的。而对于事件日志修改，如在事件日志中添加噪音</w:t>
      </w:r>
      <w:r w:rsidR="00B74D54">
        <w:rPr>
          <w:rFonts w:hint="eastAsia"/>
        </w:rPr>
        <w:t>，</w:t>
      </w:r>
      <w:r w:rsidR="00B74D54">
        <w:t>可以</w:t>
      </w:r>
      <w:r w:rsidR="00B74D54">
        <w:rPr>
          <w:rFonts w:hint="eastAsia"/>
        </w:rPr>
        <w:t>验证</w:t>
      </w:r>
      <w:r w:rsidR="00B74D54">
        <w:t>流程</w:t>
      </w:r>
      <w:r w:rsidR="00B74D54">
        <w:rPr>
          <w:rFonts w:hint="eastAsia"/>
        </w:rPr>
        <w:t>挖掘</w:t>
      </w:r>
      <w:r w:rsidR="00B74D54">
        <w:t>算法是否</w:t>
      </w:r>
      <w:r w:rsidR="00B74D54">
        <w:rPr>
          <w:rFonts w:hint="eastAsia"/>
        </w:rPr>
        <w:t>可以</w:t>
      </w:r>
      <w:r w:rsidR="00B74D54">
        <w:t>处理含有噪音的事件日志。</w:t>
      </w:r>
    </w:p>
    <w:p w14:paraId="7F757A8D" w14:textId="40E00B7C" w:rsidR="00B74D54" w:rsidRDefault="00B74D54" w:rsidP="00AB508E">
      <w:pPr>
        <w:pStyle w:val="ae"/>
        <w:spacing w:beforeLines="0" w:before="0" w:afterLines="0" w:after="0" w:line="400" w:lineRule="exact"/>
      </w:pPr>
      <w:r>
        <w:rPr>
          <w:rFonts w:hint="eastAsia"/>
        </w:rPr>
        <w:t>评估</w:t>
      </w:r>
      <w:r>
        <w:t>和比较模块：在框架中分别列举了在过程挖掘中已经存在的两种不同的评估方法</w:t>
      </w:r>
      <w:r>
        <w:rPr>
          <w:rFonts w:hint="eastAsia"/>
        </w:rPr>
        <w:t>，</w:t>
      </w:r>
      <w:r>
        <w:t>分别是使用统计的方法和机器学习的方法</w:t>
      </w:r>
      <w:r>
        <w:rPr>
          <w:rFonts w:hint="eastAsia"/>
        </w:rPr>
        <w:t>。</w:t>
      </w:r>
    </w:p>
    <w:p w14:paraId="3C9694FD" w14:textId="73675869" w:rsidR="00B74D54" w:rsidRDefault="00F57716" w:rsidP="00AB508E">
      <w:pPr>
        <w:pStyle w:val="ae"/>
        <w:spacing w:beforeLines="0" w:before="0" w:afterLines="0" w:after="0" w:line="400" w:lineRule="exact"/>
      </w:pPr>
      <w:r>
        <w:rPr>
          <w:rFonts w:hint="eastAsia"/>
        </w:rPr>
        <w:t>王建民等人</w:t>
      </w:r>
      <w:r w:rsidR="00A32D15">
        <w:rPr>
          <w:rFonts w:hint="eastAsia"/>
        </w:rPr>
        <w:t>在</w:t>
      </w:r>
      <w:proofErr w:type="spellStart"/>
      <w:r>
        <w:rPr>
          <w:rFonts w:hint="eastAsia"/>
        </w:rPr>
        <w:t>Rozinat</w:t>
      </w:r>
      <w:proofErr w:type="spellEnd"/>
      <w:del w:id="278" w:author="Wen Lijie" w:date="2015-04-27T20:42:00Z">
        <w:r w:rsidDel="00890F98">
          <w:rPr>
            <w:rFonts w:hint="eastAsia"/>
          </w:rPr>
          <w:delText>的</w:delText>
        </w:r>
      </w:del>
      <w:r>
        <w:rPr>
          <w:rFonts w:hint="eastAsia"/>
        </w:rPr>
        <w:t>提出的流程挖掘算法评估框架</w:t>
      </w:r>
      <w:r w:rsidR="00A32D15">
        <w:rPr>
          <w:rFonts w:hint="eastAsia"/>
        </w:rPr>
        <w:t>做出扩展【引用sac2012】,将对一组流程挖掘算法从相似度的维度上进行了经验评估。</w:t>
      </w:r>
    </w:p>
    <w:p w14:paraId="758888CB" w14:textId="3051A88D" w:rsidR="008C1588" w:rsidRDefault="00A32D15" w:rsidP="00AB508E">
      <w:pPr>
        <w:pStyle w:val="ae"/>
        <w:spacing w:beforeLines="0" w:before="0" w:afterLines="0" w:after="0" w:line="400" w:lineRule="exact"/>
      </w:pPr>
      <w:r>
        <w:t>评估中选取了一组手工流程模型和一组来自实际</w:t>
      </w:r>
      <w:r w:rsidR="008C1588">
        <w:t>工厂中的</w:t>
      </w:r>
      <w:r>
        <w:rPr>
          <w:rFonts w:hint="eastAsia"/>
        </w:rPr>
        <w:t>流程</w:t>
      </w:r>
      <w:r>
        <w:t>模型来作为参考模型</w:t>
      </w:r>
      <w:r>
        <w:rPr>
          <w:rFonts w:hint="eastAsia"/>
        </w:rPr>
        <w:t>，</w:t>
      </w:r>
      <w:r>
        <w:t>评估了主流的流程挖掘算法</w:t>
      </w:r>
      <w:commentRangeStart w:id="279"/>
      <m:oMath>
        <m:r>
          <m:rPr>
            <m:sty m:val="p"/>
          </m:rPr>
          <w:rPr>
            <w:rFonts w:ascii="Cambria Math" w:hAnsi="Cambria Math"/>
          </w:rPr>
          <m:t>∝</m:t>
        </m:r>
      </m:oMath>
      <w:r>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w:t>
      </w:r>
      <w:bookmarkStart w:id="280" w:name="OLE_LINK36"/>
      <w:bookmarkStart w:id="281" w:name="OLE_LINK39"/>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w:t>
      </w:r>
      <w:bookmarkEnd w:id="280"/>
      <w:bookmarkEnd w:id="281"/>
      <w:r>
        <w:rPr>
          <w:rFonts w:hint="eastAsia"/>
        </w:rPr>
        <w:t xml:space="preserve">Genetic, </w:t>
      </w:r>
      <w:proofErr w:type="spellStart"/>
      <w:r w:rsidR="00763E48">
        <w:rPr>
          <w:rFonts w:hint="eastAsia"/>
        </w:rPr>
        <w:t>DT</w:t>
      </w:r>
      <w:r w:rsidR="00763E48">
        <w:t>Genetic,</w:t>
      </w:r>
      <w:r>
        <w:rPr>
          <w:rFonts w:hint="eastAsia"/>
        </w:rPr>
        <w:t>Heuristic</w:t>
      </w:r>
      <w:commentRangeEnd w:id="279"/>
      <w:proofErr w:type="spellEnd"/>
      <w:r w:rsidR="005E5631">
        <w:rPr>
          <w:rStyle w:val="af4"/>
          <w:rFonts w:asciiTheme="minorHAnsi" w:hAnsiTheme="minorHAnsi"/>
        </w:rPr>
        <w:commentReference w:id="279"/>
      </w:r>
      <w:r>
        <w:rPr>
          <w:rFonts w:hint="eastAsia"/>
        </w:rPr>
        <w:t>和Re</w:t>
      </w:r>
      <w:r>
        <w:t>gion</w:t>
      </w:r>
      <w:r>
        <w:rPr>
          <w:rFonts w:hint="eastAsia"/>
        </w:rPr>
        <w:t>。</w:t>
      </w:r>
    </w:p>
    <w:p w14:paraId="5EB7BAB7" w14:textId="2BE663B9" w:rsidR="00A32D15" w:rsidRPr="00B74D54" w:rsidRDefault="00A32D15" w:rsidP="00AB508E">
      <w:pPr>
        <w:pStyle w:val="ae"/>
        <w:spacing w:beforeLines="0" w:before="0" w:afterLines="0" w:after="0" w:line="400" w:lineRule="exact"/>
      </w:pPr>
      <w:r>
        <w:rPr>
          <w:rFonts w:hint="eastAsia"/>
        </w:rPr>
        <w:t>评估首先</w:t>
      </w:r>
      <w:del w:id="282" w:author="Wen Lijie" w:date="2015-04-27T20:48:00Z">
        <w:r w:rsidR="00660E5F" w:rsidDel="00C15F1B">
          <w:rPr>
            <w:rFonts w:hint="eastAsia"/>
          </w:rPr>
          <w:delText>在</w:delText>
        </w:r>
        <w:r w:rsidDel="00C15F1B">
          <w:rPr>
            <w:rFonts w:hint="eastAsia"/>
          </w:rPr>
          <w:delText>日志生成模块</w:delText>
        </w:r>
      </w:del>
      <w:ins w:id="283" w:author="Wen Lijie" w:date="2015-04-27T20:48:00Z">
        <w:r w:rsidR="00C15F1B">
          <w:rPr>
            <w:rFonts w:hint="eastAsia"/>
          </w:rPr>
          <w:t>调用</w:t>
        </w:r>
        <w:r w:rsidR="00C15F1B">
          <w:rPr>
            <w:rFonts w:hint="eastAsia"/>
          </w:rPr>
          <w:t>日志生成模块</w:t>
        </w:r>
      </w:ins>
      <w:r w:rsidR="00660E5F">
        <w:rPr>
          <w:rFonts w:hint="eastAsia"/>
        </w:rPr>
        <w:t>，为</w:t>
      </w:r>
      <w:r w:rsidR="008C1588">
        <w:rPr>
          <w:rFonts w:hint="eastAsia"/>
        </w:rPr>
        <w:t>两组参考模型集合的每个模型生成对应的事件日志。然</w:t>
      </w:r>
      <w:del w:id="284" w:author="Wen Lijie" w:date="2015-04-27T20:48:00Z">
        <w:r w:rsidR="008C1588" w:rsidDel="001F3010">
          <w:rPr>
            <w:rFonts w:hint="eastAsia"/>
          </w:rPr>
          <w:delText>后在流程发现模块</w:delText>
        </w:r>
      </w:del>
      <w:ins w:id="285" w:author="Wen Lijie" w:date="2015-04-27T20:48:00Z">
        <w:r w:rsidR="001F3010">
          <w:rPr>
            <w:rFonts w:hint="eastAsia"/>
          </w:rPr>
          <w:t>后</w:t>
        </w:r>
        <w:r w:rsidR="001F3010">
          <w:rPr>
            <w:rFonts w:hint="eastAsia"/>
          </w:rPr>
          <w:t>调用</w:t>
        </w:r>
        <w:r w:rsidR="001F3010">
          <w:rPr>
            <w:rFonts w:hint="eastAsia"/>
          </w:rPr>
          <w:t>流程发现模块</w:t>
        </w:r>
      </w:ins>
      <w:r w:rsidR="008C1588">
        <w:rPr>
          <w:rFonts w:hint="eastAsia"/>
        </w:rPr>
        <w:t>，分别用每个流程挖掘算法挖掘事件日志。</w:t>
      </w:r>
      <w:del w:id="286" w:author="Wen Lijie" w:date="2015-04-27T20:48:00Z">
        <w:r w:rsidR="008C1588" w:rsidDel="00503DC2">
          <w:rPr>
            <w:rFonts w:hint="eastAsia"/>
          </w:rPr>
          <w:delText>接着在评估和比较模块</w:delText>
        </w:r>
      </w:del>
      <w:ins w:id="287" w:author="Wen Lijie" w:date="2015-04-27T20:48:00Z">
        <w:r w:rsidR="00503DC2">
          <w:rPr>
            <w:rFonts w:hint="eastAsia"/>
          </w:rPr>
          <w:t>接着</w:t>
        </w:r>
        <w:r w:rsidR="00503DC2">
          <w:rPr>
            <w:rFonts w:hint="eastAsia"/>
          </w:rPr>
          <w:t>调用</w:t>
        </w:r>
        <w:r w:rsidR="00503DC2">
          <w:rPr>
            <w:rFonts w:hint="eastAsia"/>
          </w:rPr>
          <w:t>评估和比较模块</w:t>
        </w:r>
      </w:ins>
      <w:r w:rsidR="008C1588">
        <w:rPr>
          <w:rFonts w:hint="eastAsia"/>
        </w:rPr>
        <w:t>，分别利用行为和结构的相似度计算方法计算挖掘获得流程模型和参考模型之间的相似度</w:t>
      </w:r>
      <w:ins w:id="288" w:author="Wen Lijie" w:date="2015-04-27T20:49:00Z">
        <w:r w:rsidR="000668B5">
          <w:rPr>
            <w:rFonts w:hint="eastAsia"/>
          </w:rPr>
          <w:t>，</w:t>
        </w:r>
      </w:ins>
      <w:del w:id="289" w:author="Wen Lijie" w:date="2015-04-27T20:49:00Z">
        <w:r w:rsidR="0065629B" w:rsidDel="000668B5">
          <w:rPr>
            <w:rFonts w:hint="eastAsia"/>
          </w:rPr>
          <w:delText>。</w:delText>
        </w:r>
      </w:del>
      <w:r w:rsidR="0065629B">
        <w:rPr>
          <w:rFonts w:hint="eastAsia"/>
        </w:rPr>
        <w:t>通过比较</w:t>
      </w:r>
      <w:del w:id="290" w:author="Wen Lijie" w:date="2015-04-27T20:49:00Z">
        <w:r w:rsidR="0065629B" w:rsidDel="000668B5">
          <w:rPr>
            <w:rFonts w:hint="eastAsia"/>
          </w:rPr>
          <w:delText>不同</w:delText>
        </w:r>
      </w:del>
      <w:ins w:id="291" w:author="Wen Lijie" w:date="2015-04-27T20:49:00Z">
        <w:r w:rsidR="000668B5">
          <w:rPr>
            <w:rFonts w:hint="eastAsia"/>
          </w:rPr>
          <w:t>这些</w:t>
        </w:r>
      </w:ins>
      <w:del w:id="292" w:author="Wen Lijie" w:date="2015-04-27T20:49:00Z">
        <w:r w:rsidR="0065629B" w:rsidDel="000668B5">
          <w:rPr>
            <w:rFonts w:hint="eastAsia"/>
          </w:rPr>
          <w:delText>流程挖掘算法</w:delText>
        </w:r>
      </w:del>
      <w:del w:id="293" w:author="Wen Lijie" w:date="2015-04-27T20:48:00Z">
        <w:r w:rsidR="0065629B" w:rsidDel="000668B5">
          <w:rPr>
            <w:rFonts w:hint="eastAsia"/>
          </w:rPr>
          <w:delText>挖</w:delText>
        </w:r>
      </w:del>
      <w:r w:rsidR="008C1588">
        <w:rPr>
          <w:rFonts w:hint="eastAsia"/>
        </w:rPr>
        <w:t>相似度之间的差异来</w:t>
      </w:r>
      <w:r w:rsidR="0065629B">
        <w:rPr>
          <w:rFonts w:hint="eastAsia"/>
        </w:rPr>
        <w:t>对流程挖掘算法做经验的评估。</w:t>
      </w:r>
    </w:p>
    <w:p w14:paraId="48297B54" w14:textId="4032D5E2" w:rsidR="00E415B2" w:rsidRPr="00763E48" w:rsidRDefault="00660E5F" w:rsidP="00AB508E">
      <w:pPr>
        <w:pStyle w:val="ae"/>
        <w:spacing w:beforeLines="0" w:before="0" w:afterLines="0" w:after="0" w:line="400" w:lineRule="exact"/>
      </w:pPr>
      <w:r>
        <w:rPr>
          <w:rFonts w:hint="eastAsia"/>
        </w:rPr>
        <w:t>评估中获得了一些有价值的结论，如在</w:t>
      </w:r>
      <w:r w:rsidR="003E12EE">
        <w:rPr>
          <w:rFonts w:hint="eastAsia"/>
        </w:rPr>
        <w:t>人工流程模型数据集上，</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t>对于含有不可见任务的</w:t>
      </w:r>
      <w:r w:rsidR="00763E48">
        <w:rPr>
          <w:rFonts w:hint="eastAsia"/>
        </w:rPr>
        <w:t>流程</w:t>
      </w:r>
      <w:r w:rsidR="00763E48">
        <w:t>模型挖掘效果最好</w:t>
      </w:r>
      <w:r w:rsidR="00763E48">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对</w:t>
      </w:r>
      <w:r w:rsidR="00763E48">
        <w:t>含有非自由选择结构的流程模型挖掘效果最好</w:t>
      </w:r>
      <w:r w:rsidR="00763E48">
        <w:rPr>
          <w:rFonts w:hint="eastAsia"/>
        </w:rPr>
        <w:t>，</w:t>
      </w:r>
      <w:proofErr w:type="spellStart"/>
      <w:r w:rsidR="00763E48">
        <w:t>DTGenetic</w:t>
      </w:r>
      <w:proofErr w:type="spellEnd"/>
      <w:r w:rsidR="00763E48">
        <w:t>对于含有重名任务的挖掘效果最好。在</w:t>
      </w:r>
      <w:r w:rsidR="00763E48">
        <w:rPr>
          <w:rFonts w:hint="eastAsia"/>
        </w:rPr>
        <w:t>真实</w:t>
      </w:r>
      <w:r w:rsidR="00763E48">
        <w:t>的数据集中，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算</w:t>
      </w:r>
      <w:r w:rsidR="00763E48">
        <w:rPr>
          <w:rFonts w:hint="eastAsia"/>
        </w:rPr>
        <w:lastRenderedPageBreak/>
        <w:t>法</w:t>
      </w:r>
      <w:r w:rsidR="00763E48">
        <w:t>的</w:t>
      </w:r>
      <w:del w:id="294" w:author="Wen Lijie" w:date="2015-04-27T20:49:00Z">
        <w:r w:rsidR="00763E48" w:rsidDel="002654D6">
          <w:delText>性能</w:delText>
        </w:r>
      </w:del>
      <w:ins w:id="295" w:author="Wen Lijie" w:date="2015-04-27T20:49:00Z">
        <w:r w:rsidR="002072F0">
          <w:rPr>
            <w:rFonts w:hint="eastAsia"/>
          </w:rPr>
          <w:t>表现</w:t>
        </w:r>
      </w:ins>
      <w:r w:rsidR="00763E48">
        <w:t>最优。</w:t>
      </w:r>
    </w:p>
    <w:p w14:paraId="55F6660D" w14:textId="2677167E" w:rsidR="000F29FB" w:rsidRDefault="000F29FB" w:rsidP="002906A3">
      <w:pPr>
        <w:pStyle w:val="ae"/>
        <w:spacing w:before="120" w:after="120"/>
        <w:ind w:firstLineChars="0" w:firstLine="0"/>
        <w:pPrChange w:id="296" w:author="Wen Lijie" w:date="2015-04-27T20:54:00Z">
          <w:pPr>
            <w:pStyle w:val="ae"/>
            <w:spacing w:before="120" w:after="120"/>
          </w:pPr>
        </w:pPrChange>
      </w:pPr>
      <w:r>
        <w:rPr>
          <w:rFonts w:hint="eastAsia"/>
          <w:noProof/>
        </w:rPr>
        <w:drawing>
          <wp:inline distT="0" distB="0" distL="0" distR="0" wp14:anchorId="41A6999E" wp14:editId="378EBD16">
            <wp:extent cx="5486400" cy="4937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framework.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937760"/>
                    </a:xfrm>
                    <a:prstGeom prst="rect">
                      <a:avLst/>
                    </a:prstGeom>
                  </pic:spPr>
                </pic:pic>
              </a:graphicData>
            </a:graphic>
          </wp:inline>
        </w:drawing>
      </w:r>
    </w:p>
    <w:p w14:paraId="3A53DBD6" w14:textId="691D4D99" w:rsidR="000F29FB" w:rsidRPr="000F29FB" w:rsidRDefault="000F29FB" w:rsidP="00B74D54">
      <w:pPr>
        <w:pStyle w:val="ae"/>
        <w:spacing w:before="120" w:after="120"/>
        <w:ind w:firstLine="440"/>
        <w:jc w:val="center"/>
        <w:rPr>
          <w:sz w:val="22"/>
          <w:szCs w:val="22"/>
        </w:rPr>
      </w:pPr>
      <w:bookmarkStart w:id="297" w:name="OLE_LINK44"/>
      <w:bookmarkStart w:id="298" w:name="OLE_LINK45"/>
      <w:r w:rsidRPr="000F29FB">
        <w:rPr>
          <w:sz w:val="22"/>
          <w:szCs w:val="22"/>
        </w:rPr>
        <w:t>图</w:t>
      </w:r>
      <w:r w:rsidRPr="000F29FB">
        <w:rPr>
          <w:rFonts w:hint="eastAsia"/>
          <w:sz w:val="22"/>
          <w:szCs w:val="22"/>
        </w:rPr>
        <w:t>2.</w:t>
      </w:r>
      <w:r w:rsidR="00AB508E">
        <w:rPr>
          <w:sz w:val="22"/>
          <w:szCs w:val="22"/>
        </w:rPr>
        <w:t>8</w:t>
      </w:r>
      <w:ins w:id="299" w:author="Wen Lijie" w:date="2015-04-27T20:49:00Z">
        <w:r w:rsidR="00A91E45">
          <w:rPr>
            <w:rFonts w:hint="eastAsia"/>
            <w:sz w:val="22"/>
            <w:szCs w:val="22"/>
          </w:rPr>
          <w:t xml:space="preserve"> </w:t>
        </w:r>
        <w:proofErr w:type="spellStart"/>
        <w:r w:rsidR="00A91E45">
          <w:rPr>
            <w:rFonts w:hint="eastAsia"/>
            <w:sz w:val="22"/>
            <w:szCs w:val="22"/>
          </w:rPr>
          <w:t>Rozinat</w:t>
        </w:r>
      </w:ins>
      <w:proofErr w:type="spellEnd"/>
      <w:ins w:id="300" w:author="Wen Lijie" w:date="2015-04-27T20:50:00Z">
        <w:r w:rsidR="00A91E45">
          <w:rPr>
            <w:rFonts w:hint="eastAsia"/>
            <w:sz w:val="22"/>
            <w:szCs w:val="22"/>
          </w:rPr>
          <w:t>等提出</w:t>
        </w:r>
      </w:ins>
      <w:del w:id="301" w:author="Wen Lijie" w:date="2015-04-27T20:50:00Z">
        <w:r w:rsidRPr="000F29FB" w:rsidDel="00A91E45">
          <w:rPr>
            <w:rFonts w:hint="eastAsia"/>
            <w:sz w:val="22"/>
            <w:szCs w:val="22"/>
          </w:rPr>
          <w:delText>一个可能</w:delText>
        </w:r>
      </w:del>
      <w:r w:rsidRPr="000F29FB">
        <w:rPr>
          <w:rFonts w:hint="eastAsia"/>
          <w:sz w:val="22"/>
          <w:szCs w:val="22"/>
        </w:rPr>
        <w:t>的流程挖掘评估框架</w:t>
      </w:r>
    </w:p>
    <w:p w14:paraId="7ECADDA1" w14:textId="77777777" w:rsidR="00014419" w:rsidRPr="00AB508E" w:rsidRDefault="00EA7058" w:rsidP="00AB508E">
      <w:pPr>
        <w:pStyle w:val="32"/>
        <w:numPr>
          <w:ilvl w:val="2"/>
          <w:numId w:val="3"/>
        </w:numPr>
        <w:rPr>
          <w:rFonts w:ascii="Cambria Math" w:hAnsi="Cambria Math"/>
        </w:rPr>
      </w:pPr>
      <w:bookmarkStart w:id="302" w:name="_Toc415228132"/>
      <w:bookmarkEnd w:id="297"/>
      <w:bookmarkEnd w:id="298"/>
      <w:r w:rsidRPr="00AB508E">
        <w:rPr>
          <w:rFonts w:ascii="Cambria Math" w:hAnsi="Cambria Math" w:hint="eastAsia"/>
        </w:rPr>
        <w:t>基于</w:t>
      </w:r>
      <w:r w:rsidR="00BE130A" w:rsidRPr="00AB508E">
        <w:rPr>
          <w:rFonts w:ascii="Cambria Math" w:hAnsi="Cambria Math"/>
        </w:rPr>
        <w:t>专用模型</w:t>
      </w:r>
      <w:r w:rsidR="00BE130A" w:rsidRPr="00AB508E">
        <w:rPr>
          <w:rFonts w:ascii="Cambria Math" w:hAnsi="Cambria Math" w:hint="eastAsia"/>
        </w:rPr>
        <w:t>子</w:t>
      </w:r>
      <w:r w:rsidR="007064CD" w:rsidRPr="00AB508E">
        <w:rPr>
          <w:rFonts w:ascii="Cambria Math" w:hAnsi="Cambria Math"/>
        </w:rPr>
        <w:t>集与推荐技术的</w:t>
      </w:r>
      <w:r w:rsidRPr="00AB508E">
        <w:rPr>
          <w:rFonts w:ascii="Cambria Math" w:hAnsi="Cambria Math" w:hint="eastAsia"/>
        </w:rPr>
        <w:t>流程挖掘算法评估框架</w:t>
      </w:r>
      <w:bookmarkEnd w:id="302"/>
    </w:p>
    <w:p w14:paraId="0C83663A" w14:textId="0E12A9E5" w:rsidR="00526B60" w:rsidRDefault="00526B60" w:rsidP="00AB508E">
      <w:pPr>
        <w:pStyle w:val="ae"/>
        <w:spacing w:beforeLines="0" w:before="0" w:afterLines="0" w:after="0" w:line="400" w:lineRule="exact"/>
      </w:pPr>
      <w:r>
        <w:rPr>
          <w:rFonts w:hint="eastAsia"/>
        </w:rPr>
        <w:t>虽然上一节基于专用模型全集的流程挖掘算法评估框架</w:t>
      </w:r>
      <w:r w:rsidR="00DA0A4B">
        <w:rPr>
          <w:rFonts w:hint="eastAsia"/>
        </w:rPr>
        <w:t>可以</w:t>
      </w:r>
      <w:r w:rsidR="00DA0A4B">
        <w:t>评估</w:t>
      </w:r>
      <w:r w:rsidR="00DA0A4B">
        <w:rPr>
          <w:rFonts w:hint="eastAsia"/>
        </w:rPr>
        <w:t>不同</w:t>
      </w:r>
      <w:r w:rsidR="00DA0A4B">
        <w:t>的业务流程算法，但是</w:t>
      </w:r>
      <w:r w:rsidR="007038A4">
        <w:rPr>
          <w:rFonts w:hint="eastAsia"/>
        </w:rPr>
        <w:t>这个</w:t>
      </w:r>
      <w:r w:rsidR="007038A4">
        <w:t>评估框架存在一个</w:t>
      </w:r>
      <w:del w:id="303" w:author="Wen Lijie" w:date="2015-04-27T20:56:00Z">
        <w:r w:rsidR="007038A4" w:rsidDel="00217766">
          <w:rPr>
            <w:rFonts w:hint="eastAsia"/>
          </w:rPr>
          <w:delText>重要</w:delText>
        </w:r>
        <w:r w:rsidR="007038A4" w:rsidDel="00217766">
          <w:delText>的缺点</w:delText>
        </w:r>
      </w:del>
      <w:ins w:id="304" w:author="Wen Lijie" w:date="2015-04-27T20:56:00Z">
        <w:r w:rsidR="00217766">
          <w:rPr>
            <w:rFonts w:hint="eastAsia"/>
          </w:rPr>
          <w:t>显著</w:t>
        </w:r>
        <w:r w:rsidR="00217766">
          <w:t>的缺点</w:t>
        </w:r>
      </w:ins>
      <w:r w:rsidR="007038A4">
        <w:t>，即</w:t>
      </w:r>
      <w:r w:rsidR="007038A4">
        <w:rPr>
          <w:rFonts w:hint="eastAsia"/>
        </w:rPr>
        <w:t>当</w:t>
      </w:r>
      <w:r w:rsidR="007038A4">
        <w:t>参考模型集合较大、流程挖掘算法较多时</w:t>
      </w:r>
      <w:r w:rsidR="007038A4">
        <w:rPr>
          <w:rFonts w:hint="eastAsia"/>
        </w:rPr>
        <w:t>，</w:t>
      </w:r>
      <w:r w:rsidR="007038A4">
        <w:t>流程挖掘算法评估则</w:t>
      </w:r>
      <w:del w:id="305" w:author="Wen Lijie" w:date="2015-04-27T20:56:00Z">
        <w:r w:rsidR="007038A4" w:rsidDel="00714AE5">
          <w:delText>会是大</w:delText>
        </w:r>
      </w:del>
      <w:r w:rsidR="007038A4">
        <w:t>计算量</w:t>
      </w:r>
      <w:ins w:id="306" w:author="Wen Lijie" w:date="2015-04-27T20:56:00Z">
        <w:r w:rsidR="00714AE5">
          <w:rPr>
            <w:rFonts w:hint="eastAsia"/>
          </w:rPr>
          <w:t>超大</w:t>
        </w:r>
      </w:ins>
      <w:r w:rsidR="007038A4">
        <w:t>且十分耗时</w:t>
      </w:r>
      <w:r w:rsidR="007038A4">
        <w:rPr>
          <w:rFonts w:hint="eastAsia"/>
        </w:rPr>
        <w:t>。</w:t>
      </w:r>
    </w:p>
    <w:p w14:paraId="575A8636" w14:textId="790E6962" w:rsidR="007038A4" w:rsidRPr="00AB508E" w:rsidRDefault="007038A4" w:rsidP="00AB508E">
      <w:pPr>
        <w:pStyle w:val="ae"/>
        <w:spacing w:beforeLines="0" w:before="0" w:afterLines="0" w:after="0" w:line="400" w:lineRule="exact"/>
      </w:pPr>
      <w:r>
        <w:rPr>
          <w:rFonts w:hint="eastAsia"/>
        </w:rPr>
        <w:t>为此</w:t>
      </w:r>
      <w:r>
        <w:t>，王建民</w:t>
      </w:r>
      <w:ins w:id="307" w:author="Wen Lijie" w:date="2015-04-27T20:56:00Z">
        <w:r w:rsidR="00396855">
          <w:rPr>
            <w:rFonts w:hint="eastAsia"/>
          </w:rPr>
          <w:t>教授</w:t>
        </w:r>
      </w:ins>
      <w:r>
        <w:t>等人提出了基于专用模型</w:t>
      </w:r>
      <w:r>
        <w:rPr>
          <w:rFonts w:hint="eastAsia"/>
        </w:rPr>
        <w:t>子集</w:t>
      </w:r>
      <w:r>
        <w:t>与推荐技术的流程挖掘算法评估框架</w:t>
      </w:r>
      <w:r>
        <w:rPr>
          <w:rFonts w:hint="eastAsia"/>
        </w:rPr>
        <w:t>。顾名思义，只需要对于参考模型集合中一部分模型分析，而对于其他流程模型只需要利用推荐技术估算即可。</w:t>
      </w:r>
      <w:r w:rsidRPr="00AB508E">
        <w:t>图</w:t>
      </w:r>
      <w:r w:rsidRPr="00AB508E">
        <w:rPr>
          <w:rFonts w:hint="eastAsia"/>
        </w:rPr>
        <w:t>2.</w:t>
      </w:r>
      <w:r w:rsidR="00AB508E" w:rsidRPr="00AB508E">
        <w:t>9</w:t>
      </w:r>
      <w:r w:rsidRPr="00AB508E">
        <w:t>为</w:t>
      </w:r>
      <w:ins w:id="308" w:author="Wen Lijie" w:date="2015-04-27T20:57:00Z">
        <w:r w:rsidR="00FD71FB">
          <w:rPr>
            <w:rFonts w:hint="eastAsia"/>
          </w:rPr>
          <w:t>该</w:t>
        </w:r>
      </w:ins>
      <w:r w:rsidRPr="00AB508E">
        <w:t>评估框架的结构图</w:t>
      </w:r>
      <w:r w:rsidRPr="00AB508E">
        <w:rPr>
          <w:rFonts w:hint="eastAsia"/>
        </w:rPr>
        <w:t>，</w:t>
      </w:r>
      <w:r w:rsidRPr="00AB508E">
        <w:t>其中虚线部分即为</w:t>
      </w:r>
      <w:proofErr w:type="spellStart"/>
      <w:r w:rsidRPr="00AB508E">
        <w:t>Rozinat</w:t>
      </w:r>
      <w:proofErr w:type="spellEnd"/>
      <w:del w:id="309" w:author="Wen Lijie" w:date="2015-04-27T20:57:00Z">
        <w:r w:rsidRPr="00AB508E" w:rsidDel="00BB62D8">
          <w:delText>e</w:delText>
        </w:r>
      </w:del>
      <w:r w:rsidRPr="00AB508E">
        <w:t>等人提出的基于专用模型全集的流程挖掘算法评估框架</w:t>
      </w:r>
      <w:r w:rsidRPr="00AB508E">
        <w:rPr>
          <w:rFonts w:hint="eastAsia"/>
        </w:rPr>
        <w:t>。除此之外，还有两个部分，分别是</w:t>
      </w:r>
      <w:r w:rsidRPr="00AB508E">
        <w:rPr>
          <w:rFonts w:hint="eastAsia"/>
          <w:i/>
        </w:rPr>
        <w:t>学习阶段</w:t>
      </w:r>
      <w:r w:rsidRPr="00AB508E">
        <w:rPr>
          <w:rFonts w:hint="eastAsia"/>
        </w:rPr>
        <w:t>和</w:t>
      </w:r>
      <w:r w:rsidRPr="00AB508E">
        <w:rPr>
          <w:rFonts w:hint="eastAsia"/>
          <w:i/>
        </w:rPr>
        <w:t>推荐阶段</w:t>
      </w:r>
      <w:r w:rsidRPr="00AB508E">
        <w:rPr>
          <w:rFonts w:hint="eastAsia"/>
        </w:rPr>
        <w:t>。</w:t>
      </w:r>
    </w:p>
    <w:p w14:paraId="6C12FC1E" w14:textId="37B1DB97" w:rsidR="00D34FDC" w:rsidRDefault="00D34FDC" w:rsidP="00AB508E">
      <w:pPr>
        <w:pStyle w:val="ae"/>
        <w:spacing w:beforeLines="0" w:before="0" w:afterLines="0" w:after="0" w:line="400" w:lineRule="exact"/>
      </w:pPr>
      <w:r w:rsidRPr="00AB508E">
        <w:lastRenderedPageBreak/>
        <w:t>对于一组流程模型</w:t>
      </w:r>
      <w:r w:rsidRPr="00AB508E">
        <w:rPr>
          <w:rFonts w:hint="eastAsia"/>
        </w:rPr>
        <w:t>，</w:t>
      </w:r>
      <w:r w:rsidRPr="00AB508E">
        <w:t>选择一部分模型作为参考模型</w:t>
      </w:r>
      <w:r w:rsidR="00F37DA8" w:rsidRPr="00AB508E">
        <w:rPr>
          <w:rFonts w:hint="eastAsia"/>
        </w:rPr>
        <w:t>(</w:t>
      </w:r>
      <w:r w:rsidR="00F37DA8" w:rsidRPr="00AB508E">
        <w:t>Refe</w:t>
      </w:r>
      <w:del w:id="310" w:author="Wen Lijie" w:date="2015-04-27T20:54:00Z">
        <w:r w:rsidR="00F37DA8" w:rsidRPr="00AB508E" w:rsidDel="004B6B8E">
          <w:delText>n</w:delText>
        </w:r>
      </w:del>
      <w:r w:rsidR="00F37DA8" w:rsidRPr="00AB508E">
        <w:t>rence Model</w:t>
      </w:r>
      <w:r w:rsidR="00F37DA8" w:rsidRPr="00AB508E">
        <w:rPr>
          <w:rFonts w:hint="eastAsia"/>
        </w:rPr>
        <w:t>)</w:t>
      </w:r>
      <w:r w:rsidRPr="00AB508E">
        <w:rPr>
          <w:rFonts w:hint="eastAsia"/>
        </w:rPr>
        <w:t>，</w:t>
      </w:r>
      <w:r w:rsidR="00F37DA8" w:rsidRPr="00AB508E">
        <w:t>利用</w:t>
      </w:r>
      <w:proofErr w:type="spellStart"/>
      <w:r w:rsidR="00F37DA8" w:rsidRPr="00AB508E">
        <w:t>Rozinat</w:t>
      </w:r>
      <w:proofErr w:type="spellEnd"/>
      <w:r w:rsidR="00F37DA8" w:rsidRPr="00AB508E">
        <w:t>提出的流程评估框架</w:t>
      </w:r>
      <w:r w:rsidR="00F37DA8" w:rsidRPr="00AB508E">
        <w:rPr>
          <w:rFonts w:hint="eastAsia"/>
        </w:rPr>
        <w:t>，</w:t>
      </w:r>
      <w:r w:rsidR="00F37DA8" w:rsidRPr="00AB508E">
        <w:t>生成参考模型对应的</w:t>
      </w:r>
      <w:r w:rsidR="00F37DA8">
        <w:rPr>
          <w:rFonts w:hint="eastAsia"/>
        </w:rPr>
        <w:t>事件日志</w:t>
      </w:r>
      <w:r w:rsidR="00F37DA8">
        <w:t>，</w:t>
      </w:r>
      <w:r w:rsidR="00F37DA8">
        <w:rPr>
          <w:rFonts w:hint="eastAsia"/>
        </w:rPr>
        <w:t>然后</w:t>
      </w:r>
      <w:r w:rsidR="00F37DA8">
        <w:t>分别</w:t>
      </w:r>
      <w:r w:rsidR="00F37DA8">
        <w:rPr>
          <w:rFonts w:hint="eastAsia"/>
        </w:rPr>
        <w:t>利用流程</w:t>
      </w:r>
      <w:r w:rsidR="00F37DA8">
        <w:t>挖掘算法计算出挖掘</w:t>
      </w:r>
      <w:del w:id="311" w:author="Wen Lijie" w:date="2015-04-27T20:57:00Z">
        <w:r w:rsidR="00F37DA8" w:rsidDel="0040111D">
          <w:delText>而得</w:delText>
        </w:r>
      </w:del>
      <w:r w:rsidR="00F37DA8">
        <w:t>模型，最后通过</w:t>
      </w:r>
      <w:r w:rsidR="00F37DA8">
        <w:rPr>
          <w:rFonts w:hint="eastAsia"/>
        </w:rPr>
        <w:t>评估挖掘</w:t>
      </w:r>
      <w:del w:id="312" w:author="Wen Lijie" w:date="2015-04-27T20:57:00Z">
        <w:r w:rsidR="00F37DA8" w:rsidDel="0040111D">
          <w:delText>而得的</w:delText>
        </w:r>
      </w:del>
      <w:r w:rsidR="00F37DA8">
        <w:t>模型与参考模型之间的相似度。</w:t>
      </w:r>
    </w:p>
    <w:p w14:paraId="32B4D321" w14:textId="3F500587" w:rsidR="00F37DA8" w:rsidRDefault="00F37DA8" w:rsidP="00846E44">
      <w:pPr>
        <w:pStyle w:val="ae"/>
        <w:spacing w:beforeLines="0" w:before="0" w:afterLines="0" w:after="0" w:line="400" w:lineRule="exact"/>
      </w:pPr>
      <w:r>
        <w:t>在</w:t>
      </w:r>
      <w:r w:rsidRPr="00F37DA8">
        <w:rPr>
          <w:i/>
        </w:rPr>
        <w:t>学习阶段</w:t>
      </w:r>
      <w:r w:rsidRPr="00F37DA8">
        <w:rPr>
          <w:rFonts w:hint="eastAsia"/>
        </w:rPr>
        <w:t>,</w:t>
      </w:r>
      <w:r>
        <w:rPr>
          <w:rFonts w:hint="eastAsia"/>
        </w:rPr>
        <w:t>首先在步骤4，</w:t>
      </w:r>
      <w:ins w:id="313" w:author="Wen Lijie" w:date="2015-04-27T20:58:00Z">
        <w:r w:rsidR="000A0DC8">
          <w:rPr>
            <w:rFonts w:hint="eastAsia"/>
          </w:rPr>
          <w:t>提取</w:t>
        </w:r>
      </w:ins>
      <w:r>
        <w:t>参考模型集合中</w:t>
      </w:r>
      <w:del w:id="314" w:author="Wen Lijie" w:date="2015-04-27T20:58:00Z">
        <w:r w:rsidDel="000A0DC8">
          <w:delText>的</w:delText>
        </w:r>
      </w:del>
      <w:r>
        <w:t>模型</w:t>
      </w:r>
      <w:del w:id="315" w:author="Wen Lijie" w:date="2015-04-27T20:58:00Z">
        <w:r w:rsidDel="000A0DC8">
          <w:delText>会被提取模型</w:delText>
        </w:r>
      </w:del>
      <w:r>
        <w:t>的</w:t>
      </w:r>
      <w:ins w:id="316" w:author="Wen Lijie" w:date="2015-04-27T20:58:00Z">
        <w:r w:rsidR="00D249D9">
          <w:rPr>
            <w:rFonts w:hint="eastAsia"/>
          </w:rPr>
          <w:t>结构</w:t>
        </w:r>
      </w:ins>
      <w:r>
        <w:t>特征</w:t>
      </w:r>
      <w:r>
        <w:rPr>
          <w:rFonts w:hint="eastAsia"/>
        </w:rPr>
        <w:t>，</w:t>
      </w:r>
      <w:r>
        <w:t>然后在步骤</w:t>
      </w:r>
      <w:r>
        <w:rPr>
          <w:rFonts w:hint="eastAsia"/>
        </w:rPr>
        <w:t>5中，</w:t>
      </w:r>
      <w:r>
        <w:t>根据流程模型对提取的特征进行降维操作</w:t>
      </w:r>
      <w:r>
        <w:rPr>
          <w:rFonts w:hint="eastAsia"/>
        </w:rPr>
        <w:t>（如主成分分析），</w:t>
      </w:r>
      <w:r>
        <w:t>最后在步骤</w:t>
      </w:r>
      <w:r>
        <w:rPr>
          <w:rFonts w:hint="eastAsia"/>
        </w:rPr>
        <w:t>6，依据</w:t>
      </w:r>
      <w:r>
        <w:t>挖掘算法在流程模型中的表现和降维以后的模型特征</w:t>
      </w:r>
      <w:r>
        <w:rPr>
          <w:rFonts w:hint="eastAsia"/>
        </w:rPr>
        <w:t>，</w:t>
      </w:r>
      <w:r>
        <w:t>构建回归模型</w:t>
      </w:r>
      <w:r>
        <w:rPr>
          <w:rFonts w:hint="eastAsia"/>
        </w:rPr>
        <w:t>。</w:t>
      </w:r>
    </w:p>
    <w:p w14:paraId="7EA310C8" w14:textId="1B136566" w:rsidR="00C5130A" w:rsidRDefault="00F37DA8" w:rsidP="00846E44">
      <w:pPr>
        <w:pStyle w:val="ae"/>
        <w:spacing w:beforeLines="0" w:before="0" w:afterLines="0" w:after="0" w:line="400" w:lineRule="exact"/>
      </w:pPr>
      <w:r>
        <w:rPr>
          <w:rFonts w:hint="eastAsia"/>
        </w:rPr>
        <w:t>在</w:t>
      </w:r>
      <w:r w:rsidRPr="00F37DA8">
        <w:rPr>
          <w:rFonts w:hint="eastAsia"/>
          <w:i/>
        </w:rPr>
        <w:t>推荐阶段</w:t>
      </w:r>
      <w:r w:rsidR="00526157">
        <w:rPr>
          <w:rFonts w:hint="eastAsia"/>
        </w:rPr>
        <w:t>，</w:t>
      </w:r>
      <w:r w:rsidR="00526157">
        <w:t>对于模型集合</w:t>
      </w:r>
      <w:r w:rsidR="00526157">
        <w:rPr>
          <w:rFonts w:hint="eastAsia"/>
        </w:rPr>
        <w:t>中</w:t>
      </w:r>
      <w:r w:rsidR="00526157">
        <w:t>非</w:t>
      </w:r>
      <w:r w:rsidR="00526157">
        <w:rPr>
          <w:rFonts w:hint="eastAsia"/>
        </w:rPr>
        <w:t>参考</w:t>
      </w:r>
      <w:r w:rsidR="00526157">
        <w:t>模型中的部分，</w:t>
      </w:r>
      <w:r w:rsidR="00526157">
        <w:rPr>
          <w:rFonts w:hint="eastAsia"/>
        </w:rPr>
        <w:t>在</w:t>
      </w:r>
      <w:r w:rsidR="00526157">
        <w:t>步骤</w:t>
      </w:r>
      <w:r w:rsidR="00526157">
        <w:rPr>
          <w:rFonts w:hint="eastAsia"/>
        </w:rPr>
        <w:t>7中首先提取</w:t>
      </w:r>
      <w:r w:rsidR="00526157">
        <w:t>模型的特征</w:t>
      </w:r>
      <w:r w:rsidR="00526157">
        <w:rPr>
          <w:rFonts w:hint="eastAsia"/>
        </w:rPr>
        <w:t>，</w:t>
      </w:r>
      <w:r w:rsidR="00526157">
        <w:t>然后在步骤</w:t>
      </w:r>
      <w:r w:rsidR="00526157">
        <w:rPr>
          <w:rFonts w:hint="eastAsia"/>
        </w:rPr>
        <w:t>8中，</w:t>
      </w:r>
      <w:r w:rsidR="00526157">
        <w:t>利用学习阶段中获得</w:t>
      </w:r>
      <w:ins w:id="317" w:author="Wen Lijie" w:date="2015-04-27T20:59:00Z">
        <w:r w:rsidR="005A4720">
          <w:rPr>
            <w:rFonts w:hint="eastAsia"/>
          </w:rPr>
          <w:t>的</w:t>
        </w:r>
      </w:ins>
      <w:r w:rsidR="00526157">
        <w:t>回归模型</w:t>
      </w:r>
      <w:del w:id="318" w:author="Wen Lijie" w:date="2015-04-27T21:00:00Z">
        <w:r w:rsidR="00526157" w:rsidDel="004F0A05">
          <w:rPr>
            <w:rFonts w:hint="eastAsia"/>
          </w:rPr>
          <w:delText>，</w:delText>
        </w:r>
      </w:del>
      <w:r w:rsidR="00526157">
        <w:t>和模型的特征可以估算出流程挖掘算法在这个流程模型</w:t>
      </w:r>
      <w:ins w:id="319" w:author="Wen Lijie" w:date="2015-04-27T21:00:00Z">
        <w:r w:rsidR="004F0A05">
          <w:rPr>
            <w:rFonts w:hint="eastAsia"/>
          </w:rPr>
          <w:t>上</w:t>
        </w:r>
      </w:ins>
      <w:del w:id="320" w:author="Wen Lijie" w:date="2015-04-27T21:00:00Z">
        <w:r w:rsidR="00526157" w:rsidDel="004F0A05">
          <w:delText>中</w:delText>
        </w:r>
      </w:del>
      <w:r w:rsidR="00526157">
        <w:t>的表现</w:t>
      </w:r>
      <w:r w:rsidR="00526157">
        <w:rPr>
          <w:rFonts w:hint="eastAsia"/>
        </w:rPr>
        <w:t>。</w:t>
      </w:r>
    </w:p>
    <w:p w14:paraId="77151635" w14:textId="48C6A1DF" w:rsidR="00F37DA8" w:rsidRPr="00F37DA8" w:rsidRDefault="00C5130A" w:rsidP="00846E44">
      <w:pPr>
        <w:pStyle w:val="ae"/>
        <w:spacing w:beforeLines="0" w:before="0" w:afterLines="0" w:after="0" w:line="400" w:lineRule="exact"/>
      </w:pPr>
      <w:r>
        <w:t>对于大部分模型</w:t>
      </w:r>
      <w:r>
        <w:rPr>
          <w:rFonts w:hint="eastAsia"/>
        </w:rPr>
        <w:t>，</w:t>
      </w:r>
      <w:r>
        <w:t>省去了繁杂的实际计算</w:t>
      </w:r>
      <w:r>
        <w:rPr>
          <w:rFonts w:hint="eastAsia"/>
        </w:rPr>
        <w:t>，</w:t>
      </w:r>
      <w:r>
        <w:t>基于专用模型子集与推荐技术的流程模型评估框架相比基于模型全集的流程模型评估框架</w:t>
      </w:r>
      <w:r w:rsidR="009E39C8">
        <w:t>在评估在时间开销上小很多</w:t>
      </w:r>
      <w:r w:rsidR="009E39C8">
        <w:rPr>
          <w:rFonts w:hint="eastAsia"/>
        </w:rPr>
        <w:t>。</w:t>
      </w:r>
    </w:p>
    <w:p w14:paraId="23A3B18A" w14:textId="19E2BD74" w:rsidR="003353CD" w:rsidRDefault="00DF1D8A" w:rsidP="005F28D9">
      <w:pPr>
        <w:rPr>
          <w:rFonts w:ascii="Times New Roman" w:hAnsi="Times New Roman" w:cs="Times New Roman"/>
          <w:b/>
          <w:sz w:val="24"/>
          <w:szCs w:val="24"/>
        </w:rPr>
      </w:pPr>
      <w:r>
        <w:rPr>
          <w:rFonts w:ascii="Times New Roman" w:hAnsi="Times New Roman" w:cs="Times New Roman" w:hint="eastAsia"/>
          <w:b/>
          <w:noProof/>
          <w:sz w:val="24"/>
          <w:szCs w:val="24"/>
        </w:rPr>
        <w:lastRenderedPageBreak/>
        <w:drawing>
          <wp:inline distT="0" distB="0" distL="0" distR="0" wp14:anchorId="2A8ACA75" wp14:editId="1D21E4BA">
            <wp:extent cx="5486400" cy="54933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x最后的框架Overall Framework.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5493385"/>
                    </a:xfrm>
                    <a:prstGeom prst="rect">
                      <a:avLst/>
                    </a:prstGeom>
                  </pic:spPr>
                </pic:pic>
              </a:graphicData>
            </a:graphic>
          </wp:inline>
        </w:drawing>
      </w:r>
    </w:p>
    <w:p w14:paraId="072703AC" w14:textId="773067CD" w:rsidR="003353CD" w:rsidRPr="000F29FB" w:rsidRDefault="003353CD" w:rsidP="003353CD">
      <w:pPr>
        <w:pStyle w:val="ae"/>
        <w:spacing w:before="120" w:after="120"/>
        <w:ind w:firstLine="440"/>
        <w:jc w:val="center"/>
        <w:rPr>
          <w:sz w:val="22"/>
          <w:szCs w:val="22"/>
        </w:rPr>
      </w:pPr>
      <w:r w:rsidRPr="000F29FB">
        <w:rPr>
          <w:sz w:val="22"/>
          <w:szCs w:val="22"/>
        </w:rPr>
        <w:t>图</w:t>
      </w:r>
      <w:r w:rsidRPr="003353CD">
        <w:rPr>
          <w:rFonts w:hint="eastAsia"/>
          <w:sz w:val="22"/>
          <w:szCs w:val="22"/>
          <w:highlight w:val="yellow"/>
        </w:rPr>
        <w:t>2.</w:t>
      </w:r>
      <w:r w:rsidR="00AB508E">
        <w:rPr>
          <w:sz w:val="22"/>
          <w:szCs w:val="22"/>
        </w:rPr>
        <w:t>9</w:t>
      </w:r>
      <w:ins w:id="321" w:author="Wen Lijie" w:date="2015-04-27T21:00:00Z">
        <w:r w:rsidR="007710E2">
          <w:rPr>
            <w:rFonts w:hint="eastAsia"/>
            <w:sz w:val="22"/>
            <w:szCs w:val="22"/>
          </w:rPr>
          <w:t xml:space="preserve"> </w:t>
        </w:r>
      </w:ins>
      <w:del w:id="322" w:author="Wen Lijie" w:date="2015-04-27T21:00:00Z">
        <w:r w:rsidRPr="000F29FB" w:rsidDel="007710E2">
          <w:rPr>
            <w:rFonts w:hint="eastAsia"/>
            <w:sz w:val="22"/>
            <w:szCs w:val="22"/>
          </w:rPr>
          <w:delText>一个可能</w:delText>
        </w:r>
      </w:del>
      <w:ins w:id="323" w:author="Wen Lijie" w:date="2015-04-27T21:00:00Z">
        <w:r w:rsidR="007710E2">
          <w:rPr>
            <w:rFonts w:hint="eastAsia"/>
            <w:sz w:val="22"/>
            <w:szCs w:val="22"/>
          </w:rPr>
          <w:t>基于专用参考模型</w:t>
        </w:r>
      </w:ins>
      <w:ins w:id="324" w:author="Wen Lijie" w:date="2015-04-27T21:01:00Z">
        <w:r w:rsidR="007710E2">
          <w:rPr>
            <w:rFonts w:hint="eastAsia"/>
            <w:sz w:val="22"/>
            <w:szCs w:val="22"/>
          </w:rPr>
          <w:t>子集和推荐技术</w:t>
        </w:r>
      </w:ins>
      <w:r w:rsidRPr="000F29FB">
        <w:rPr>
          <w:rFonts w:hint="eastAsia"/>
          <w:sz w:val="22"/>
          <w:szCs w:val="22"/>
        </w:rPr>
        <w:t>的流程挖掘评估框架</w:t>
      </w:r>
    </w:p>
    <w:p w14:paraId="3B19F527" w14:textId="77777777" w:rsidR="004408D0" w:rsidRDefault="004408D0" w:rsidP="00014419">
      <w:pPr>
        <w:pStyle w:val="2"/>
      </w:pPr>
      <w:bookmarkStart w:id="325" w:name="_Toc415228133"/>
      <w:r>
        <w:rPr>
          <w:rFonts w:hint="eastAsia"/>
        </w:rPr>
        <w:t>本章小结</w:t>
      </w:r>
      <w:bookmarkEnd w:id="325"/>
    </w:p>
    <w:p w14:paraId="480FD839" w14:textId="0C37E4B9" w:rsidR="000D2389" w:rsidRDefault="000D2389" w:rsidP="00457CE2">
      <w:pPr>
        <w:pStyle w:val="ae"/>
        <w:spacing w:beforeLines="0" w:before="0" w:afterLines="0" w:after="0" w:line="400" w:lineRule="exact"/>
      </w:pPr>
      <w:r>
        <w:t>本章从流程挖掘算法和流程挖掘算法评估框架两个角度去总结了研究领域</w:t>
      </w:r>
      <w:del w:id="326" w:author="Wen Lijie" w:date="2015-04-27T21:01:00Z">
        <w:r w:rsidDel="007C2C1C">
          <w:delText>所取得</w:delText>
        </w:r>
      </w:del>
      <w:ins w:id="327" w:author="Wen Lijie" w:date="2015-04-27T21:01:00Z">
        <w:r w:rsidR="007C2C1C">
          <w:rPr>
            <w:rFonts w:hint="eastAsia"/>
          </w:rPr>
          <w:t>当前</w:t>
        </w:r>
      </w:ins>
      <w:r>
        <w:t>的研究成果</w:t>
      </w:r>
      <w:r>
        <w:rPr>
          <w:rFonts w:hint="eastAsia"/>
        </w:rPr>
        <w:t>。</w:t>
      </w:r>
      <w:del w:id="328" w:author="Wen Lijie" w:date="2015-04-27T21:01:00Z">
        <w:r w:rsidDel="00480EE2">
          <w:delText>本章</w:delText>
        </w:r>
      </w:del>
      <w:r>
        <w:t>首先回顾了几种主流的业务流程挖掘算法</w:t>
      </w:r>
      <w:r>
        <w:rPr>
          <w:rFonts w:hint="eastAsia"/>
        </w:rPr>
        <w:t>，</w:t>
      </w:r>
      <w:r w:rsidR="00357428">
        <w:rPr>
          <w:rFonts w:hint="eastAsia"/>
        </w:rPr>
        <w:t>并</w:t>
      </w:r>
      <w:r>
        <w:t>重点总结了基于推理的</w:t>
      </w:r>
      <m:oMath>
        <m:r>
          <m:rPr>
            <m:sty m:val="p"/>
          </m:rPr>
          <w:rPr>
            <w:rFonts w:ascii="Cambria Math" w:hAnsi="Cambria Math"/>
          </w:rPr>
          <m:t>∝</m:t>
        </m:r>
      </m:oMath>
      <w:r w:rsidR="00357428">
        <w:t>系列的流程挖掘算法</w:t>
      </w:r>
      <w:r w:rsidR="00357428">
        <w:rPr>
          <w:rFonts w:hint="eastAsia"/>
        </w:rPr>
        <w:t>(</w:t>
      </w:r>
      <w:bookmarkStart w:id="329" w:name="OLE_LINK46"/>
      <w:bookmarkStart w:id="330" w:name="OLE_LINK47"/>
      <m:oMath>
        <m:r>
          <m:rPr>
            <m:sty m:val="p"/>
          </m:rPr>
          <w:rPr>
            <w:rFonts w:ascii="Cambria Math" w:hAnsi="Cambria Math"/>
          </w:rPr>
          <m:t>∝</m:t>
        </m:r>
      </m:oMath>
      <w:r w:rsidR="00357428">
        <w:rPr>
          <w:rFonts w:hint="eastAsia"/>
        </w:rPr>
        <w:t>算法</w:t>
      </w:r>
      <w:del w:id="331" w:author="Wen Lijie" w:date="2015-04-27T21:01:00Z">
        <w:r w:rsidR="00357428" w:rsidDel="00480EE2">
          <w:rPr>
            <w:rFonts w:hint="eastAsia"/>
          </w:rPr>
          <w:delText>，</w:delText>
        </w:r>
      </w:del>
      <w:bookmarkEnd w:id="329"/>
      <w:bookmarkEnd w:id="330"/>
      <w:ins w:id="332" w:author="Wen Lijie" w:date="2015-04-27T21:01:00Z">
        <w:r w:rsidR="00480EE2">
          <w:rPr>
            <w:rFonts w:hint="eastAsia"/>
          </w:rPr>
          <w:t>、</w:t>
        </w:r>
      </w:ins>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sidR="00357428">
        <w:rPr>
          <w:rFonts w:hint="eastAsia"/>
        </w:rPr>
        <w:t>算法</w:t>
      </w:r>
      <w:ins w:id="333" w:author="Wen Lijie" w:date="2015-04-27T21:01:00Z">
        <w:r w:rsidR="00480EE2">
          <w:rPr>
            <w:rFonts w:hint="eastAsia"/>
          </w:rPr>
          <w:t>和</w:t>
        </w:r>
      </w:ins>
      <w:del w:id="334" w:author="Wen Lijie" w:date="2015-04-27T21:01:00Z">
        <w:r w:rsidR="00357428" w:rsidDel="00480EE2">
          <w:rPr>
            <w:rFonts w:hint="eastAsia"/>
          </w:rPr>
          <w:delText>，</w:delText>
        </w:r>
      </w:del>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00357428">
        <w:rPr>
          <w:rFonts w:hint="eastAsia"/>
        </w:rPr>
        <w:t>算法)</w:t>
      </w:r>
      <w:r w:rsidR="009C23C2">
        <w:rPr>
          <w:rFonts w:hint="eastAsia"/>
        </w:rPr>
        <w:t>，然后</w:t>
      </w:r>
      <w:del w:id="335" w:author="Wen Lijie" w:date="2015-04-27T21:01:00Z">
        <w:r w:rsidR="009C23C2" w:rsidDel="001C5250">
          <w:rPr>
            <w:rFonts w:hint="eastAsia"/>
          </w:rPr>
          <w:delText>本章</w:delText>
        </w:r>
      </w:del>
      <w:r w:rsidR="009C23C2">
        <w:rPr>
          <w:rFonts w:hint="eastAsia"/>
        </w:rPr>
        <w:t>分析并总结了基于专用模型子集和基于</w:t>
      </w:r>
      <w:del w:id="336" w:author="Wen Lijie" w:date="2015-04-27T21:01:00Z">
        <w:r w:rsidR="009C23C2" w:rsidDel="001C5250">
          <w:rPr>
            <w:rFonts w:hint="eastAsia"/>
          </w:rPr>
          <w:delText>流程</w:delText>
        </w:r>
      </w:del>
      <w:ins w:id="337" w:author="Wen Lijie" w:date="2015-04-27T21:01:00Z">
        <w:r w:rsidR="001C5250">
          <w:rPr>
            <w:rFonts w:hint="eastAsia"/>
          </w:rPr>
          <w:t>专用</w:t>
        </w:r>
      </w:ins>
      <w:r w:rsidR="009C23C2">
        <w:rPr>
          <w:rFonts w:hint="eastAsia"/>
        </w:rPr>
        <w:t>模型全集与推荐技术的流程挖掘算法评估框架</w:t>
      </w:r>
      <w:bookmarkStart w:id="338" w:name="_GoBack"/>
      <w:bookmarkEnd w:id="338"/>
      <w:del w:id="339" w:author="Wen Lijie" w:date="2015-04-27T21:02:00Z">
        <w:r w:rsidR="009C23C2" w:rsidDel="00424C0B">
          <w:rPr>
            <w:rFonts w:hint="eastAsia"/>
          </w:rPr>
          <w:delText>的研究成果</w:delText>
        </w:r>
      </w:del>
      <w:r w:rsidR="009C23C2">
        <w:rPr>
          <w:rFonts w:hint="eastAsia"/>
        </w:rPr>
        <w:t>。</w:t>
      </w:r>
    </w:p>
    <w:sectPr w:rsidR="000D238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Wen Lijie" w:date="2015-04-27T16:48:00Z" w:initials="WL">
    <w:p w14:paraId="4636E4CE" w14:textId="5902CFB1" w:rsidR="00CD7D76" w:rsidRDefault="00CD7D76">
      <w:pPr>
        <w:pStyle w:val="af5"/>
      </w:pPr>
      <w:r>
        <w:rPr>
          <w:rStyle w:val="af4"/>
        </w:rPr>
        <w:annotationRef/>
      </w:r>
      <w:r>
        <w:rPr>
          <w:rFonts w:hint="eastAsia"/>
        </w:rPr>
        <w:t>下标</w:t>
      </w:r>
      <w:r>
        <w:rPr>
          <w:rFonts w:hint="eastAsia"/>
        </w:rPr>
        <w:t>L</w:t>
      </w:r>
      <w:r>
        <w:rPr>
          <w:rFonts w:hint="eastAsia"/>
        </w:rPr>
        <w:t>，而不是正体</w:t>
      </w:r>
      <w:r>
        <w:rPr>
          <w:rFonts w:hint="eastAsia"/>
        </w:rPr>
        <w:t>L</w:t>
      </w:r>
      <w:r>
        <w:rPr>
          <w:rFonts w:hint="eastAsia"/>
        </w:rPr>
        <w:t>下标</w:t>
      </w:r>
      <w:r>
        <w:rPr>
          <w:rFonts w:hint="eastAsia"/>
        </w:rPr>
        <w:t>1</w:t>
      </w:r>
      <w:r>
        <w:rPr>
          <w:rFonts w:hint="eastAsia"/>
        </w:rPr>
        <w:t>，下同，不再赘述</w:t>
      </w:r>
    </w:p>
  </w:comment>
  <w:comment w:id="84" w:author="Wen Lijie" w:date="2015-04-27T17:03:00Z" w:initials="WL">
    <w:p w14:paraId="052E1BAB" w14:textId="46D173C5" w:rsidR="00CD7D76" w:rsidRDefault="00CD7D76">
      <w:pPr>
        <w:pStyle w:val="af5"/>
      </w:pPr>
      <w:r>
        <w:rPr>
          <w:rStyle w:val="af4"/>
        </w:rPr>
        <w:annotationRef/>
      </w:r>
      <w:r>
        <w:rPr>
          <w:rFonts w:hint="eastAsia"/>
        </w:rPr>
        <w:t>要确保这些符号，在第一章预备知识中介绍了</w:t>
      </w:r>
    </w:p>
  </w:comment>
  <w:comment w:id="93" w:author="Wen Lijie" w:date="2015-04-27T17:18:00Z" w:initials="WL">
    <w:p w14:paraId="3755C457" w14:textId="122E546A" w:rsidR="00CD7D76" w:rsidRDefault="00CD7D76">
      <w:pPr>
        <w:pStyle w:val="af5"/>
      </w:pPr>
      <w:r>
        <w:rPr>
          <w:rStyle w:val="af4"/>
        </w:rPr>
        <w:annotationRef/>
      </w:r>
      <w:r>
        <w:rPr>
          <w:rFonts w:hint="eastAsia"/>
        </w:rPr>
        <w:t>数字应为下标</w:t>
      </w:r>
    </w:p>
  </w:comment>
  <w:comment w:id="94" w:author="Wen Lijie" w:date="2015-04-27T17:21:00Z" w:initials="WL">
    <w:p w14:paraId="116DDBF7" w14:textId="54F7DD2A" w:rsidR="00CD7D76" w:rsidRDefault="00CD7D76">
      <w:pPr>
        <w:pStyle w:val="af5"/>
      </w:pPr>
      <w:r>
        <w:rPr>
          <w:rStyle w:val="af4"/>
        </w:rPr>
        <w:annotationRef/>
      </w:r>
      <w:r>
        <w:rPr>
          <w:rFonts w:hint="eastAsia"/>
        </w:rPr>
        <w:t>需要引用表</w:t>
      </w:r>
      <w:r>
        <w:rPr>
          <w:rFonts w:hint="eastAsia"/>
        </w:rPr>
        <w:t>2.1</w:t>
      </w:r>
      <w:r>
        <w:rPr>
          <w:rFonts w:hint="eastAsia"/>
        </w:rPr>
        <w:t>，并确保其为三线表，并重新核查第一章中的表格，均应为三线表。另外，确保表</w:t>
      </w:r>
      <w:r>
        <w:rPr>
          <w:rFonts w:hint="eastAsia"/>
        </w:rPr>
        <w:t>2.1</w:t>
      </w:r>
      <w:r>
        <w:rPr>
          <w:rFonts w:hint="eastAsia"/>
        </w:rPr>
        <w:t>没有引入新符号，否则还需要定义新符号。</w:t>
      </w:r>
    </w:p>
  </w:comment>
  <w:comment w:id="120" w:author="Wen Lijie" w:date="2015-04-27T17:25:00Z" w:initials="WL">
    <w:p w14:paraId="31160DD7" w14:textId="74E210B4" w:rsidR="00CD7D76" w:rsidRDefault="00CD7D76">
      <w:pPr>
        <w:pStyle w:val="af5"/>
      </w:pPr>
      <w:r>
        <w:rPr>
          <w:rStyle w:val="af4"/>
        </w:rPr>
        <w:annotationRef/>
      </w:r>
      <w:r>
        <w:rPr>
          <w:rFonts w:hint="eastAsia"/>
        </w:rPr>
        <w:t>可以无限次重复执行</w:t>
      </w:r>
      <w:r>
        <w:rPr>
          <w:rFonts w:hint="eastAsia"/>
        </w:rPr>
        <w:t>B</w:t>
      </w:r>
      <w:r>
        <w:rPr>
          <w:rFonts w:hint="eastAsia"/>
        </w:rPr>
        <w:t>，所以最后可以增加省略号</w:t>
      </w:r>
    </w:p>
  </w:comment>
  <w:comment w:id="162" w:author="Wen Lijie" w:date="2015-04-27T19:59:00Z" w:initials="WL">
    <w:p w14:paraId="439C5355" w14:textId="502549F7" w:rsidR="00CD7D76" w:rsidRDefault="00CD7D76">
      <w:pPr>
        <w:pStyle w:val="af5"/>
      </w:pPr>
      <w:r>
        <w:rPr>
          <w:rStyle w:val="af4"/>
        </w:rPr>
        <w:annotationRef/>
      </w:r>
      <w:r>
        <w:rPr>
          <w:rFonts w:hint="eastAsia"/>
        </w:rPr>
        <w:t>需要说明</w:t>
      </w:r>
      <w:r>
        <w:rPr>
          <w:rFonts w:hint="eastAsia"/>
        </w:rPr>
        <w:t>T=TV+TIV</w:t>
      </w:r>
      <w:r>
        <w:rPr>
          <w:rFonts w:hint="eastAsia"/>
        </w:rPr>
        <w:t>，</w:t>
      </w:r>
      <w:r>
        <w:rPr>
          <w:rFonts w:hint="eastAsia"/>
        </w:rPr>
        <w:t>TV</w:t>
      </w:r>
      <w:r>
        <w:rPr>
          <w:rFonts w:hint="eastAsia"/>
        </w:rPr>
        <w:t>为可见任务集合，</w:t>
      </w:r>
      <w:r>
        <w:rPr>
          <w:rFonts w:hint="eastAsia"/>
        </w:rPr>
        <w:t>TIV</w:t>
      </w:r>
      <w:r>
        <w:rPr>
          <w:rFonts w:hint="eastAsia"/>
        </w:rPr>
        <w:t>为不可见任务集合，以及</w:t>
      </w:r>
      <w:r>
        <w:rPr>
          <w:rFonts w:hint="eastAsia"/>
        </w:rPr>
        <w:t>traces</w:t>
      </w:r>
      <w:r>
        <w:rPr>
          <w:rFonts w:hint="eastAsia"/>
        </w:rPr>
        <w:t>函数的含义</w:t>
      </w:r>
    </w:p>
  </w:comment>
  <w:comment w:id="190" w:author="Wen Lijie" w:date="2015-04-27T20:17:00Z" w:initials="WL">
    <w:p w14:paraId="67EB867F" w14:textId="1B3384E8" w:rsidR="003B7100" w:rsidRDefault="003B7100">
      <w:pPr>
        <w:pStyle w:val="af5"/>
      </w:pPr>
      <w:ins w:id="192" w:author="Wen Lijie" w:date="2015-04-27T20:17:00Z">
        <w:r>
          <w:rPr>
            <w:rStyle w:val="af4"/>
          </w:rPr>
          <w:annotationRef/>
        </w:r>
      </w:ins>
      <w:r>
        <w:rPr>
          <w:rFonts w:hint="eastAsia"/>
        </w:rPr>
        <w:t>这里是</w:t>
      </w:r>
      <w:r>
        <w:rPr>
          <w:rFonts w:hint="eastAsia"/>
        </w:rPr>
        <w:t>fitness</w:t>
      </w:r>
      <w:r>
        <w:rPr>
          <w:rFonts w:hint="eastAsia"/>
        </w:rPr>
        <w:t>么？</w:t>
      </w:r>
    </w:p>
  </w:comment>
  <w:comment w:id="279" w:author="Wen Lijie" w:date="2015-04-27T20:47:00Z" w:initials="WL">
    <w:p w14:paraId="65301ED5" w14:textId="42A45BF8" w:rsidR="005E5631" w:rsidRDefault="005E5631">
      <w:pPr>
        <w:pStyle w:val="af5"/>
        <w:rPr>
          <w:rFonts w:hint="eastAsia"/>
        </w:rPr>
      </w:pPr>
      <w:r>
        <w:rPr>
          <w:rStyle w:val="af4"/>
        </w:rPr>
        <w:annotationRef/>
      </w:r>
      <w:r>
        <w:rPr>
          <w:rFonts w:hint="eastAsia"/>
        </w:rPr>
        <w:t>均用顿号，而不是句号</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20DD7D" w14:textId="77777777" w:rsidR="00CD7D76" w:rsidRDefault="00CD7D76" w:rsidP="004408D0">
      <w:r>
        <w:separator/>
      </w:r>
    </w:p>
  </w:endnote>
  <w:endnote w:type="continuationSeparator" w:id="0">
    <w:p w14:paraId="48705140" w14:textId="77777777" w:rsidR="00CD7D76" w:rsidRDefault="00CD7D76" w:rsidP="0044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Cambria Math">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7D3A6" w14:textId="77777777" w:rsidR="00CD7D76" w:rsidRDefault="00CD7D76" w:rsidP="004408D0">
      <w:r>
        <w:separator/>
      </w:r>
    </w:p>
  </w:footnote>
  <w:footnote w:type="continuationSeparator" w:id="0">
    <w:p w14:paraId="139B8A7C" w14:textId="77777777" w:rsidR="00CD7D76" w:rsidRDefault="00CD7D76" w:rsidP="004408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557F"/>
    <w:multiLevelType w:val="hybridMultilevel"/>
    <w:tmpl w:val="794268A8"/>
    <w:lvl w:ilvl="0" w:tplc="110C59A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nsid w:val="0DDD0AE8"/>
    <w:multiLevelType w:val="hybridMultilevel"/>
    <w:tmpl w:val="146E48BC"/>
    <w:lvl w:ilvl="0" w:tplc="0CD0F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D2AC0"/>
    <w:multiLevelType w:val="hybridMultilevel"/>
    <w:tmpl w:val="8E749C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571599"/>
    <w:multiLevelType w:val="hybridMultilevel"/>
    <w:tmpl w:val="65222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4006B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9A442E"/>
    <w:multiLevelType w:val="hybridMultilevel"/>
    <w:tmpl w:val="BE4E26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7E843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064661F"/>
    <w:multiLevelType w:val="hybridMultilevel"/>
    <w:tmpl w:val="0AF4A55C"/>
    <w:lvl w:ilvl="0" w:tplc="88D4B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041778"/>
    <w:multiLevelType w:val="hybridMultilevel"/>
    <w:tmpl w:val="36CE0D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4D6E88"/>
    <w:multiLevelType w:val="hybridMultilevel"/>
    <w:tmpl w:val="3FE49610"/>
    <w:lvl w:ilvl="0" w:tplc="B66820B2">
      <w:start w:val="1"/>
      <w:numFmt w:val="bullet"/>
      <w:lvlText w:val=""/>
      <w:lvlJc w:val="left"/>
      <w:pPr>
        <w:ind w:left="840" w:hanging="420"/>
      </w:pPr>
      <w:rPr>
        <w:rFonts w:ascii="Wingdings" w:hAnsi="Wingdings" w:hint="default"/>
      </w:rPr>
    </w:lvl>
    <w:lvl w:ilvl="1" w:tplc="B66820B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175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4BC56C4"/>
    <w:multiLevelType w:val="hybridMultilevel"/>
    <w:tmpl w:val="EC74D1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45E106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6847519"/>
    <w:multiLevelType w:val="hybridMultilevel"/>
    <w:tmpl w:val="3280DB08"/>
    <w:lvl w:ilvl="0" w:tplc="4C909D36">
      <w:start w:val="1"/>
      <w:numFmt w:val="bullet"/>
      <w:lvlText w:val="-"/>
      <w:lvlJc w:val="left"/>
      <w:pPr>
        <w:ind w:left="90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B28726C"/>
    <w:multiLevelType w:val="hybridMultilevel"/>
    <w:tmpl w:val="C22CA8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C9F3808"/>
    <w:multiLevelType w:val="hybridMultilevel"/>
    <w:tmpl w:val="663698E2"/>
    <w:lvl w:ilvl="0" w:tplc="ECFE91A8">
      <w:start w:val="1"/>
      <w:numFmt w:val="decimal"/>
      <w:lvlText w:val="(%1)"/>
      <w:lvlJc w:val="left"/>
      <w:pPr>
        <w:ind w:left="882" w:hanging="36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6">
    <w:nsid w:val="58615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A9C687A"/>
    <w:multiLevelType w:val="multilevel"/>
    <w:tmpl w:val="27CE873A"/>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5CAA2BFA"/>
    <w:multiLevelType w:val="hybridMultilevel"/>
    <w:tmpl w:val="61905C20"/>
    <w:lvl w:ilvl="0" w:tplc="ECD0B02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D584A4A"/>
    <w:multiLevelType w:val="hybridMultilevel"/>
    <w:tmpl w:val="7B1EA1F2"/>
    <w:lvl w:ilvl="0" w:tplc="AF1088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4100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9CE3F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C0B2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2560C34"/>
    <w:multiLevelType w:val="hybridMultilevel"/>
    <w:tmpl w:val="97507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65F62BF"/>
    <w:multiLevelType w:val="hybridMultilevel"/>
    <w:tmpl w:val="E50A37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A060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89701D"/>
    <w:multiLevelType w:val="hybridMultilevel"/>
    <w:tmpl w:val="ACEEC3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6"/>
  </w:num>
  <w:num w:numId="5">
    <w:abstractNumId w:val="4"/>
  </w:num>
  <w:num w:numId="6">
    <w:abstractNumId w:val="22"/>
  </w:num>
  <w:num w:numId="7">
    <w:abstractNumId w:val="6"/>
  </w:num>
  <w:num w:numId="8">
    <w:abstractNumId w:val="1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num>
  <w:num w:numId="11">
    <w:abstractNumId w:val="15"/>
  </w:num>
  <w:num w:numId="12">
    <w:abstractNumId w:val="20"/>
  </w:num>
  <w:num w:numId="13">
    <w:abstractNumId w:val="1"/>
  </w:num>
  <w:num w:numId="14">
    <w:abstractNumId w:val="9"/>
  </w:num>
  <w:num w:numId="15">
    <w:abstractNumId w:val="2"/>
  </w:num>
  <w:num w:numId="16">
    <w:abstractNumId w:val="19"/>
  </w:num>
  <w:num w:numId="17">
    <w:abstractNumId w:val="18"/>
  </w:num>
  <w:num w:numId="18">
    <w:abstractNumId w:val="10"/>
  </w:num>
  <w:num w:numId="19">
    <w:abstractNumId w:val="13"/>
  </w:num>
  <w:num w:numId="20">
    <w:abstractNumId w:val="26"/>
  </w:num>
  <w:num w:numId="21">
    <w:abstractNumId w:val="23"/>
  </w:num>
  <w:num w:numId="22">
    <w:abstractNumId w:val="24"/>
  </w:num>
  <w:num w:numId="23">
    <w:abstractNumId w:val="8"/>
  </w:num>
  <w:num w:numId="24">
    <w:abstractNumId w:val="14"/>
  </w:num>
  <w:num w:numId="25">
    <w:abstractNumId w:val="3"/>
  </w:num>
  <w:num w:numId="26">
    <w:abstractNumId w:val="11"/>
  </w:num>
  <w:num w:numId="27">
    <w:abstractNumId w:val="5"/>
  </w:num>
  <w:num w:numId="28">
    <w:abstractNumId w:val="21"/>
  </w:num>
  <w:num w:numId="2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2"/>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C63"/>
    <w:rsid w:val="00003BE0"/>
    <w:rsid w:val="00004F2D"/>
    <w:rsid w:val="00005F6E"/>
    <w:rsid w:val="00013EB9"/>
    <w:rsid w:val="00014419"/>
    <w:rsid w:val="00014B0B"/>
    <w:rsid w:val="00014C33"/>
    <w:rsid w:val="000162EA"/>
    <w:rsid w:val="00023542"/>
    <w:rsid w:val="00024C15"/>
    <w:rsid w:val="00025124"/>
    <w:rsid w:val="00025A9A"/>
    <w:rsid w:val="000264B7"/>
    <w:rsid w:val="00031B6E"/>
    <w:rsid w:val="00031F58"/>
    <w:rsid w:val="00035EE5"/>
    <w:rsid w:val="00040389"/>
    <w:rsid w:val="000408A4"/>
    <w:rsid w:val="00041465"/>
    <w:rsid w:val="000417A8"/>
    <w:rsid w:val="0004391A"/>
    <w:rsid w:val="00045DE3"/>
    <w:rsid w:val="000461A1"/>
    <w:rsid w:val="000511B2"/>
    <w:rsid w:val="00053B4E"/>
    <w:rsid w:val="0005427E"/>
    <w:rsid w:val="000579E2"/>
    <w:rsid w:val="00060853"/>
    <w:rsid w:val="00060E19"/>
    <w:rsid w:val="000611BA"/>
    <w:rsid w:val="000668B5"/>
    <w:rsid w:val="000713D2"/>
    <w:rsid w:val="00071474"/>
    <w:rsid w:val="00071EF6"/>
    <w:rsid w:val="00075BA9"/>
    <w:rsid w:val="000822ED"/>
    <w:rsid w:val="000847CD"/>
    <w:rsid w:val="00090FC5"/>
    <w:rsid w:val="00091217"/>
    <w:rsid w:val="00091D54"/>
    <w:rsid w:val="00092311"/>
    <w:rsid w:val="00094C53"/>
    <w:rsid w:val="000A0A08"/>
    <w:rsid w:val="000A0DC8"/>
    <w:rsid w:val="000A4360"/>
    <w:rsid w:val="000A59D5"/>
    <w:rsid w:val="000B0CB3"/>
    <w:rsid w:val="000B2D35"/>
    <w:rsid w:val="000B376A"/>
    <w:rsid w:val="000B3A50"/>
    <w:rsid w:val="000B3D60"/>
    <w:rsid w:val="000B47B2"/>
    <w:rsid w:val="000B586A"/>
    <w:rsid w:val="000B5E1F"/>
    <w:rsid w:val="000B7305"/>
    <w:rsid w:val="000C403D"/>
    <w:rsid w:val="000C59CB"/>
    <w:rsid w:val="000C73A4"/>
    <w:rsid w:val="000D2389"/>
    <w:rsid w:val="000D3E7C"/>
    <w:rsid w:val="000D7F7E"/>
    <w:rsid w:val="000E39E5"/>
    <w:rsid w:val="000F29FB"/>
    <w:rsid w:val="000F3D5A"/>
    <w:rsid w:val="000F4394"/>
    <w:rsid w:val="000F56E7"/>
    <w:rsid w:val="000F5E97"/>
    <w:rsid w:val="001010CA"/>
    <w:rsid w:val="00101BD1"/>
    <w:rsid w:val="001036CE"/>
    <w:rsid w:val="0011192D"/>
    <w:rsid w:val="00116770"/>
    <w:rsid w:val="00120EE9"/>
    <w:rsid w:val="001250CE"/>
    <w:rsid w:val="0012582E"/>
    <w:rsid w:val="00132361"/>
    <w:rsid w:val="00133112"/>
    <w:rsid w:val="00134643"/>
    <w:rsid w:val="00135129"/>
    <w:rsid w:val="001416DD"/>
    <w:rsid w:val="00143910"/>
    <w:rsid w:val="001456BC"/>
    <w:rsid w:val="001468B4"/>
    <w:rsid w:val="001470F7"/>
    <w:rsid w:val="00155D57"/>
    <w:rsid w:val="00162A1D"/>
    <w:rsid w:val="00164548"/>
    <w:rsid w:val="001646E9"/>
    <w:rsid w:val="001726DE"/>
    <w:rsid w:val="00175B34"/>
    <w:rsid w:val="0017742B"/>
    <w:rsid w:val="00186A11"/>
    <w:rsid w:val="00186B0C"/>
    <w:rsid w:val="00186B35"/>
    <w:rsid w:val="00187B26"/>
    <w:rsid w:val="00192282"/>
    <w:rsid w:val="00193B88"/>
    <w:rsid w:val="00194035"/>
    <w:rsid w:val="001947C9"/>
    <w:rsid w:val="001971CE"/>
    <w:rsid w:val="001972F4"/>
    <w:rsid w:val="001A458D"/>
    <w:rsid w:val="001B0EEF"/>
    <w:rsid w:val="001B6EC6"/>
    <w:rsid w:val="001B7FED"/>
    <w:rsid w:val="001C1D2F"/>
    <w:rsid w:val="001C5250"/>
    <w:rsid w:val="001D0E57"/>
    <w:rsid w:val="001D3007"/>
    <w:rsid w:val="001E68F1"/>
    <w:rsid w:val="001F3010"/>
    <w:rsid w:val="0020361B"/>
    <w:rsid w:val="002072F0"/>
    <w:rsid w:val="00210DB6"/>
    <w:rsid w:val="002136B0"/>
    <w:rsid w:val="00216144"/>
    <w:rsid w:val="00217766"/>
    <w:rsid w:val="002329CA"/>
    <w:rsid w:val="002358E8"/>
    <w:rsid w:val="0023659A"/>
    <w:rsid w:val="00236E59"/>
    <w:rsid w:val="002404F0"/>
    <w:rsid w:val="002426BB"/>
    <w:rsid w:val="00250115"/>
    <w:rsid w:val="002526B1"/>
    <w:rsid w:val="002563F2"/>
    <w:rsid w:val="00261B30"/>
    <w:rsid w:val="00262349"/>
    <w:rsid w:val="00263D83"/>
    <w:rsid w:val="00264E3B"/>
    <w:rsid w:val="002654D6"/>
    <w:rsid w:val="0026553A"/>
    <w:rsid w:val="00265EDB"/>
    <w:rsid w:val="00266DCE"/>
    <w:rsid w:val="00266FD4"/>
    <w:rsid w:val="002709C8"/>
    <w:rsid w:val="00273DE0"/>
    <w:rsid w:val="00274D36"/>
    <w:rsid w:val="00282029"/>
    <w:rsid w:val="0028207E"/>
    <w:rsid w:val="00285B10"/>
    <w:rsid w:val="002864BC"/>
    <w:rsid w:val="002906A3"/>
    <w:rsid w:val="0029260C"/>
    <w:rsid w:val="002941C2"/>
    <w:rsid w:val="002A2A95"/>
    <w:rsid w:val="002A413E"/>
    <w:rsid w:val="002A50BA"/>
    <w:rsid w:val="002B00E2"/>
    <w:rsid w:val="002B020D"/>
    <w:rsid w:val="002B0479"/>
    <w:rsid w:val="002B1CBE"/>
    <w:rsid w:val="002B35CC"/>
    <w:rsid w:val="002B58D7"/>
    <w:rsid w:val="002B5AB1"/>
    <w:rsid w:val="002C3F22"/>
    <w:rsid w:val="002C4CC0"/>
    <w:rsid w:val="002C7524"/>
    <w:rsid w:val="002C7F1B"/>
    <w:rsid w:val="002D4C39"/>
    <w:rsid w:val="002E044B"/>
    <w:rsid w:val="002E5A09"/>
    <w:rsid w:val="002F3951"/>
    <w:rsid w:val="002F4E0A"/>
    <w:rsid w:val="0030162A"/>
    <w:rsid w:val="00304A53"/>
    <w:rsid w:val="003052D9"/>
    <w:rsid w:val="003074F4"/>
    <w:rsid w:val="00307D77"/>
    <w:rsid w:val="00311D5A"/>
    <w:rsid w:val="00317109"/>
    <w:rsid w:val="00317522"/>
    <w:rsid w:val="003302C2"/>
    <w:rsid w:val="00332515"/>
    <w:rsid w:val="00332F8C"/>
    <w:rsid w:val="003353CD"/>
    <w:rsid w:val="00343347"/>
    <w:rsid w:val="003464BB"/>
    <w:rsid w:val="00351DCF"/>
    <w:rsid w:val="00354006"/>
    <w:rsid w:val="00356A4D"/>
    <w:rsid w:val="00357428"/>
    <w:rsid w:val="0036086B"/>
    <w:rsid w:val="00362955"/>
    <w:rsid w:val="0036305C"/>
    <w:rsid w:val="00363474"/>
    <w:rsid w:val="00367E60"/>
    <w:rsid w:val="0037240D"/>
    <w:rsid w:val="00374180"/>
    <w:rsid w:val="0037568E"/>
    <w:rsid w:val="003768B3"/>
    <w:rsid w:val="00376EF7"/>
    <w:rsid w:val="00380774"/>
    <w:rsid w:val="00383FA4"/>
    <w:rsid w:val="0038676E"/>
    <w:rsid w:val="0038739D"/>
    <w:rsid w:val="00387B3F"/>
    <w:rsid w:val="00391C85"/>
    <w:rsid w:val="003956F9"/>
    <w:rsid w:val="0039590B"/>
    <w:rsid w:val="00396855"/>
    <w:rsid w:val="003974DE"/>
    <w:rsid w:val="00397CE5"/>
    <w:rsid w:val="003A0B43"/>
    <w:rsid w:val="003A3119"/>
    <w:rsid w:val="003A33BB"/>
    <w:rsid w:val="003B0857"/>
    <w:rsid w:val="003B0E90"/>
    <w:rsid w:val="003B42C5"/>
    <w:rsid w:val="003B7100"/>
    <w:rsid w:val="003C166C"/>
    <w:rsid w:val="003C2991"/>
    <w:rsid w:val="003C7C21"/>
    <w:rsid w:val="003D42CE"/>
    <w:rsid w:val="003E12EE"/>
    <w:rsid w:val="003E5F29"/>
    <w:rsid w:val="003F5E32"/>
    <w:rsid w:val="003F655D"/>
    <w:rsid w:val="003F76BB"/>
    <w:rsid w:val="0040111D"/>
    <w:rsid w:val="00403B39"/>
    <w:rsid w:val="0040494C"/>
    <w:rsid w:val="00411A99"/>
    <w:rsid w:val="00415D09"/>
    <w:rsid w:val="0041687C"/>
    <w:rsid w:val="00420906"/>
    <w:rsid w:val="00420EFB"/>
    <w:rsid w:val="00421368"/>
    <w:rsid w:val="00424C0B"/>
    <w:rsid w:val="004304BC"/>
    <w:rsid w:val="00440344"/>
    <w:rsid w:val="004408D0"/>
    <w:rsid w:val="004432CE"/>
    <w:rsid w:val="00444916"/>
    <w:rsid w:val="00445A6C"/>
    <w:rsid w:val="004535CE"/>
    <w:rsid w:val="00455E62"/>
    <w:rsid w:val="004564F3"/>
    <w:rsid w:val="004574AB"/>
    <w:rsid w:val="00457B30"/>
    <w:rsid w:val="00457CE2"/>
    <w:rsid w:val="004645E8"/>
    <w:rsid w:val="00465817"/>
    <w:rsid w:val="00465C0E"/>
    <w:rsid w:val="004671E5"/>
    <w:rsid w:val="00473DC9"/>
    <w:rsid w:val="004804E0"/>
    <w:rsid w:val="00480917"/>
    <w:rsid w:val="00480EE2"/>
    <w:rsid w:val="00485505"/>
    <w:rsid w:val="00485951"/>
    <w:rsid w:val="00485D29"/>
    <w:rsid w:val="0048602F"/>
    <w:rsid w:val="00486289"/>
    <w:rsid w:val="00491CD4"/>
    <w:rsid w:val="004924FC"/>
    <w:rsid w:val="00492B8C"/>
    <w:rsid w:val="00492BF6"/>
    <w:rsid w:val="0049797A"/>
    <w:rsid w:val="004A22A8"/>
    <w:rsid w:val="004A7D7A"/>
    <w:rsid w:val="004B4D72"/>
    <w:rsid w:val="004B5317"/>
    <w:rsid w:val="004B6B65"/>
    <w:rsid w:val="004B6B8E"/>
    <w:rsid w:val="004C03B2"/>
    <w:rsid w:val="004C23AC"/>
    <w:rsid w:val="004C4819"/>
    <w:rsid w:val="004D30AB"/>
    <w:rsid w:val="004D377E"/>
    <w:rsid w:val="004D40F7"/>
    <w:rsid w:val="004E4031"/>
    <w:rsid w:val="004E48EC"/>
    <w:rsid w:val="004F0A05"/>
    <w:rsid w:val="004F51B8"/>
    <w:rsid w:val="004F6714"/>
    <w:rsid w:val="00501958"/>
    <w:rsid w:val="00502396"/>
    <w:rsid w:val="00503DC2"/>
    <w:rsid w:val="00505076"/>
    <w:rsid w:val="00505D05"/>
    <w:rsid w:val="0051128B"/>
    <w:rsid w:val="00521FD5"/>
    <w:rsid w:val="0052545B"/>
    <w:rsid w:val="00526157"/>
    <w:rsid w:val="00526B60"/>
    <w:rsid w:val="005277BC"/>
    <w:rsid w:val="00540C9C"/>
    <w:rsid w:val="00541C96"/>
    <w:rsid w:val="00543C86"/>
    <w:rsid w:val="00552BFF"/>
    <w:rsid w:val="005542E0"/>
    <w:rsid w:val="0055462F"/>
    <w:rsid w:val="005579AA"/>
    <w:rsid w:val="00562816"/>
    <w:rsid w:val="00562847"/>
    <w:rsid w:val="005635D0"/>
    <w:rsid w:val="005636EB"/>
    <w:rsid w:val="00576CC4"/>
    <w:rsid w:val="0058046E"/>
    <w:rsid w:val="005836A5"/>
    <w:rsid w:val="00587B2A"/>
    <w:rsid w:val="00591FE3"/>
    <w:rsid w:val="005932B8"/>
    <w:rsid w:val="0059433E"/>
    <w:rsid w:val="0059478B"/>
    <w:rsid w:val="00597F0E"/>
    <w:rsid w:val="00597F2B"/>
    <w:rsid w:val="005A466D"/>
    <w:rsid w:val="005A4720"/>
    <w:rsid w:val="005B08D5"/>
    <w:rsid w:val="005C2502"/>
    <w:rsid w:val="005C75B9"/>
    <w:rsid w:val="005D076C"/>
    <w:rsid w:val="005D497C"/>
    <w:rsid w:val="005E5631"/>
    <w:rsid w:val="005E6BE0"/>
    <w:rsid w:val="005F02D6"/>
    <w:rsid w:val="005F17F2"/>
    <w:rsid w:val="005F2119"/>
    <w:rsid w:val="005F28D9"/>
    <w:rsid w:val="005F31EE"/>
    <w:rsid w:val="005F4DBD"/>
    <w:rsid w:val="005F4F7B"/>
    <w:rsid w:val="006000AD"/>
    <w:rsid w:val="006041E6"/>
    <w:rsid w:val="006101E7"/>
    <w:rsid w:val="00612C4D"/>
    <w:rsid w:val="00615FF8"/>
    <w:rsid w:val="00620E27"/>
    <w:rsid w:val="006220A0"/>
    <w:rsid w:val="00624AA7"/>
    <w:rsid w:val="00630F83"/>
    <w:rsid w:val="00635EDF"/>
    <w:rsid w:val="00640475"/>
    <w:rsid w:val="00641A79"/>
    <w:rsid w:val="00643D3A"/>
    <w:rsid w:val="00650476"/>
    <w:rsid w:val="00652DCA"/>
    <w:rsid w:val="00652F9A"/>
    <w:rsid w:val="006533E5"/>
    <w:rsid w:val="0065629B"/>
    <w:rsid w:val="006565D8"/>
    <w:rsid w:val="006603A4"/>
    <w:rsid w:val="00660E5F"/>
    <w:rsid w:val="00661BCD"/>
    <w:rsid w:val="00664B6F"/>
    <w:rsid w:val="006676D8"/>
    <w:rsid w:val="00670F53"/>
    <w:rsid w:val="00672F31"/>
    <w:rsid w:val="006777FD"/>
    <w:rsid w:val="00680226"/>
    <w:rsid w:val="006821B8"/>
    <w:rsid w:val="00682EA2"/>
    <w:rsid w:val="00687EDE"/>
    <w:rsid w:val="00690DA1"/>
    <w:rsid w:val="006959BD"/>
    <w:rsid w:val="00696AE3"/>
    <w:rsid w:val="006A0E17"/>
    <w:rsid w:val="006A6A03"/>
    <w:rsid w:val="006A774A"/>
    <w:rsid w:val="006A7B1A"/>
    <w:rsid w:val="006B1FB8"/>
    <w:rsid w:val="006B222B"/>
    <w:rsid w:val="006B244C"/>
    <w:rsid w:val="006B4423"/>
    <w:rsid w:val="006B73D9"/>
    <w:rsid w:val="006C0D0F"/>
    <w:rsid w:val="006C421E"/>
    <w:rsid w:val="006C4F1E"/>
    <w:rsid w:val="006C68DB"/>
    <w:rsid w:val="006D4FC7"/>
    <w:rsid w:val="006D50BE"/>
    <w:rsid w:val="006D5CBA"/>
    <w:rsid w:val="006E3014"/>
    <w:rsid w:val="006E5E65"/>
    <w:rsid w:val="006E6F85"/>
    <w:rsid w:val="007038A4"/>
    <w:rsid w:val="00705860"/>
    <w:rsid w:val="00705B83"/>
    <w:rsid w:val="007064CD"/>
    <w:rsid w:val="00710434"/>
    <w:rsid w:val="0071120B"/>
    <w:rsid w:val="00713FE4"/>
    <w:rsid w:val="00714AE5"/>
    <w:rsid w:val="00721E38"/>
    <w:rsid w:val="00723010"/>
    <w:rsid w:val="00724662"/>
    <w:rsid w:val="0073039E"/>
    <w:rsid w:val="00730C4A"/>
    <w:rsid w:val="00731741"/>
    <w:rsid w:val="0073304E"/>
    <w:rsid w:val="00735320"/>
    <w:rsid w:val="0073626F"/>
    <w:rsid w:val="00745191"/>
    <w:rsid w:val="0075195F"/>
    <w:rsid w:val="00751969"/>
    <w:rsid w:val="00752DA9"/>
    <w:rsid w:val="00756998"/>
    <w:rsid w:val="007617B5"/>
    <w:rsid w:val="00763E48"/>
    <w:rsid w:val="0076507C"/>
    <w:rsid w:val="0076799A"/>
    <w:rsid w:val="007710E2"/>
    <w:rsid w:val="00780206"/>
    <w:rsid w:val="00780B78"/>
    <w:rsid w:val="007823ED"/>
    <w:rsid w:val="007827EA"/>
    <w:rsid w:val="007858FC"/>
    <w:rsid w:val="007942A0"/>
    <w:rsid w:val="007A0A9B"/>
    <w:rsid w:val="007A1EC5"/>
    <w:rsid w:val="007A2E03"/>
    <w:rsid w:val="007A74EB"/>
    <w:rsid w:val="007B0329"/>
    <w:rsid w:val="007B16FD"/>
    <w:rsid w:val="007C2C1C"/>
    <w:rsid w:val="007D1FED"/>
    <w:rsid w:val="007D478F"/>
    <w:rsid w:val="007E02F2"/>
    <w:rsid w:val="007E28B0"/>
    <w:rsid w:val="007E557C"/>
    <w:rsid w:val="007E5EE5"/>
    <w:rsid w:val="007E7066"/>
    <w:rsid w:val="007F27AF"/>
    <w:rsid w:val="007F27B1"/>
    <w:rsid w:val="007F321F"/>
    <w:rsid w:val="007F57C2"/>
    <w:rsid w:val="008106FF"/>
    <w:rsid w:val="00810854"/>
    <w:rsid w:val="00810FAC"/>
    <w:rsid w:val="0081145F"/>
    <w:rsid w:val="00817B72"/>
    <w:rsid w:val="0082013A"/>
    <w:rsid w:val="008208B1"/>
    <w:rsid w:val="008247AC"/>
    <w:rsid w:val="00824FE4"/>
    <w:rsid w:val="00826BB6"/>
    <w:rsid w:val="00830018"/>
    <w:rsid w:val="00832C8F"/>
    <w:rsid w:val="00834328"/>
    <w:rsid w:val="00836C8D"/>
    <w:rsid w:val="00840BB0"/>
    <w:rsid w:val="00845579"/>
    <w:rsid w:val="00846E44"/>
    <w:rsid w:val="00846F69"/>
    <w:rsid w:val="0084748E"/>
    <w:rsid w:val="00853A47"/>
    <w:rsid w:val="0086471E"/>
    <w:rsid w:val="00864F95"/>
    <w:rsid w:val="00874811"/>
    <w:rsid w:val="00874FFA"/>
    <w:rsid w:val="00876343"/>
    <w:rsid w:val="00877F7D"/>
    <w:rsid w:val="00881325"/>
    <w:rsid w:val="0088437A"/>
    <w:rsid w:val="008848FC"/>
    <w:rsid w:val="00890F98"/>
    <w:rsid w:val="008925D9"/>
    <w:rsid w:val="008A3F60"/>
    <w:rsid w:val="008A4355"/>
    <w:rsid w:val="008A4425"/>
    <w:rsid w:val="008A4A4E"/>
    <w:rsid w:val="008A5569"/>
    <w:rsid w:val="008B3104"/>
    <w:rsid w:val="008B6E81"/>
    <w:rsid w:val="008C1588"/>
    <w:rsid w:val="008C5917"/>
    <w:rsid w:val="008C5F07"/>
    <w:rsid w:val="008D54C9"/>
    <w:rsid w:val="008D66BB"/>
    <w:rsid w:val="008D6FCF"/>
    <w:rsid w:val="008E45B9"/>
    <w:rsid w:val="008E6CA6"/>
    <w:rsid w:val="008F3A1B"/>
    <w:rsid w:val="0091072A"/>
    <w:rsid w:val="00913247"/>
    <w:rsid w:val="00914F17"/>
    <w:rsid w:val="009150E1"/>
    <w:rsid w:val="0092257D"/>
    <w:rsid w:val="00924441"/>
    <w:rsid w:val="009248B8"/>
    <w:rsid w:val="00925D25"/>
    <w:rsid w:val="00932C4D"/>
    <w:rsid w:val="00937089"/>
    <w:rsid w:val="00945DF9"/>
    <w:rsid w:val="009510CE"/>
    <w:rsid w:val="0095289B"/>
    <w:rsid w:val="00961829"/>
    <w:rsid w:val="0097654E"/>
    <w:rsid w:val="009819C1"/>
    <w:rsid w:val="0098587F"/>
    <w:rsid w:val="00986221"/>
    <w:rsid w:val="0098721B"/>
    <w:rsid w:val="009961E0"/>
    <w:rsid w:val="009A0D74"/>
    <w:rsid w:val="009A1D4A"/>
    <w:rsid w:val="009A2390"/>
    <w:rsid w:val="009A316C"/>
    <w:rsid w:val="009A4B05"/>
    <w:rsid w:val="009A547B"/>
    <w:rsid w:val="009B12BB"/>
    <w:rsid w:val="009C15AD"/>
    <w:rsid w:val="009C23C2"/>
    <w:rsid w:val="009C4F96"/>
    <w:rsid w:val="009C5EC2"/>
    <w:rsid w:val="009D1180"/>
    <w:rsid w:val="009D3203"/>
    <w:rsid w:val="009E0494"/>
    <w:rsid w:val="009E39C8"/>
    <w:rsid w:val="009E5999"/>
    <w:rsid w:val="009E7F84"/>
    <w:rsid w:val="009F02C9"/>
    <w:rsid w:val="009F362E"/>
    <w:rsid w:val="00A00826"/>
    <w:rsid w:val="00A0174C"/>
    <w:rsid w:val="00A0285D"/>
    <w:rsid w:val="00A10D3D"/>
    <w:rsid w:val="00A11F07"/>
    <w:rsid w:val="00A12098"/>
    <w:rsid w:val="00A12CB1"/>
    <w:rsid w:val="00A131FB"/>
    <w:rsid w:val="00A23374"/>
    <w:rsid w:val="00A23431"/>
    <w:rsid w:val="00A2563D"/>
    <w:rsid w:val="00A318B3"/>
    <w:rsid w:val="00A31B1E"/>
    <w:rsid w:val="00A31FF7"/>
    <w:rsid w:val="00A32D15"/>
    <w:rsid w:val="00A365F4"/>
    <w:rsid w:val="00A36E89"/>
    <w:rsid w:val="00A414B0"/>
    <w:rsid w:val="00A4397B"/>
    <w:rsid w:val="00A4457F"/>
    <w:rsid w:val="00A47112"/>
    <w:rsid w:val="00A47D71"/>
    <w:rsid w:val="00A53F07"/>
    <w:rsid w:val="00A550C5"/>
    <w:rsid w:val="00A56872"/>
    <w:rsid w:val="00A5691F"/>
    <w:rsid w:val="00A60B69"/>
    <w:rsid w:val="00A60E59"/>
    <w:rsid w:val="00A62702"/>
    <w:rsid w:val="00A6320B"/>
    <w:rsid w:val="00A632FE"/>
    <w:rsid w:val="00A66F11"/>
    <w:rsid w:val="00A71B87"/>
    <w:rsid w:val="00A729BC"/>
    <w:rsid w:val="00A758E1"/>
    <w:rsid w:val="00A76D5D"/>
    <w:rsid w:val="00A8515C"/>
    <w:rsid w:val="00A90386"/>
    <w:rsid w:val="00A91E45"/>
    <w:rsid w:val="00AA19AB"/>
    <w:rsid w:val="00AA1CB4"/>
    <w:rsid w:val="00AA510A"/>
    <w:rsid w:val="00AA633B"/>
    <w:rsid w:val="00AB1355"/>
    <w:rsid w:val="00AB3204"/>
    <w:rsid w:val="00AB508E"/>
    <w:rsid w:val="00AB50AF"/>
    <w:rsid w:val="00AC503D"/>
    <w:rsid w:val="00AD136B"/>
    <w:rsid w:val="00AD44ED"/>
    <w:rsid w:val="00AE1184"/>
    <w:rsid w:val="00AE1235"/>
    <w:rsid w:val="00AE2578"/>
    <w:rsid w:val="00AE6D52"/>
    <w:rsid w:val="00AE7D6C"/>
    <w:rsid w:val="00AF1ECA"/>
    <w:rsid w:val="00AF2798"/>
    <w:rsid w:val="00B1188E"/>
    <w:rsid w:val="00B12900"/>
    <w:rsid w:val="00B12C0E"/>
    <w:rsid w:val="00B13CBA"/>
    <w:rsid w:val="00B23A6E"/>
    <w:rsid w:val="00B278E9"/>
    <w:rsid w:val="00B31E49"/>
    <w:rsid w:val="00B327B2"/>
    <w:rsid w:val="00B347E5"/>
    <w:rsid w:val="00B35DFF"/>
    <w:rsid w:val="00B43592"/>
    <w:rsid w:val="00B43EB4"/>
    <w:rsid w:val="00B45538"/>
    <w:rsid w:val="00B5528A"/>
    <w:rsid w:val="00B565FB"/>
    <w:rsid w:val="00B5729A"/>
    <w:rsid w:val="00B601E9"/>
    <w:rsid w:val="00B6245A"/>
    <w:rsid w:val="00B66924"/>
    <w:rsid w:val="00B74D54"/>
    <w:rsid w:val="00B770E0"/>
    <w:rsid w:val="00B853E6"/>
    <w:rsid w:val="00B86161"/>
    <w:rsid w:val="00B87A30"/>
    <w:rsid w:val="00B91002"/>
    <w:rsid w:val="00BA1145"/>
    <w:rsid w:val="00BA1E2B"/>
    <w:rsid w:val="00BA31DD"/>
    <w:rsid w:val="00BA3D4D"/>
    <w:rsid w:val="00BA5D1F"/>
    <w:rsid w:val="00BA6508"/>
    <w:rsid w:val="00BA7547"/>
    <w:rsid w:val="00BB11B1"/>
    <w:rsid w:val="00BB4644"/>
    <w:rsid w:val="00BB464D"/>
    <w:rsid w:val="00BB5FBB"/>
    <w:rsid w:val="00BB62D8"/>
    <w:rsid w:val="00BB66D3"/>
    <w:rsid w:val="00BC1A5E"/>
    <w:rsid w:val="00BC3EBE"/>
    <w:rsid w:val="00BC6441"/>
    <w:rsid w:val="00BD3E1E"/>
    <w:rsid w:val="00BD43C5"/>
    <w:rsid w:val="00BD4768"/>
    <w:rsid w:val="00BD6B7E"/>
    <w:rsid w:val="00BE130A"/>
    <w:rsid w:val="00BE3972"/>
    <w:rsid w:val="00BE4F51"/>
    <w:rsid w:val="00BE54A6"/>
    <w:rsid w:val="00BF0875"/>
    <w:rsid w:val="00BF3F88"/>
    <w:rsid w:val="00BF5662"/>
    <w:rsid w:val="00BF66D1"/>
    <w:rsid w:val="00C01DA2"/>
    <w:rsid w:val="00C026CA"/>
    <w:rsid w:val="00C04C64"/>
    <w:rsid w:val="00C15F1B"/>
    <w:rsid w:val="00C17935"/>
    <w:rsid w:val="00C21F14"/>
    <w:rsid w:val="00C23A23"/>
    <w:rsid w:val="00C25F41"/>
    <w:rsid w:val="00C37100"/>
    <w:rsid w:val="00C41064"/>
    <w:rsid w:val="00C43F73"/>
    <w:rsid w:val="00C50E19"/>
    <w:rsid w:val="00C5130A"/>
    <w:rsid w:val="00C51ADF"/>
    <w:rsid w:val="00C52E18"/>
    <w:rsid w:val="00C530F1"/>
    <w:rsid w:val="00C56494"/>
    <w:rsid w:val="00C604C3"/>
    <w:rsid w:val="00C61AE8"/>
    <w:rsid w:val="00C6242A"/>
    <w:rsid w:val="00C62CD4"/>
    <w:rsid w:val="00C63BF4"/>
    <w:rsid w:val="00C63E3A"/>
    <w:rsid w:val="00C663C5"/>
    <w:rsid w:val="00C67591"/>
    <w:rsid w:val="00C713C8"/>
    <w:rsid w:val="00C716D4"/>
    <w:rsid w:val="00C75FE8"/>
    <w:rsid w:val="00C779CD"/>
    <w:rsid w:val="00C77FB0"/>
    <w:rsid w:val="00C81076"/>
    <w:rsid w:val="00C8597E"/>
    <w:rsid w:val="00C86168"/>
    <w:rsid w:val="00C86C09"/>
    <w:rsid w:val="00C935AB"/>
    <w:rsid w:val="00C93C63"/>
    <w:rsid w:val="00CA0C79"/>
    <w:rsid w:val="00CA2F3F"/>
    <w:rsid w:val="00CA37BD"/>
    <w:rsid w:val="00CA3C18"/>
    <w:rsid w:val="00CA5805"/>
    <w:rsid w:val="00CA5A49"/>
    <w:rsid w:val="00CB2A88"/>
    <w:rsid w:val="00CB69DB"/>
    <w:rsid w:val="00CB77EC"/>
    <w:rsid w:val="00CB7A4F"/>
    <w:rsid w:val="00CB7FA8"/>
    <w:rsid w:val="00CC0BAB"/>
    <w:rsid w:val="00CC11B0"/>
    <w:rsid w:val="00CC153C"/>
    <w:rsid w:val="00CD075E"/>
    <w:rsid w:val="00CD0E0C"/>
    <w:rsid w:val="00CD4437"/>
    <w:rsid w:val="00CD7D76"/>
    <w:rsid w:val="00CE0D13"/>
    <w:rsid w:val="00CE243A"/>
    <w:rsid w:val="00CE653E"/>
    <w:rsid w:val="00CF0558"/>
    <w:rsid w:val="00CF0A84"/>
    <w:rsid w:val="00CF0C65"/>
    <w:rsid w:val="00CF772E"/>
    <w:rsid w:val="00D00A0D"/>
    <w:rsid w:val="00D01BA0"/>
    <w:rsid w:val="00D0210C"/>
    <w:rsid w:val="00D04961"/>
    <w:rsid w:val="00D071B1"/>
    <w:rsid w:val="00D110B8"/>
    <w:rsid w:val="00D11B5E"/>
    <w:rsid w:val="00D1247B"/>
    <w:rsid w:val="00D12D00"/>
    <w:rsid w:val="00D1714A"/>
    <w:rsid w:val="00D21EF8"/>
    <w:rsid w:val="00D228F7"/>
    <w:rsid w:val="00D249D9"/>
    <w:rsid w:val="00D26619"/>
    <w:rsid w:val="00D34FDC"/>
    <w:rsid w:val="00D364FB"/>
    <w:rsid w:val="00D41709"/>
    <w:rsid w:val="00D44085"/>
    <w:rsid w:val="00D45B6E"/>
    <w:rsid w:val="00D476B0"/>
    <w:rsid w:val="00D47862"/>
    <w:rsid w:val="00D47996"/>
    <w:rsid w:val="00D51D2A"/>
    <w:rsid w:val="00D54CAC"/>
    <w:rsid w:val="00D665ED"/>
    <w:rsid w:val="00D71470"/>
    <w:rsid w:val="00D756D3"/>
    <w:rsid w:val="00D84A17"/>
    <w:rsid w:val="00D85091"/>
    <w:rsid w:val="00D87309"/>
    <w:rsid w:val="00D87C9F"/>
    <w:rsid w:val="00D87E52"/>
    <w:rsid w:val="00D9295A"/>
    <w:rsid w:val="00D948B6"/>
    <w:rsid w:val="00D94916"/>
    <w:rsid w:val="00DA0A4B"/>
    <w:rsid w:val="00DB05C3"/>
    <w:rsid w:val="00DC6636"/>
    <w:rsid w:val="00DD4563"/>
    <w:rsid w:val="00DD6495"/>
    <w:rsid w:val="00DE1E54"/>
    <w:rsid w:val="00DE3469"/>
    <w:rsid w:val="00DE62B3"/>
    <w:rsid w:val="00DF036F"/>
    <w:rsid w:val="00DF1D8A"/>
    <w:rsid w:val="00DF3193"/>
    <w:rsid w:val="00DF392A"/>
    <w:rsid w:val="00DF3959"/>
    <w:rsid w:val="00E078B7"/>
    <w:rsid w:val="00E1020F"/>
    <w:rsid w:val="00E10AA0"/>
    <w:rsid w:val="00E230AB"/>
    <w:rsid w:val="00E248D7"/>
    <w:rsid w:val="00E268CD"/>
    <w:rsid w:val="00E30CC8"/>
    <w:rsid w:val="00E3315F"/>
    <w:rsid w:val="00E409D1"/>
    <w:rsid w:val="00E415B2"/>
    <w:rsid w:val="00E42171"/>
    <w:rsid w:val="00E534EE"/>
    <w:rsid w:val="00E60A3E"/>
    <w:rsid w:val="00E61209"/>
    <w:rsid w:val="00E64CE1"/>
    <w:rsid w:val="00E66275"/>
    <w:rsid w:val="00E72B70"/>
    <w:rsid w:val="00E74AB6"/>
    <w:rsid w:val="00E7757C"/>
    <w:rsid w:val="00E90913"/>
    <w:rsid w:val="00E95805"/>
    <w:rsid w:val="00E97A81"/>
    <w:rsid w:val="00EA07DA"/>
    <w:rsid w:val="00EA2063"/>
    <w:rsid w:val="00EA3381"/>
    <w:rsid w:val="00EA649E"/>
    <w:rsid w:val="00EA7058"/>
    <w:rsid w:val="00EA71D7"/>
    <w:rsid w:val="00EB2585"/>
    <w:rsid w:val="00EB6301"/>
    <w:rsid w:val="00EB641E"/>
    <w:rsid w:val="00EB6FB3"/>
    <w:rsid w:val="00EC0A1E"/>
    <w:rsid w:val="00EC55DC"/>
    <w:rsid w:val="00EC5CEC"/>
    <w:rsid w:val="00EC7BE2"/>
    <w:rsid w:val="00ED0F86"/>
    <w:rsid w:val="00ED3FF7"/>
    <w:rsid w:val="00EE09A4"/>
    <w:rsid w:val="00EE0E86"/>
    <w:rsid w:val="00EE3B73"/>
    <w:rsid w:val="00EE537E"/>
    <w:rsid w:val="00EE72EF"/>
    <w:rsid w:val="00EF075D"/>
    <w:rsid w:val="00EF26E8"/>
    <w:rsid w:val="00EF3909"/>
    <w:rsid w:val="00F02BDD"/>
    <w:rsid w:val="00F03DD9"/>
    <w:rsid w:val="00F06845"/>
    <w:rsid w:val="00F1031F"/>
    <w:rsid w:val="00F128C2"/>
    <w:rsid w:val="00F130D3"/>
    <w:rsid w:val="00F1490B"/>
    <w:rsid w:val="00F15C6D"/>
    <w:rsid w:val="00F216A2"/>
    <w:rsid w:val="00F2248C"/>
    <w:rsid w:val="00F25211"/>
    <w:rsid w:val="00F257B9"/>
    <w:rsid w:val="00F27A1B"/>
    <w:rsid w:val="00F3069B"/>
    <w:rsid w:val="00F37607"/>
    <w:rsid w:val="00F37DA8"/>
    <w:rsid w:val="00F42B38"/>
    <w:rsid w:val="00F42D9A"/>
    <w:rsid w:val="00F45FDC"/>
    <w:rsid w:val="00F50C14"/>
    <w:rsid w:val="00F51307"/>
    <w:rsid w:val="00F51865"/>
    <w:rsid w:val="00F57716"/>
    <w:rsid w:val="00F606C3"/>
    <w:rsid w:val="00F621A5"/>
    <w:rsid w:val="00F63E69"/>
    <w:rsid w:val="00F71949"/>
    <w:rsid w:val="00F83781"/>
    <w:rsid w:val="00F94020"/>
    <w:rsid w:val="00F956F7"/>
    <w:rsid w:val="00F967F0"/>
    <w:rsid w:val="00FA158E"/>
    <w:rsid w:val="00FA1BE9"/>
    <w:rsid w:val="00FA3619"/>
    <w:rsid w:val="00FA5827"/>
    <w:rsid w:val="00FB464A"/>
    <w:rsid w:val="00FB5118"/>
    <w:rsid w:val="00FB66B7"/>
    <w:rsid w:val="00FC0A91"/>
    <w:rsid w:val="00FC31E1"/>
    <w:rsid w:val="00FD128F"/>
    <w:rsid w:val="00FD23F5"/>
    <w:rsid w:val="00FD5838"/>
    <w:rsid w:val="00FD58E8"/>
    <w:rsid w:val="00FD71AE"/>
    <w:rsid w:val="00FD71FB"/>
    <w:rsid w:val="00FE4696"/>
    <w:rsid w:val="00FE575A"/>
    <w:rsid w:val="00F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5E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08D0"/>
    <w:pPr>
      <w:widowControl w:val="0"/>
      <w:jc w:val="both"/>
    </w:pPr>
  </w:style>
  <w:style w:type="paragraph" w:styleId="1">
    <w:name w:val="heading 1"/>
    <w:basedOn w:val="a"/>
    <w:next w:val="a"/>
    <w:link w:val="10"/>
    <w:uiPriority w:val="9"/>
    <w:qFormat/>
    <w:rsid w:val="004408D0"/>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4408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08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08D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408D0"/>
    <w:rPr>
      <w:sz w:val="18"/>
      <w:szCs w:val="18"/>
    </w:rPr>
  </w:style>
  <w:style w:type="paragraph" w:styleId="a5">
    <w:name w:val="footer"/>
    <w:basedOn w:val="a"/>
    <w:link w:val="a6"/>
    <w:uiPriority w:val="99"/>
    <w:unhideWhenUsed/>
    <w:rsid w:val="004408D0"/>
    <w:pPr>
      <w:tabs>
        <w:tab w:val="center" w:pos="4153"/>
        <w:tab w:val="right" w:pos="8306"/>
      </w:tabs>
      <w:snapToGrid w:val="0"/>
      <w:jc w:val="left"/>
    </w:pPr>
    <w:rPr>
      <w:sz w:val="18"/>
      <w:szCs w:val="18"/>
    </w:rPr>
  </w:style>
  <w:style w:type="character" w:customStyle="1" w:styleId="a6">
    <w:name w:val="页脚字符"/>
    <w:basedOn w:val="a0"/>
    <w:link w:val="a5"/>
    <w:uiPriority w:val="99"/>
    <w:rsid w:val="004408D0"/>
    <w:rPr>
      <w:sz w:val="18"/>
      <w:szCs w:val="18"/>
    </w:rPr>
  </w:style>
  <w:style w:type="character" w:customStyle="1" w:styleId="10">
    <w:name w:val="标题 1字符"/>
    <w:basedOn w:val="a0"/>
    <w:link w:val="1"/>
    <w:uiPriority w:val="9"/>
    <w:rsid w:val="004408D0"/>
    <w:rPr>
      <w:b/>
      <w:bCs/>
      <w:kern w:val="44"/>
      <w:sz w:val="44"/>
      <w:szCs w:val="44"/>
    </w:rPr>
  </w:style>
  <w:style w:type="character" w:customStyle="1" w:styleId="21">
    <w:name w:val="标题 2字符"/>
    <w:basedOn w:val="a0"/>
    <w:link w:val="20"/>
    <w:uiPriority w:val="9"/>
    <w:rsid w:val="004408D0"/>
    <w:rPr>
      <w:rFonts w:asciiTheme="majorHAnsi" w:eastAsiaTheme="majorEastAsia" w:hAnsiTheme="majorHAnsi" w:cstheme="majorBidi"/>
      <w:b/>
      <w:bCs/>
      <w:sz w:val="32"/>
      <w:szCs w:val="32"/>
    </w:rPr>
  </w:style>
  <w:style w:type="character" w:customStyle="1" w:styleId="30">
    <w:name w:val="标题 3字符"/>
    <w:basedOn w:val="a0"/>
    <w:link w:val="3"/>
    <w:uiPriority w:val="9"/>
    <w:rsid w:val="004408D0"/>
    <w:rPr>
      <w:b/>
      <w:bCs/>
      <w:sz w:val="32"/>
      <w:szCs w:val="32"/>
    </w:rPr>
  </w:style>
  <w:style w:type="table" w:styleId="a7">
    <w:name w:val="Table Grid"/>
    <w:basedOn w:val="a1"/>
    <w:uiPriority w:val="59"/>
    <w:rsid w:val="00D1247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标题1"/>
    <w:basedOn w:val="a8"/>
    <w:rsid w:val="00664B6F"/>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9">
    <w:name w:val="段落"/>
    <w:basedOn w:val="a"/>
    <w:rsid w:val="00664B6F"/>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8">
    <w:name w:val="Title"/>
    <w:basedOn w:val="a"/>
    <w:next w:val="a"/>
    <w:link w:val="aa"/>
    <w:uiPriority w:val="10"/>
    <w:qFormat/>
    <w:rsid w:val="00664B6F"/>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8"/>
    <w:uiPriority w:val="10"/>
    <w:rsid w:val="00664B6F"/>
    <w:rPr>
      <w:rFonts w:asciiTheme="majorHAnsi" w:eastAsia="宋体" w:hAnsiTheme="majorHAnsi" w:cstheme="majorBidi"/>
      <w:b/>
      <w:bCs/>
      <w:sz w:val="32"/>
      <w:szCs w:val="32"/>
    </w:rPr>
  </w:style>
  <w:style w:type="character" w:styleId="ab">
    <w:name w:val="Hyperlink"/>
    <w:aliases w:val="超级链接"/>
    <w:basedOn w:val="a0"/>
    <w:uiPriority w:val="99"/>
    <w:rsid w:val="00187B26"/>
    <w:rPr>
      <w:color w:val="0000FF"/>
      <w:u w:val="single"/>
    </w:rPr>
  </w:style>
  <w:style w:type="paragraph" w:styleId="12">
    <w:name w:val="toc 1"/>
    <w:basedOn w:val="a"/>
    <w:next w:val="a"/>
    <w:autoRedefine/>
    <w:uiPriority w:val="39"/>
    <w:rsid w:val="00187B26"/>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2">
    <w:name w:val="toc 2"/>
    <w:basedOn w:val="a"/>
    <w:next w:val="a"/>
    <w:autoRedefine/>
    <w:uiPriority w:val="39"/>
    <w:rsid w:val="00187B26"/>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1">
    <w:name w:val="toc 3"/>
    <w:basedOn w:val="a"/>
    <w:next w:val="a"/>
    <w:autoRedefine/>
    <w:uiPriority w:val="39"/>
    <w:rsid w:val="00187B26"/>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c">
    <w:name w:val="缩写表"/>
    <w:basedOn w:val="12"/>
    <w:rsid w:val="000F3D5A"/>
    <w:pPr>
      <w:tabs>
        <w:tab w:val="clear" w:pos="8268"/>
      </w:tabs>
      <w:spacing w:before="0" w:after="120"/>
    </w:pPr>
    <w:rPr>
      <w:rFonts w:eastAsia="宋体"/>
      <w:color w:val="auto"/>
    </w:rPr>
  </w:style>
  <w:style w:type="paragraph" w:customStyle="1" w:styleId="23">
    <w:name w:val="标题2"/>
    <w:basedOn w:val="a8"/>
    <w:rsid w:val="000F3D5A"/>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3">
    <w:name w:val="论文的标题1"/>
    <w:basedOn w:val="1"/>
    <w:qFormat/>
    <w:rsid w:val="00A131FB"/>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
    <w:qFormat/>
    <w:rsid w:val="002F3951"/>
    <w:pPr>
      <w:numPr>
        <w:ilvl w:val="1"/>
        <w:numId w:val="1"/>
      </w:numPr>
      <w:spacing w:before="480" w:after="120" w:line="400" w:lineRule="exact"/>
    </w:pPr>
    <w:rPr>
      <w:rFonts w:ascii="黑体" w:eastAsia="黑体" w:hAnsi="黑体"/>
      <w:b w:val="0"/>
      <w:sz w:val="28"/>
      <w:szCs w:val="28"/>
    </w:rPr>
  </w:style>
  <w:style w:type="paragraph" w:customStyle="1" w:styleId="32">
    <w:name w:val="3论文"/>
    <w:basedOn w:val="3"/>
    <w:qFormat/>
    <w:rsid w:val="002F3951"/>
    <w:pPr>
      <w:spacing w:before="240" w:after="120" w:line="400" w:lineRule="exact"/>
      <w:jc w:val="left"/>
    </w:pPr>
    <w:rPr>
      <w:rFonts w:ascii="黑体" w:eastAsia="黑体" w:hAnsi="黑体"/>
      <w:b w:val="0"/>
      <w:sz w:val="26"/>
      <w:szCs w:val="26"/>
    </w:rPr>
  </w:style>
  <w:style w:type="character" w:customStyle="1" w:styleId="2Char">
    <w:name w:val="2论文 Char"/>
    <w:basedOn w:val="21"/>
    <w:link w:val="2"/>
    <w:rsid w:val="002F3951"/>
    <w:rPr>
      <w:rFonts w:ascii="黑体" w:eastAsia="黑体" w:hAnsi="黑体" w:cstheme="majorBidi"/>
      <w:b w:val="0"/>
      <w:bCs/>
      <w:sz w:val="28"/>
      <w:szCs w:val="28"/>
    </w:rPr>
  </w:style>
  <w:style w:type="paragraph" w:styleId="ad">
    <w:name w:val="List Paragraph"/>
    <w:basedOn w:val="a"/>
    <w:uiPriority w:val="34"/>
    <w:qFormat/>
    <w:rsid w:val="003956F9"/>
    <w:pPr>
      <w:ind w:firstLineChars="200" w:firstLine="420"/>
    </w:pPr>
  </w:style>
  <w:style w:type="paragraph" w:customStyle="1" w:styleId="ae">
    <w:name w:val="开题报告_正文"/>
    <w:basedOn w:val="a"/>
    <w:link w:val="Char"/>
    <w:qFormat/>
    <w:rsid w:val="008A5569"/>
    <w:pPr>
      <w:spacing w:beforeLines="50" w:before="156" w:afterLines="50" w:after="156"/>
      <w:ind w:firstLineChars="200" w:firstLine="480"/>
    </w:pPr>
    <w:rPr>
      <w:rFonts w:asciiTheme="minorEastAsia" w:hAnsiTheme="minorEastAsia"/>
      <w:sz w:val="24"/>
      <w:szCs w:val="24"/>
    </w:rPr>
  </w:style>
  <w:style w:type="character" w:customStyle="1" w:styleId="Char">
    <w:name w:val="开题报告_正文 Char"/>
    <w:basedOn w:val="a0"/>
    <w:link w:val="ae"/>
    <w:rsid w:val="008A5569"/>
    <w:rPr>
      <w:rFonts w:asciiTheme="minorEastAsia" w:hAnsiTheme="minorEastAsia"/>
      <w:sz w:val="24"/>
      <w:szCs w:val="24"/>
    </w:rPr>
  </w:style>
  <w:style w:type="paragraph" w:styleId="af">
    <w:name w:val="caption"/>
    <w:basedOn w:val="a"/>
    <w:next w:val="a"/>
    <w:link w:val="af0"/>
    <w:uiPriority w:val="35"/>
    <w:unhideWhenUsed/>
    <w:qFormat/>
    <w:rsid w:val="000B47B2"/>
    <w:rPr>
      <w:rFonts w:asciiTheme="majorHAnsi" w:eastAsia="黑体" w:hAnsiTheme="majorHAnsi" w:cstheme="majorBidi"/>
      <w:sz w:val="20"/>
      <w:szCs w:val="20"/>
    </w:rPr>
  </w:style>
  <w:style w:type="character" w:customStyle="1" w:styleId="af0">
    <w:name w:val="题注字符"/>
    <w:basedOn w:val="a0"/>
    <w:link w:val="af"/>
    <w:uiPriority w:val="35"/>
    <w:rsid w:val="000B47B2"/>
    <w:rPr>
      <w:rFonts w:asciiTheme="majorHAnsi" w:eastAsia="黑体" w:hAnsiTheme="majorHAnsi" w:cstheme="majorBidi"/>
      <w:sz w:val="20"/>
      <w:szCs w:val="20"/>
    </w:rPr>
  </w:style>
  <w:style w:type="character" w:styleId="af1">
    <w:name w:val="Placeholder Text"/>
    <w:basedOn w:val="a0"/>
    <w:uiPriority w:val="99"/>
    <w:semiHidden/>
    <w:rsid w:val="00541C96"/>
    <w:rPr>
      <w:color w:val="808080"/>
    </w:rPr>
  </w:style>
  <w:style w:type="paragraph" w:styleId="TOC">
    <w:name w:val="TOC Heading"/>
    <w:basedOn w:val="1"/>
    <w:next w:val="a"/>
    <w:uiPriority w:val="39"/>
    <w:semiHidden/>
    <w:unhideWhenUsed/>
    <w:qFormat/>
    <w:rsid w:val="00F50C14"/>
    <w:pPr>
      <w:outlineLvl w:val="9"/>
    </w:pPr>
  </w:style>
  <w:style w:type="paragraph" w:styleId="af2">
    <w:name w:val="Balloon Text"/>
    <w:basedOn w:val="a"/>
    <w:link w:val="af3"/>
    <w:uiPriority w:val="99"/>
    <w:semiHidden/>
    <w:unhideWhenUsed/>
    <w:rsid w:val="00BB4644"/>
    <w:rPr>
      <w:rFonts w:ascii="Heiti SC Light" w:eastAsia="Heiti SC Light"/>
      <w:sz w:val="18"/>
      <w:szCs w:val="18"/>
    </w:rPr>
  </w:style>
  <w:style w:type="character" w:customStyle="1" w:styleId="af3">
    <w:name w:val="批注框文本字符"/>
    <w:basedOn w:val="a0"/>
    <w:link w:val="af2"/>
    <w:uiPriority w:val="99"/>
    <w:semiHidden/>
    <w:rsid w:val="00BB4644"/>
    <w:rPr>
      <w:rFonts w:ascii="Heiti SC Light" w:eastAsia="Heiti SC Light"/>
      <w:sz w:val="18"/>
      <w:szCs w:val="18"/>
    </w:rPr>
  </w:style>
  <w:style w:type="character" w:styleId="af4">
    <w:name w:val="annotation reference"/>
    <w:basedOn w:val="a0"/>
    <w:uiPriority w:val="99"/>
    <w:semiHidden/>
    <w:unhideWhenUsed/>
    <w:rsid w:val="009961E0"/>
    <w:rPr>
      <w:sz w:val="21"/>
      <w:szCs w:val="21"/>
    </w:rPr>
  </w:style>
  <w:style w:type="paragraph" w:styleId="af5">
    <w:name w:val="annotation text"/>
    <w:basedOn w:val="a"/>
    <w:link w:val="af6"/>
    <w:uiPriority w:val="99"/>
    <w:semiHidden/>
    <w:unhideWhenUsed/>
    <w:rsid w:val="009961E0"/>
    <w:pPr>
      <w:jc w:val="left"/>
    </w:pPr>
  </w:style>
  <w:style w:type="character" w:customStyle="1" w:styleId="af6">
    <w:name w:val="注释文本字符"/>
    <w:basedOn w:val="a0"/>
    <w:link w:val="af5"/>
    <w:uiPriority w:val="99"/>
    <w:semiHidden/>
    <w:rsid w:val="009961E0"/>
  </w:style>
  <w:style w:type="paragraph" w:styleId="af7">
    <w:name w:val="annotation subject"/>
    <w:basedOn w:val="af5"/>
    <w:next w:val="af5"/>
    <w:link w:val="af8"/>
    <w:uiPriority w:val="99"/>
    <w:semiHidden/>
    <w:unhideWhenUsed/>
    <w:rsid w:val="009961E0"/>
    <w:rPr>
      <w:b/>
      <w:bCs/>
    </w:rPr>
  </w:style>
  <w:style w:type="character" w:customStyle="1" w:styleId="af8">
    <w:name w:val="批注主题字符"/>
    <w:basedOn w:val="af6"/>
    <w:link w:val="af7"/>
    <w:uiPriority w:val="99"/>
    <w:semiHidden/>
    <w:rsid w:val="009961E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08D0"/>
    <w:pPr>
      <w:widowControl w:val="0"/>
      <w:jc w:val="both"/>
    </w:pPr>
  </w:style>
  <w:style w:type="paragraph" w:styleId="1">
    <w:name w:val="heading 1"/>
    <w:basedOn w:val="a"/>
    <w:next w:val="a"/>
    <w:link w:val="10"/>
    <w:uiPriority w:val="9"/>
    <w:qFormat/>
    <w:rsid w:val="004408D0"/>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4408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08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08D0"/>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408D0"/>
    <w:rPr>
      <w:sz w:val="18"/>
      <w:szCs w:val="18"/>
    </w:rPr>
  </w:style>
  <w:style w:type="paragraph" w:styleId="a5">
    <w:name w:val="footer"/>
    <w:basedOn w:val="a"/>
    <w:link w:val="a6"/>
    <w:uiPriority w:val="99"/>
    <w:unhideWhenUsed/>
    <w:rsid w:val="004408D0"/>
    <w:pPr>
      <w:tabs>
        <w:tab w:val="center" w:pos="4153"/>
        <w:tab w:val="right" w:pos="8306"/>
      </w:tabs>
      <w:snapToGrid w:val="0"/>
      <w:jc w:val="left"/>
    </w:pPr>
    <w:rPr>
      <w:sz w:val="18"/>
      <w:szCs w:val="18"/>
    </w:rPr>
  </w:style>
  <w:style w:type="character" w:customStyle="1" w:styleId="a6">
    <w:name w:val="页脚字符"/>
    <w:basedOn w:val="a0"/>
    <w:link w:val="a5"/>
    <w:uiPriority w:val="99"/>
    <w:rsid w:val="004408D0"/>
    <w:rPr>
      <w:sz w:val="18"/>
      <w:szCs w:val="18"/>
    </w:rPr>
  </w:style>
  <w:style w:type="character" w:customStyle="1" w:styleId="10">
    <w:name w:val="标题 1字符"/>
    <w:basedOn w:val="a0"/>
    <w:link w:val="1"/>
    <w:uiPriority w:val="9"/>
    <w:rsid w:val="004408D0"/>
    <w:rPr>
      <w:b/>
      <w:bCs/>
      <w:kern w:val="44"/>
      <w:sz w:val="44"/>
      <w:szCs w:val="44"/>
    </w:rPr>
  </w:style>
  <w:style w:type="character" w:customStyle="1" w:styleId="21">
    <w:name w:val="标题 2字符"/>
    <w:basedOn w:val="a0"/>
    <w:link w:val="20"/>
    <w:uiPriority w:val="9"/>
    <w:rsid w:val="004408D0"/>
    <w:rPr>
      <w:rFonts w:asciiTheme="majorHAnsi" w:eastAsiaTheme="majorEastAsia" w:hAnsiTheme="majorHAnsi" w:cstheme="majorBidi"/>
      <w:b/>
      <w:bCs/>
      <w:sz w:val="32"/>
      <w:szCs w:val="32"/>
    </w:rPr>
  </w:style>
  <w:style w:type="character" w:customStyle="1" w:styleId="30">
    <w:name w:val="标题 3字符"/>
    <w:basedOn w:val="a0"/>
    <w:link w:val="3"/>
    <w:uiPriority w:val="9"/>
    <w:rsid w:val="004408D0"/>
    <w:rPr>
      <w:b/>
      <w:bCs/>
      <w:sz w:val="32"/>
      <w:szCs w:val="32"/>
    </w:rPr>
  </w:style>
  <w:style w:type="table" w:styleId="a7">
    <w:name w:val="Table Grid"/>
    <w:basedOn w:val="a1"/>
    <w:uiPriority w:val="59"/>
    <w:rsid w:val="00D1247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标题1"/>
    <w:basedOn w:val="a8"/>
    <w:rsid w:val="00664B6F"/>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9">
    <w:name w:val="段落"/>
    <w:basedOn w:val="a"/>
    <w:rsid w:val="00664B6F"/>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8">
    <w:name w:val="Title"/>
    <w:basedOn w:val="a"/>
    <w:next w:val="a"/>
    <w:link w:val="aa"/>
    <w:uiPriority w:val="10"/>
    <w:qFormat/>
    <w:rsid w:val="00664B6F"/>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8"/>
    <w:uiPriority w:val="10"/>
    <w:rsid w:val="00664B6F"/>
    <w:rPr>
      <w:rFonts w:asciiTheme="majorHAnsi" w:eastAsia="宋体" w:hAnsiTheme="majorHAnsi" w:cstheme="majorBidi"/>
      <w:b/>
      <w:bCs/>
      <w:sz w:val="32"/>
      <w:szCs w:val="32"/>
    </w:rPr>
  </w:style>
  <w:style w:type="character" w:styleId="ab">
    <w:name w:val="Hyperlink"/>
    <w:aliases w:val="超级链接"/>
    <w:basedOn w:val="a0"/>
    <w:uiPriority w:val="99"/>
    <w:rsid w:val="00187B26"/>
    <w:rPr>
      <w:color w:val="0000FF"/>
      <w:u w:val="single"/>
    </w:rPr>
  </w:style>
  <w:style w:type="paragraph" w:styleId="12">
    <w:name w:val="toc 1"/>
    <w:basedOn w:val="a"/>
    <w:next w:val="a"/>
    <w:autoRedefine/>
    <w:uiPriority w:val="39"/>
    <w:rsid w:val="00187B26"/>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2">
    <w:name w:val="toc 2"/>
    <w:basedOn w:val="a"/>
    <w:next w:val="a"/>
    <w:autoRedefine/>
    <w:uiPriority w:val="39"/>
    <w:rsid w:val="00187B26"/>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1">
    <w:name w:val="toc 3"/>
    <w:basedOn w:val="a"/>
    <w:next w:val="a"/>
    <w:autoRedefine/>
    <w:uiPriority w:val="39"/>
    <w:rsid w:val="00187B26"/>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c">
    <w:name w:val="缩写表"/>
    <w:basedOn w:val="12"/>
    <w:rsid w:val="000F3D5A"/>
    <w:pPr>
      <w:tabs>
        <w:tab w:val="clear" w:pos="8268"/>
      </w:tabs>
      <w:spacing w:before="0" w:after="120"/>
    </w:pPr>
    <w:rPr>
      <w:rFonts w:eastAsia="宋体"/>
      <w:color w:val="auto"/>
    </w:rPr>
  </w:style>
  <w:style w:type="paragraph" w:customStyle="1" w:styleId="23">
    <w:name w:val="标题2"/>
    <w:basedOn w:val="a8"/>
    <w:rsid w:val="000F3D5A"/>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3">
    <w:name w:val="论文的标题1"/>
    <w:basedOn w:val="1"/>
    <w:qFormat/>
    <w:rsid w:val="00A131FB"/>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
    <w:qFormat/>
    <w:rsid w:val="002F3951"/>
    <w:pPr>
      <w:numPr>
        <w:ilvl w:val="1"/>
        <w:numId w:val="1"/>
      </w:numPr>
      <w:spacing w:before="480" w:after="120" w:line="400" w:lineRule="exact"/>
    </w:pPr>
    <w:rPr>
      <w:rFonts w:ascii="黑体" w:eastAsia="黑体" w:hAnsi="黑体"/>
      <w:b w:val="0"/>
      <w:sz w:val="28"/>
      <w:szCs w:val="28"/>
    </w:rPr>
  </w:style>
  <w:style w:type="paragraph" w:customStyle="1" w:styleId="32">
    <w:name w:val="3论文"/>
    <w:basedOn w:val="3"/>
    <w:qFormat/>
    <w:rsid w:val="002F3951"/>
    <w:pPr>
      <w:spacing w:before="240" w:after="120" w:line="400" w:lineRule="exact"/>
      <w:jc w:val="left"/>
    </w:pPr>
    <w:rPr>
      <w:rFonts w:ascii="黑体" w:eastAsia="黑体" w:hAnsi="黑体"/>
      <w:b w:val="0"/>
      <w:sz w:val="26"/>
      <w:szCs w:val="26"/>
    </w:rPr>
  </w:style>
  <w:style w:type="character" w:customStyle="1" w:styleId="2Char">
    <w:name w:val="2论文 Char"/>
    <w:basedOn w:val="21"/>
    <w:link w:val="2"/>
    <w:rsid w:val="002F3951"/>
    <w:rPr>
      <w:rFonts w:ascii="黑体" w:eastAsia="黑体" w:hAnsi="黑体" w:cstheme="majorBidi"/>
      <w:b w:val="0"/>
      <w:bCs/>
      <w:sz w:val="28"/>
      <w:szCs w:val="28"/>
    </w:rPr>
  </w:style>
  <w:style w:type="paragraph" w:styleId="ad">
    <w:name w:val="List Paragraph"/>
    <w:basedOn w:val="a"/>
    <w:uiPriority w:val="34"/>
    <w:qFormat/>
    <w:rsid w:val="003956F9"/>
    <w:pPr>
      <w:ind w:firstLineChars="200" w:firstLine="420"/>
    </w:pPr>
  </w:style>
  <w:style w:type="paragraph" w:customStyle="1" w:styleId="ae">
    <w:name w:val="开题报告_正文"/>
    <w:basedOn w:val="a"/>
    <w:link w:val="Char"/>
    <w:qFormat/>
    <w:rsid w:val="008A5569"/>
    <w:pPr>
      <w:spacing w:beforeLines="50" w:before="156" w:afterLines="50" w:after="156"/>
      <w:ind w:firstLineChars="200" w:firstLine="480"/>
    </w:pPr>
    <w:rPr>
      <w:rFonts w:asciiTheme="minorEastAsia" w:hAnsiTheme="minorEastAsia"/>
      <w:sz w:val="24"/>
      <w:szCs w:val="24"/>
    </w:rPr>
  </w:style>
  <w:style w:type="character" w:customStyle="1" w:styleId="Char">
    <w:name w:val="开题报告_正文 Char"/>
    <w:basedOn w:val="a0"/>
    <w:link w:val="ae"/>
    <w:rsid w:val="008A5569"/>
    <w:rPr>
      <w:rFonts w:asciiTheme="minorEastAsia" w:hAnsiTheme="minorEastAsia"/>
      <w:sz w:val="24"/>
      <w:szCs w:val="24"/>
    </w:rPr>
  </w:style>
  <w:style w:type="paragraph" w:styleId="af">
    <w:name w:val="caption"/>
    <w:basedOn w:val="a"/>
    <w:next w:val="a"/>
    <w:link w:val="af0"/>
    <w:uiPriority w:val="35"/>
    <w:unhideWhenUsed/>
    <w:qFormat/>
    <w:rsid w:val="000B47B2"/>
    <w:rPr>
      <w:rFonts w:asciiTheme="majorHAnsi" w:eastAsia="黑体" w:hAnsiTheme="majorHAnsi" w:cstheme="majorBidi"/>
      <w:sz w:val="20"/>
      <w:szCs w:val="20"/>
    </w:rPr>
  </w:style>
  <w:style w:type="character" w:customStyle="1" w:styleId="af0">
    <w:name w:val="题注字符"/>
    <w:basedOn w:val="a0"/>
    <w:link w:val="af"/>
    <w:uiPriority w:val="35"/>
    <w:rsid w:val="000B47B2"/>
    <w:rPr>
      <w:rFonts w:asciiTheme="majorHAnsi" w:eastAsia="黑体" w:hAnsiTheme="majorHAnsi" w:cstheme="majorBidi"/>
      <w:sz w:val="20"/>
      <w:szCs w:val="20"/>
    </w:rPr>
  </w:style>
  <w:style w:type="character" w:styleId="af1">
    <w:name w:val="Placeholder Text"/>
    <w:basedOn w:val="a0"/>
    <w:uiPriority w:val="99"/>
    <w:semiHidden/>
    <w:rsid w:val="00541C96"/>
    <w:rPr>
      <w:color w:val="808080"/>
    </w:rPr>
  </w:style>
  <w:style w:type="paragraph" w:styleId="TOC">
    <w:name w:val="TOC Heading"/>
    <w:basedOn w:val="1"/>
    <w:next w:val="a"/>
    <w:uiPriority w:val="39"/>
    <w:semiHidden/>
    <w:unhideWhenUsed/>
    <w:qFormat/>
    <w:rsid w:val="00F50C14"/>
    <w:pPr>
      <w:outlineLvl w:val="9"/>
    </w:pPr>
  </w:style>
  <w:style w:type="paragraph" w:styleId="af2">
    <w:name w:val="Balloon Text"/>
    <w:basedOn w:val="a"/>
    <w:link w:val="af3"/>
    <w:uiPriority w:val="99"/>
    <w:semiHidden/>
    <w:unhideWhenUsed/>
    <w:rsid w:val="00BB4644"/>
    <w:rPr>
      <w:rFonts w:ascii="Heiti SC Light" w:eastAsia="Heiti SC Light"/>
      <w:sz w:val="18"/>
      <w:szCs w:val="18"/>
    </w:rPr>
  </w:style>
  <w:style w:type="character" w:customStyle="1" w:styleId="af3">
    <w:name w:val="批注框文本字符"/>
    <w:basedOn w:val="a0"/>
    <w:link w:val="af2"/>
    <w:uiPriority w:val="99"/>
    <w:semiHidden/>
    <w:rsid w:val="00BB4644"/>
    <w:rPr>
      <w:rFonts w:ascii="Heiti SC Light" w:eastAsia="Heiti SC Light"/>
      <w:sz w:val="18"/>
      <w:szCs w:val="18"/>
    </w:rPr>
  </w:style>
  <w:style w:type="character" w:styleId="af4">
    <w:name w:val="annotation reference"/>
    <w:basedOn w:val="a0"/>
    <w:uiPriority w:val="99"/>
    <w:semiHidden/>
    <w:unhideWhenUsed/>
    <w:rsid w:val="009961E0"/>
    <w:rPr>
      <w:sz w:val="21"/>
      <w:szCs w:val="21"/>
    </w:rPr>
  </w:style>
  <w:style w:type="paragraph" w:styleId="af5">
    <w:name w:val="annotation text"/>
    <w:basedOn w:val="a"/>
    <w:link w:val="af6"/>
    <w:uiPriority w:val="99"/>
    <w:semiHidden/>
    <w:unhideWhenUsed/>
    <w:rsid w:val="009961E0"/>
    <w:pPr>
      <w:jc w:val="left"/>
    </w:pPr>
  </w:style>
  <w:style w:type="character" w:customStyle="1" w:styleId="af6">
    <w:name w:val="注释文本字符"/>
    <w:basedOn w:val="a0"/>
    <w:link w:val="af5"/>
    <w:uiPriority w:val="99"/>
    <w:semiHidden/>
    <w:rsid w:val="009961E0"/>
  </w:style>
  <w:style w:type="paragraph" w:styleId="af7">
    <w:name w:val="annotation subject"/>
    <w:basedOn w:val="af5"/>
    <w:next w:val="af5"/>
    <w:link w:val="af8"/>
    <w:uiPriority w:val="99"/>
    <w:semiHidden/>
    <w:unhideWhenUsed/>
    <w:rsid w:val="009961E0"/>
    <w:rPr>
      <w:b/>
      <w:bCs/>
    </w:rPr>
  </w:style>
  <w:style w:type="character" w:customStyle="1" w:styleId="af8">
    <w:name w:val="批注主题字符"/>
    <w:basedOn w:val="af6"/>
    <w:link w:val="af7"/>
    <w:uiPriority w:val="99"/>
    <w:semiHidden/>
    <w:rsid w:val="009961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716009">
      <w:bodyDiv w:val="1"/>
      <w:marLeft w:val="0"/>
      <w:marRight w:val="0"/>
      <w:marTop w:val="0"/>
      <w:marBottom w:val="0"/>
      <w:divBdr>
        <w:top w:val="none" w:sz="0" w:space="0" w:color="auto"/>
        <w:left w:val="none" w:sz="0" w:space="0" w:color="auto"/>
        <w:bottom w:val="none" w:sz="0" w:space="0" w:color="auto"/>
        <w:right w:val="none" w:sz="0" w:space="0" w:color="auto"/>
      </w:divBdr>
    </w:div>
    <w:div w:id="537280753">
      <w:bodyDiv w:val="1"/>
      <w:marLeft w:val="0"/>
      <w:marRight w:val="0"/>
      <w:marTop w:val="0"/>
      <w:marBottom w:val="0"/>
      <w:divBdr>
        <w:top w:val="none" w:sz="0" w:space="0" w:color="auto"/>
        <w:left w:val="none" w:sz="0" w:space="0" w:color="auto"/>
        <w:bottom w:val="none" w:sz="0" w:space="0" w:color="auto"/>
        <w:right w:val="none" w:sz="0" w:space="0" w:color="auto"/>
      </w:divBdr>
    </w:div>
    <w:div w:id="775714864">
      <w:bodyDiv w:val="1"/>
      <w:marLeft w:val="0"/>
      <w:marRight w:val="0"/>
      <w:marTop w:val="0"/>
      <w:marBottom w:val="0"/>
      <w:divBdr>
        <w:top w:val="none" w:sz="0" w:space="0" w:color="auto"/>
        <w:left w:val="none" w:sz="0" w:space="0" w:color="auto"/>
        <w:bottom w:val="none" w:sz="0" w:space="0" w:color="auto"/>
        <w:right w:val="none" w:sz="0" w:space="0" w:color="auto"/>
      </w:divBdr>
    </w:div>
    <w:div w:id="1000353557">
      <w:bodyDiv w:val="1"/>
      <w:marLeft w:val="0"/>
      <w:marRight w:val="0"/>
      <w:marTop w:val="0"/>
      <w:marBottom w:val="0"/>
      <w:divBdr>
        <w:top w:val="none" w:sz="0" w:space="0" w:color="auto"/>
        <w:left w:val="none" w:sz="0" w:space="0" w:color="auto"/>
        <w:bottom w:val="none" w:sz="0" w:space="0" w:color="auto"/>
        <w:right w:val="none" w:sz="0" w:space="0" w:color="auto"/>
      </w:divBdr>
    </w:div>
    <w:div w:id="1484741573">
      <w:bodyDiv w:val="1"/>
      <w:marLeft w:val="0"/>
      <w:marRight w:val="0"/>
      <w:marTop w:val="0"/>
      <w:marBottom w:val="0"/>
      <w:divBdr>
        <w:top w:val="none" w:sz="0" w:space="0" w:color="auto"/>
        <w:left w:val="none" w:sz="0" w:space="0" w:color="auto"/>
        <w:bottom w:val="none" w:sz="0" w:space="0" w:color="auto"/>
        <w:right w:val="none" w:sz="0" w:space="0" w:color="auto"/>
      </w:divBdr>
    </w:div>
    <w:div w:id="1514953376">
      <w:bodyDiv w:val="1"/>
      <w:marLeft w:val="0"/>
      <w:marRight w:val="0"/>
      <w:marTop w:val="0"/>
      <w:marBottom w:val="0"/>
      <w:divBdr>
        <w:top w:val="none" w:sz="0" w:space="0" w:color="auto"/>
        <w:left w:val="none" w:sz="0" w:space="0" w:color="auto"/>
        <w:bottom w:val="none" w:sz="0" w:space="0" w:color="auto"/>
        <w:right w:val="none" w:sz="0" w:space="0" w:color="auto"/>
      </w:divBdr>
    </w:div>
    <w:div w:id="1708335259">
      <w:bodyDiv w:val="1"/>
      <w:marLeft w:val="0"/>
      <w:marRight w:val="0"/>
      <w:marTop w:val="0"/>
      <w:marBottom w:val="0"/>
      <w:divBdr>
        <w:top w:val="none" w:sz="0" w:space="0" w:color="auto"/>
        <w:left w:val="none" w:sz="0" w:space="0" w:color="auto"/>
        <w:bottom w:val="none" w:sz="0" w:space="0" w:color="auto"/>
        <w:right w:val="none" w:sz="0" w:space="0" w:color="auto"/>
      </w:divBdr>
    </w:div>
    <w:div w:id="195351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40.png"/><Relationship Id="rId22" Type="http://schemas.openxmlformats.org/officeDocument/2006/relationships/image" Target="media/image5.png"/><Relationship Id="rId23" Type="http://schemas.openxmlformats.org/officeDocument/2006/relationships/image" Target="media/image50.png"/><Relationship Id="rId24" Type="http://schemas.openxmlformats.org/officeDocument/2006/relationships/image" Target="media/image6.jpeg"/><Relationship Id="rId25" Type="http://schemas.openxmlformats.org/officeDocument/2006/relationships/image" Target="media/image60.jpeg"/><Relationship Id="rId26" Type="http://schemas.openxmlformats.org/officeDocument/2006/relationships/image" Target="media/image8.png"/><Relationship Id="rId27" Type="http://schemas.openxmlformats.org/officeDocument/2006/relationships/image" Target="media/image80.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customXml" Target="../customXml/item1.xml"/><Relationship Id="rId16" Type="http://schemas.openxmlformats.org/officeDocument/2006/relationships/image" Target="media/image7.png"/><Relationship Id="rId17" Type="http://schemas.openxmlformats.org/officeDocument/2006/relationships/image" Target="media/image20.png"/><Relationship Id="rId18" Type="http://schemas.openxmlformats.org/officeDocument/2006/relationships/image" Target="media/image3.png"/><Relationship Id="rId19" Type="http://schemas.openxmlformats.org/officeDocument/2006/relationships/image" Target="media/image30.png"/><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3B0EA-6DDD-8143-843D-F28F5C7C7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10872</TotalTime>
  <Pages>12</Pages>
  <Words>1257</Words>
  <Characters>7170</Characters>
  <Application>Microsoft Macintosh Word</Application>
  <DocSecurity>0</DocSecurity>
  <Lines>59</Lines>
  <Paragraphs>16</Paragraphs>
  <ScaleCrop>false</ScaleCrop>
  <Company/>
  <LinksUpToDate>false</LinksUpToDate>
  <CharactersWithSpaces>8411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Qinlong Guo</dc:creator>
  <cp:keywords/>
  <dc:description/>
  <cp:lastModifiedBy>Wen Lijie</cp:lastModifiedBy>
  <cp:revision>591</cp:revision>
  <dcterms:created xsi:type="dcterms:W3CDTF">2015-03-23T06:26:00Z</dcterms:created>
  <dcterms:modified xsi:type="dcterms:W3CDTF">2015-04-27T13:02:00Z</dcterms:modified>
</cp:coreProperties>
</file>