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8CC" w:rsidRDefault="008A28CC" w:rsidP="008A28CC">
      <w:pPr>
        <w:pStyle w:val="12"/>
        <w:rPr>
          <w:ins w:id="0" w:author="GUO Qinlong" w:date="2015-05-14T14:32:00Z"/>
          <w:b w:val="0"/>
        </w:rPr>
      </w:pPr>
      <w:bookmarkStart w:id="1" w:name="_Toc415228134"/>
      <w:r>
        <w:rPr>
          <w:rFonts w:hint="eastAsia"/>
          <w:b w:val="0"/>
        </w:rPr>
        <w:t>第</w:t>
      </w:r>
      <w:r>
        <w:rPr>
          <w:b w:val="0"/>
        </w:rPr>
        <w:t>3</w:t>
      </w:r>
      <w:r w:rsidRPr="00E90913">
        <w:rPr>
          <w:rFonts w:hint="eastAsia"/>
          <w:b w:val="0"/>
        </w:rPr>
        <w:t xml:space="preserve">章 </w:t>
      </w:r>
      <w:bookmarkEnd w:id="1"/>
      <w:r w:rsidRPr="00A90386">
        <w:rPr>
          <w:rFonts w:hint="eastAsia"/>
          <w:b w:val="0"/>
        </w:rPr>
        <w:t>从不完整日志中挖掘非自由选择结构</w:t>
      </w:r>
    </w:p>
    <w:p w:rsidR="00736D98" w:rsidRPr="00A90386" w:rsidRDefault="00EA057C" w:rsidP="001D6F12">
      <w:pPr>
        <w:spacing w:line="400" w:lineRule="exact"/>
        <w:ind w:firstLineChars="200" w:firstLine="420"/>
        <w:rPr>
          <w:rFonts w:hint="eastAsia"/>
        </w:rPr>
      </w:pPr>
      <w:r>
        <w:rPr>
          <w:rFonts w:hint="eastAsia"/>
        </w:rPr>
        <w:t>本章介绍可以挖掘复杂结构的</w:t>
      </w:r>
      <w:bookmarkStart w:id="2" w:name="_GoBack"/>
      <w:bookmarkEnd w:id="2"/>
      <w:r>
        <w:rPr>
          <w:rFonts w:hint="eastAsia"/>
        </w:rPr>
        <w:t>业务流程挖掘算法，</w:t>
      </w:r>
      <w:r w:rsidR="00323210">
        <w:rPr>
          <w:rFonts w:hint="eastAsia"/>
        </w:rPr>
        <w:t>首先在</w:t>
      </w:r>
      <w:r w:rsidR="00323210">
        <w:rPr>
          <w:rFonts w:hint="eastAsia"/>
        </w:rPr>
        <w:t>3.1</w:t>
      </w:r>
      <w:r w:rsidR="00323210">
        <w:rPr>
          <w:rFonts w:hint="eastAsia"/>
        </w:rPr>
        <w:t>节对流程挖掘算法进行概述，其次在</w:t>
      </w:r>
      <w:r w:rsidR="00323210">
        <w:rPr>
          <w:rFonts w:hint="eastAsia"/>
        </w:rPr>
        <w:t>3.2</w:t>
      </w:r>
      <w:r w:rsidR="00323210">
        <w:rPr>
          <w:rFonts w:hint="eastAsia"/>
        </w:rPr>
        <w:t>至</w:t>
      </w:r>
      <w:r w:rsidR="00323210">
        <w:rPr>
          <w:rFonts w:hint="eastAsia"/>
        </w:rPr>
        <w:t>3.5</w:t>
      </w:r>
      <w:r w:rsidR="00323210">
        <w:rPr>
          <w:rFonts w:hint="eastAsia"/>
        </w:rPr>
        <w:t>节分别讲述设计算法中的四个挑战，</w:t>
      </w:r>
      <w:r w:rsidR="00323210">
        <w:rPr>
          <w:rFonts w:hint="eastAsia"/>
        </w:rPr>
        <w:t>3.7</w:t>
      </w:r>
      <w:r w:rsidR="00323210">
        <w:rPr>
          <w:rFonts w:hint="eastAsia"/>
        </w:rPr>
        <w:t>节给出算法的伪码，并以一个实际例子说明算法如何从事件日志中挖掘出流程模型，</w:t>
      </w:r>
      <w:r w:rsidR="00323210">
        <w:rPr>
          <w:rFonts w:hint="eastAsia"/>
        </w:rPr>
        <w:t>3.8</w:t>
      </w:r>
      <w:r w:rsidR="00323210">
        <w:rPr>
          <w:rFonts w:hint="eastAsia"/>
        </w:rPr>
        <w:t>节通过对比试验说明本章的流程挖掘算法的性能，最后</w:t>
      </w:r>
      <w:r w:rsidR="00323210">
        <w:rPr>
          <w:rFonts w:hint="eastAsia"/>
        </w:rPr>
        <w:t>3.9</w:t>
      </w:r>
      <w:r w:rsidR="00323210">
        <w:rPr>
          <w:rFonts w:hint="eastAsia"/>
        </w:rPr>
        <w:t>节总结本章内容。</w:t>
      </w:r>
    </w:p>
    <w:p w:rsidR="008A28CC" w:rsidRPr="003302C2" w:rsidRDefault="008A28CC" w:rsidP="008A28CC">
      <w:pPr>
        <w:pStyle w:val="aa"/>
        <w:keepNext/>
        <w:keepLines/>
        <w:numPr>
          <w:ilvl w:val="0"/>
          <w:numId w:val="1"/>
        </w:numPr>
        <w:spacing w:before="480" w:after="120" w:line="400" w:lineRule="exact"/>
        <w:ind w:firstLineChars="0"/>
        <w:outlineLvl w:val="1"/>
        <w:rPr>
          <w:rFonts w:ascii="黑体" w:eastAsia="黑体" w:hAnsi="黑体" w:cstheme="majorBidi"/>
          <w:bCs/>
          <w:vanish/>
          <w:sz w:val="28"/>
          <w:szCs w:val="28"/>
        </w:rPr>
      </w:pPr>
      <w:bookmarkStart w:id="3" w:name="_Toc414998224"/>
      <w:bookmarkStart w:id="4" w:name="_Toc415053576"/>
      <w:bookmarkStart w:id="5" w:name="_Toc415054623"/>
      <w:bookmarkStart w:id="6" w:name="_Toc415147107"/>
      <w:bookmarkStart w:id="7" w:name="_Toc415228135"/>
      <w:bookmarkEnd w:id="3"/>
      <w:bookmarkEnd w:id="4"/>
      <w:bookmarkEnd w:id="5"/>
      <w:bookmarkEnd w:id="6"/>
      <w:bookmarkEnd w:id="7"/>
    </w:p>
    <w:p w:rsidR="008A28CC" w:rsidRPr="00440344" w:rsidRDefault="008A28CC" w:rsidP="008A28CC">
      <w:pPr>
        <w:pStyle w:val="aa"/>
        <w:keepNext/>
        <w:keepLines/>
        <w:numPr>
          <w:ilvl w:val="0"/>
          <w:numId w:val="12"/>
        </w:numPr>
        <w:spacing w:before="480" w:after="120" w:line="400" w:lineRule="exact"/>
        <w:ind w:firstLineChars="0"/>
        <w:outlineLvl w:val="1"/>
        <w:rPr>
          <w:rFonts w:ascii="黑体" w:eastAsia="黑体" w:hAnsi="黑体" w:cstheme="majorBidi"/>
          <w:bCs/>
          <w:vanish/>
          <w:sz w:val="28"/>
          <w:szCs w:val="28"/>
        </w:rPr>
      </w:pPr>
      <w:bookmarkStart w:id="8" w:name="_Toc415228136"/>
      <w:bookmarkEnd w:id="8"/>
    </w:p>
    <w:p w:rsidR="008A28CC" w:rsidRPr="00440344" w:rsidRDefault="008A28CC" w:rsidP="008A28CC">
      <w:pPr>
        <w:pStyle w:val="aa"/>
        <w:keepNext/>
        <w:keepLines/>
        <w:numPr>
          <w:ilvl w:val="0"/>
          <w:numId w:val="12"/>
        </w:numPr>
        <w:spacing w:before="480" w:after="120" w:line="400" w:lineRule="exact"/>
        <w:ind w:firstLineChars="0"/>
        <w:outlineLvl w:val="1"/>
        <w:rPr>
          <w:rFonts w:ascii="黑体" w:eastAsia="黑体" w:hAnsi="黑体" w:cstheme="majorBidi"/>
          <w:bCs/>
          <w:vanish/>
          <w:sz w:val="28"/>
          <w:szCs w:val="28"/>
        </w:rPr>
      </w:pPr>
      <w:bookmarkStart w:id="9" w:name="_Toc415228137"/>
      <w:bookmarkEnd w:id="9"/>
    </w:p>
    <w:p w:rsidR="008A28CC" w:rsidRPr="00440344" w:rsidRDefault="008A28CC" w:rsidP="008A28CC">
      <w:pPr>
        <w:pStyle w:val="aa"/>
        <w:keepNext/>
        <w:keepLines/>
        <w:numPr>
          <w:ilvl w:val="0"/>
          <w:numId w:val="12"/>
        </w:numPr>
        <w:spacing w:before="480" w:after="120" w:line="400" w:lineRule="exact"/>
        <w:ind w:firstLineChars="0"/>
        <w:outlineLvl w:val="1"/>
        <w:rPr>
          <w:rFonts w:ascii="黑体" w:eastAsia="黑体" w:hAnsi="黑体" w:cstheme="majorBidi"/>
          <w:bCs/>
          <w:vanish/>
          <w:sz w:val="28"/>
          <w:szCs w:val="28"/>
        </w:rPr>
      </w:pPr>
      <w:bookmarkStart w:id="10" w:name="_Toc415228138"/>
      <w:bookmarkEnd w:id="10"/>
    </w:p>
    <w:p w:rsidR="008A28CC" w:rsidRDefault="008A28CC" w:rsidP="008A28CC">
      <w:pPr>
        <w:pStyle w:val="2"/>
        <w:numPr>
          <w:ilvl w:val="1"/>
          <w:numId w:val="12"/>
        </w:numPr>
      </w:pPr>
      <w:bookmarkStart w:id="11" w:name="_Toc415228139"/>
      <w:r>
        <w:t>流程挖掘算法概述</w:t>
      </w:r>
      <w:bookmarkEnd w:id="11"/>
    </w:p>
    <w:p w:rsidR="008A28CC" w:rsidRDefault="008A28CC" w:rsidP="00834E2C">
      <w:pPr>
        <w:pStyle w:val="ab"/>
        <w:spacing w:beforeLines="0" w:before="0" w:afterLines="0" w:after="0" w:line="400" w:lineRule="exact"/>
      </w:pPr>
      <w:r>
        <w:t>本文设计了并实现了一个可从不完整日志中挖掘非自由选择结构的流程挖掘算法</w:t>
      </w:r>
      <w:r>
        <w:rPr>
          <w:rFonts w:hint="eastAsia"/>
        </w:rPr>
        <w:t>，</w:t>
      </w:r>
      <w:r>
        <w:t>并将此挖掘算法命名为</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Pr>
          <w:rFonts w:hint="eastAsia"/>
        </w:rPr>
        <w:t>。</w:t>
      </w:r>
      <w:r>
        <w:t>本节从研究动机</w:t>
      </w:r>
      <w:r>
        <w:rPr>
          <w:rFonts w:hint="eastAsia"/>
        </w:rPr>
        <w:t>、</w:t>
      </w:r>
      <w:r>
        <w:t>基础知识和算法</w:t>
      </w:r>
      <w:r>
        <w:rPr>
          <w:rFonts w:hint="eastAsia"/>
        </w:rPr>
        <w:t>基本流程等三个方面对</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进行概述</w:t>
      </w:r>
      <w:r>
        <w:rPr>
          <w:rFonts w:hint="eastAsia"/>
        </w:rPr>
        <w:t>。</w:t>
      </w:r>
    </w:p>
    <w:p w:rsidR="008A28CC" w:rsidRDefault="008A28CC" w:rsidP="008A28CC">
      <w:pPr>
        <w:pStyle w:val="31"/>
        <w:numPr>
          <w:ilvl w:val="2"/>
          <w:numId w:val="12"/>
        </w:numPr>
      </w:pPr>
      <w:bookmarkStart w:id="12" w:name="_Toc415054625"/>
      <w:bookmarkStart w:id="13" w:name="_Toc415147109"/>
      <w:bookmarkStart w:id="14" w:name="_Toc415228140"/>
      <w:bookmarkEnd w:id="12"/>
      <w:bookmarkEnd w:id="13"/>
      <w:r>
        <w:t>研究动机</w:t>
      </w:r>
      <w:bookmarkEnd w:id="14"/>
    </w:p>
    <w:p w:rsidR="008A28CC" w:rsidRDefault="008A28CC" w:rsidP="008A28CC">
      <w:pPr>
        <w:rPr>
          <w:rFonts w:ascii="Times New Roman" w:hAnsi="Times New Roman" w:cs="Times New Roman"/>
        </w:rPr>
      </w:pPr>
      <w:r>
        <w:rPr>
          <w:rFonts w:ascii="Times New Roman" w:hAnsi="Times New Roman" w:cs="Times New Roman"/>
          <w:noProof/>
        </w:rPr>
        <w:drawing>
          <wp:inline distT="0" distB="0" distL="0" distR="0" wp14:anchorId="148B4BB8" wp14:editId="3EE49D12">
            <wp:extent cx="5486400" cy="15989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掘进机.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1598930"/>
                    </a:xfrm>
                    <a:prstGeom prst="rect">
                      <a:avLst/>
                    </a:prstGeom>
                  </pic:spPr>
                </pic:pic>
              </a:graphicData>
            </a:graphic>
          </wp:inline>
        </w:drawing>
      </w:r>
    </w:p>
    <w:p w:rsidR="008A28CC" w:rsidRPr="0082013A" w:rsidRDefault="008A28CC" w:rsidP="008A28CC">
      <w:pPr>
        <w:pStyle w:val="aa"/>
        <w:spacing w:line="400" w:lineRule="exact"/>
        <w:ind w:firstLine="440"/>
        <w:jc w:val="center"/>
        <w:rPr>
          <w:sz w:val="22"/>
        </w:rPr>
      </w:pPr>
      <w:bookmarkStart w:id="15" w:name="OLE_LINK29"/>
      <w:bookmarkStart w:id="16" w:name="OLE_LINK30"/>
      <w:r w:rsidRPr="0082013A">
        <w:rPr>
          <w:sz w:val="22"/>
        </w:rPr>
        <w:t>图</w:t>
      </w:r>
      <w:r>
        <w:rPr>
          <w:sz w:val="22"/>
        </w:rPr>
        <w:t>3</w:t>
      </w:r>
      <w:r w:rsidRPr="0082013A">
        <w:rPr>
          <w:sz w:val="22"/>
        </w:rPr>
        <w:t>.</w:t>
      </w:r>
      <w:r>
        <w:rPr>
          <w:sz w:val="22"/>
        </w:rPr>
        <w:t>1</w:t>
      </w:r>
      <w:r>
        <w:rPr>
          <w:rFonts w:hint="eastAsia"/>
          <w:sz w:val="22"/>
        </w:rPr>
        <w:t>三一公司一个</w:t>
      </w:r>
      <w:r w:rsidR="009B59EC">
        <w:rPr>
          <w:rFonts w:hint="eastAsia"/>
          <w:sz w:val="22"/>
        </w:rPr>
        <w:t>掘进机维修业务</w:t>
      </w:r>
      <w:r>
        <w:rPr>
          <w:rFonts w:hint="eastAsia"/>
          <w:sz w:val="22"/>
        </w:rPr>
        <w:t>的模型</w:t>
      </w:r>
    </w:p>
    <w:bookmarkEnd w:id="15"/>
    <w:bookmarkEnd w:id="16"/>
    <w:p w:rsidR="008A28CC" w:rsidRDefault="008A28CC" w:rsidP="008A28CC">
      <w:pPr>
        <w:pStyle w:val="ab"/>
        <w:spacing w:beforeLines="0" w:before="0" w:afterLines="0" w:after="0" w:line="400" w:lineRule="exact"/>
      </w:pPr>
      <w:r>
        <w:rPr>
          <w:rFonts w:hint="eastAsia"/>
        </w:rPr>
        <w:t>图3.1是展示了三一公司的一个真实事件日志。三一公司是中国最大的装备制造业公司。这个模型描述的是矿井中掘进机维修流程。对于维修，有三个可选的方案。一个方案是掘进机在矿井内维修，通常，如果只是对掘进机进行简单的维修，可是适用于这种解决方案。另外两个解决方案中需要将掘进机从矿井中运输出来进行维修。这两种方案的区别</w:t>
      </w:r>
      <w:r w:rsidR="00046051">
        <w:rPr>
          <w:rFonts w:hint="eastAsia"/>
        </w:rPr>
        <w:t>在于</w:t>
      </w:r>
      <w:r>
        <w:rPr>
          <w:rFonts w:hint="eastAsia"/>
        </w:rPr>
        <w:t>是否需要将掘进机在运输之前分解，并在运回矿井之后组装。通常</w:t>
      </w:r>
      <w:r>
        <w:t>，如果</w:t>
      </w:r>
      <w:r w:rsidR="00046051">
        <w:rPr>
          <w:rFonts w:hint="eastAsia"/>
        </w:rPr>
        <w:t>巷道</w:t>
      </w:r>
      <w:r>
        <w:t>较小</w:t>
      </w:r>
      <w:r>
        <w:rPr>
          <w:rFonts w:hint="eastAsia"/>
        </w:rPr>
        <w:t>，</w:t>
      </w:r>
      <w:r>
        <w:t>不</w:t>
      </w:r>
      <w:r w:rsidR="00046051">
        <w:rPr>
          <w:rFonts w:hint="eastAsia"/>
        </w:rPr>
        <w:t>适合</w:t>
      </w:r>
      <w:r>
        <w:t>整台掘进机运输的时候，需要将掘进机分解以后运输</w:t>
      </w:r>
      <w:r>
        <w:rPr>
          <w:rFonts w:hint="eastAsia"/>
        </w:rPr>
        <w:t>，反之</w:t>
      </w:r>
      <w:r>
        <w:t>，如果</w:t>
      </w:r>
      <w:r w:rsidR="00D371B8">
        <w:rPr>
          <w:rFonts w:hint="eastAsia"/>
        </w:rPr>
        <w:t>巷道</w:t>
      </w:r>
      <w:r>
        <w:rPr>
          <w:rFonts w:hint="eastAsia"/>
        </w:rPr>
        <w:t>宽度</w:t>
      </w:r>
      <w:r>
        <w:t>足够掘进机</w:t>
      </w:r>
      <w:r>
        <w:rPr>
          <w:rFonts w:hint="eastAsia"/>
        </w:rPr>
        <w:t>运输</w:t>
      </w:r>
      <w:r>
        <w:t>，则不需要对其在运输前后分解与组装，</w:t>
      </w:r>
      <w:r>
        <w:rPr>
          <w:rFonts w:hint="eastAsia"/>
        </w:rPr>
        <w:t>节省</w:t>
      </w:r>
      <w:r>
        <w:t>维修的</w:t>
      </w:r>
      <w:r>
        <w:rPr>
          <w:rFonts w:hint="eastAsia"/>
        </w:rPr>
        <w:t>时间</w:t>
      </w:r>
      <w:r>
        <w:t>与成本。</w:t>
      </w:r>
    </w:p>
    <w:p w:rsidR="008A28CC" w:rsidRDefault="008A28CC" w:rsidP="008A28CC">
      <w:pPr>
        <w:pStyle w:val="ab"/>
        <w:spacing w:beforeLines="0" w:before="0" w:afterLines="0" w:after="0" w:line="400" w:lineRule="exact"/>
      </w:pPr>
      <w:r>
        <w:t>图</w:t>
      </w:r>
      <w:r>
        <w:rPr>
          <w:rFonts w:hint="eastAsia"/>
        </w:rPr>
        <w:t>3.1中的流程模型是通过工作流网建模的。在这个流程模型中共有两个不可见任务（I1和I2）,这两个不可见任务的作用是</w:t>
      </w:r>
      <w:r w:rsidR="00046051">
        <w:rPr>
          <w:rFonts w:hint="eastAsia"/>
        </w:rPr>
        <w:t>分别</w:t>
      </w:r>
      <w:r w:rsidR="00046051">
        <w:t>跳过</w:t>
      </w:r>
      <w:r w:rsidRPr="00A31FF7">
        <w:rPr>
          <w:rFonts w:hint="eastAsia"/>
        </w:rPr>
        <w:t>“分解”任务和“组装”任务。</w:t>
      </w:r>
      <w:r>
        <w:rPr>
          <w:rFonts w:hint="eastAsia"/>
        </w:rPr>
        <w:t>任务I2与任务“组装”和库所P3</w:t>
      </w:r>
      <w:r w:rsidR="00D371B8">
        <w:rPr>
          <w:rFonts w:hint="eastAsia"/>
        </w:rPr>
        <w:t>、</w:t>
      </w:r>
      <w:r>
        <w:t>P2和P4构成了一个非自由选择</w:t>
      </w:r>
      <w:r>
        <w:lastRenderedPageBreak/>
        <w:t>结构</w:t>
      </w:r>
      <w:r>
        <w:rPr>
          <w:rFonts w:hint="eastAsia"/>
        </w:rPr>
        <w:t>。</w:t>
      </w:r>
      <w:r>
        <w:t>在任务</w:t>
      </w:r>
      <w:r>
        <w:rPr>
          <w:rFonts w:hint="eastAsia"/>
        </w:rPr>
        <w:t>“运输回矿井”被执行以后，执行“组装”任务还是执行不可见任务I</w:t>
      </w:r>
      <w:r>
        <w:t>2取决于</w:t>
      </w:r>
      <w:r>
        <w:rPr>
          <w:rFonts w:hint="eastAsia"/>
        </w:rPr>
        <w:t>库所</w:t>
      </w:r>
      <w:r>
        <w:t>P3</w:t>
      </w:r>
      <w:r>
        <w:rPr>
          <w:rFonts w:hint="eastAsia"/>
        </w:rPr>
        <w:t>和</w:t>
      </w:r>
      <w:r>
        <w:t>库所P4</w:t>
      </w:r>
      <w:r>
        <w:rPr>
          <w:rFonts w:hint="eastAsia"/>
        </w:rPr>
        <w:t>的</w:t>
      </w:r>
      <w:r>
        <w:t>状态，</w:t>
      </w:r>
      <w:r>
        <w:rPr>
          <w:rFonts w:hint="eastAsia"/>
        </w:rPr>
        <w:t>而</w:t>
      </w:r>
      <w:r>
        <w:t>这取决于</w:t>
      </w:r>
      <w:r>
        <w:rPr>
          <w:rFonts w:hint="eastAsia"/>
        </w:rPr>
        <w:t>之前</w:t>
      </w:r>
      <w:r>
        <w:t>是否执行了</w:t>
      </w:r>
      <w:r>
        <w:rPr>
          <w:rFonts w:hint="eastAsia"/>
        </w:rPr>
        <w:t xml:space="preserve"> “</w:t>
      </w:r>
      <w:r>
        <w:t>分解”任务</w:t>
      </w:r>
      <w:r>
        <w:rPr>
          <w:rFonts w:hint="eastAsia"/>
        </w:rPr>
        <w:t>。因此，这个</w:t>
      </w:r>
      <w:r>
        <w:t>非自由选择结构保证了</w:t>
      </w:r>
      <w:r>
        <w:rPr>
          <w:rFonts w:hint="eastAsia"/>
        </w:rPr>
        <w:t>只有</w:t>
      </w:r>
      <w:r>
        <w:t>在任务“</w:t>
      </w:r>
      <w:r>
        <w:rPr>
          <w:rFonts w:hint="eastAsia"/>
        </w:rPr>
        <w:t>分解</w:t>
      </w:r>
      <w:r>
        <w:t>”</w:t>
      </w:r>
      <w:r>
        <w:rPr>
          <w:rFonts w:hint="eastAsia"/>
        </w:rPr>
        <w:t>执行</w:t>
      </w:r>
      <w:r>
        <w:t>以后</w:t>
      </w:r>
      <w:r>
        <w:rPr>
          <w:rFonts w:hint="eastAsia"/>
        </w:rPr>
        <w:t>才会执行</w:t>
      </w:r>
      <w:r>
        <w:t>任务“</w:t>
      </w:r>
      <w:r>
        <w:rPr>
          <w:rFonts w:hint="eastAsia"/>
        </w:rPr>
        <w:t>组装</w:t>
      </w:r>
      <w:r>
        <w:t>”</w:t>
      </w:r>
      <w:r>
        <w:rPr>
          <w:rFonts w:hint="eastAsia"/>
        </w:rPr>
        <w:t>，即</w:t>
      </w:r>
      <w:r>
        <w:t>不会出现</w:t>
      </w:r>
      <w:r>
        <w:rPr>
          <w:rFonts w:hint="eastAsia"/>
        </w:rPr>
        <w:t>掘进机在</w:t>
      </w:r>
      <w:r>
        <w:t>维修前没有</w:t>
      </w:r>
      <w:r>
        <w:rPr>
          <w:rFonts w:hint="eastAsia"/>
        </w:rPr>
        <w:t>“</w:t>
      </w:r>
      <w:r>
        <w:t>分解”但是</w:t>
      </w:r>
      <w:r>
        <w:rPr>
          <w:rFonts w:hint="eastAsia"/>
        </w:rPr>
        <w:t>维修后</w:t>
      </w:r>
      <w:r>
        <w:t>会“</w:t>
      </w:r>
      <w:r>
        <w:rPr>
          <w:rFonts w:hint="eastAsia"/>
        </w:rPr>
        <w:t>组装</w:t>
      </w:r>
      <w:r>
        <w:t>”</w:t>
      </w:r>
      <w:r>
        <w:rPr>
          <w:rFonts w:hint="eastAsia"/>
        </w:rPr>
        <w:t>的</w:t>
      </w:r>
      <w:r>
        <w:t>情况。</w:t>
      </w:r>
    </w:p>
    <w:p w:rsidR="008A28CC" w:rsidRPr="00A0174C" w:rsidRDefault="008A28CC" w:rsidP="008A28CC">
      <w:pPr>
        <w:pStyle w:val="ab"/>
        <w:spacing w:beforeLines="0" w:before="0" w:afterLines="0" w:after="0" w:line="400" w:lineRule="exact"/>
      </w:pPr>
      <w:r>
        <w:rPr>
          <w:rFonts w:hint="eastAsia"/>
        </w:rPr>
        <w:t>为了</w:t>
      </w:r>
      <w:r>
        <w:t>行文的方便，使用</w:t>
      </w:r>
      <w:r>
        <w:rPr>
          <w:rFonts w:hint="eastAsia"/>
        </w:rPr>
        <w:t>每个</w:t>
      </w:r>
      <w:r>
        <w:t>任务右上角的英文</w:t>
      </w:r>
      <w:r>
        <w:rPr>
          <w:rFonts w:hint="eastAsia"/>
        </w:rPr>
        <w:t>字母</w:t>
      </w:r>
      <w:r>
        <w:t>来代表每个任务。</w:t>
      </w:r>
      <w:r>
        <w:rPr>
          <w:rFonts w:hint="eastAsia"/>
        </w:rPr>
        <w:t>例如，</w:t>
      </w:r>
      <w:r>
        <w:t>用A来表示任务“</w:t>
      </w:r>
      <w:r>
        <w:rPr>
          <w:rFonts w:hint="eastAsia"/>
        </w:rPr>
        <w:t>申请维修</w:t>
      </w:r>
      <w:r>
        <w:t>”</w:t>
      </w:r>
      <w:r>
        <w:rPr>
          <w:rFonts w:hint="eastAsia"/>
        </w:rPr>
        <w:t>。</w:t>
      </w:r>
      <w:r>
        <w:t>那么</w:t>
      </w:r>
      <w:r>
        <w:rPr>
          <w:rFonts w:hint="eastAsia"/>
        </w:rPr>
        <w:t>对于</w:t>
      </w:r>
      <w:r>
        <w:t>这个模型,{AF,ADEG,ACDEGI}</w:t>
      </w:r>
      <w:r>
        <w:rPr>
          <w:rFonts w:hint="eastAsia"/>
        </w:rPr>
        <w:t>是</w:t>
      </w:r>
      <w:r>
        <w:t>其一组日志。尽管这个日志看起来比较简单，但是</w:t>
      </w:r>
      <w:r>
        <w:rPr>
          <w:rFonts w:hint="eastAsia"/>
        </w:rPr>
        <w:t>它</w:t>
      </w:r>
      <w:r>
        <w:t>对于大部分</w:t>
      </w:r>
      <w:r>
        <w:rPr>
          <w:rFonts w:hint="eastAsia"/>
        </w:rPr>
        <w:t>流程挖掘</w:t>
      </w:r>
      <w:r>
        <w:t>算法来说都很难</w:t>
      </w:r>
      <w:r>
        <w:rPr>
          <w:rFonts w:hint="eastAsia"/>
        </w:rPr>
        <w:t>正确</w:t>
      </w:r>
      <w:r>
        <w:t>挖掘</w:t>
      </w:r>
      <w:r>
        <w:rPr>
          <w:rFonts w:hint="eastAsia"/>
        </w:rPr>
        <w:t>的</w:t>
      </w:r>
      <w:r>
        <w:t>。</w:t>
      </w:r>
    </w:p>
    <w:p w:rsidR="008A28CC" w:rsidRDefault="008A28CC" w:rsidP="008A28CC">
      <w:pPr>
        <w:pStyle w:val="31"/>
        <w:numPr>
          <w:ilvl w:val="2"/>
          <w:numId w:val="12"/>
        </w:numPr>
      </w:pPr>
      <w:bookmarkStart w:id="17" w:name="_Toc415228142"/>
      <w:r>
        <w:t>基础</w:t>
      </w:r>
      <w:r w:rsidR="000172A9">
        <w:rPr>
          <w:rFonts w:hint="eastAsia"/>
        </w:rPr>
        <w:t>关系</w:t>
      </w:r>
      <w:r w:rsidR="000172A9">
        <w:t>定义</w:t>
      </w:r>
    </w:p>
    <w:p w:rsidR="008A28CC" w:rsidRDefault="008A28CC" w:rsidP="008A28CC">
      <w:pPr>
        <w:pStyle w:val="ab"/>
        <w:spacing w:beforeLines="0" w:before="0" w:afterLines="0" w:after="0" w:line="400" w:lineRule="exact"/>
      </w:pPr>
      <w:bookmarkStart w:id="18" w:name="OLE_LINK12"/>
      <w:bookmarkStart w:id="19" w:name="OLE_LINK13"/>
      <m:oMath>
        <m:r>
          <m:rPr>
            <m:sty m:val="p"/>
          </m:rPr>
          <w:rPr>
            <w:rFonts w:ascii="Cambria Math" w:hAnsi="Cambria Math"/>
          </w:rPr>
          <m:t>∝</m:t>
        </m:r>
      </m:oMath>
      <w:r>
        <w:rPr>
          <w:rFonts w:hint="eastAsia"/>
        </w:rPr>
        <w:t>算法</w:t>
      </w:r>
      <w:bookmarkEnd w:id="18"/>
      <w:bookmarkEnd w:id="19"/>
      <w:r>
        <w:rPr>
          <w:rFonts w:hint="eastAsia"/>
        </w:rPr>
        <w:t>作为</w:t>
      </w:r>
      <m:oMath>
        <m:r>
          <m:rPr>
            <m:sty m:val="p"/>
          </m:rPr>
          <w:rPr>
            <w:rFonts w:ascii="Cambria Math" w:hAnsi="Cambria Math"/>
          </w:rPr>
          <m:t>∝</m:t>
        </m:r>
      </m:oMath>
      <w:r>
        <w:t>系列</w:t>
      </w:r>
      <w:r>
        <w:rPr>
          <w:rFonts w:hint="eastAsia"/>
        </w:rPr>
        <w:t>算法的开拓者，对事件日志中事件间的关系进行了分类与定义，并利用这些事件间的关系来挖掘流程模型。而</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算法和</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分别在</w:t>
      </w:r>
      <m:oMath>
        <m:r>
          <m:rPr>
            <m:sty m:val="p"/>
          </m:rPr>
          <w:rPr>
            <w:rFonts w:ascii="Cambria Math" w:hAnsi="Cambria Math"/>
          </w:rPr>
          <m:t>∝</m:t>
        </m:r>
      </m:oMath>
      <w:r>
        <w:rPr>
          <w:rFonts w:hint="eastAsia"/>
        </w:rPr>
        <w:t>算法定义的事件关系的基础上定义了描述非自由选择结构和不可见任务的事件关系。而这些定义的关系也是</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算法的基础</w:t>
      </w:r>
      <w:r>
        <w:rPr>
          <w:rFonts w:hint="eastAsia"/>
        </w:rPr>
        <w:t>，因此本节介绍上述算法中定义的事件关系。</w:t>
      </w:r>
    </w:p>
    <w:p w:rsidR="008A28CC" w:rsidRDefault="008A28CC" w:rsidP="008A28CC">
      <w:pPr>
        <w:pStyle w:val="ab"/>
        <w:spacing w:beforeLines="0" w:before="0" w:afterLines="0" w:after="0" w:line="400" w:lineRule="exact"/>
      </w:pPr>
      <w:r>
        <w:t>在</w:t>
      </w:r>
      <m:oMath>
        <m:r>
          <m:rPr>
            <m:sty m:val="p"/>
          </m:rPr>
          <w:rPr>
            <w:rFonts w:ascii="Cambria Math" w:hAnsi="Cambria Math"/>
          </w:rPr>
          <m:t>∝</m:t>
        </m:r>
      </m:oMath>
      <w:r>
        <w:rPr>
          <w:rFonts w:hint="eastAsia"/>
        </w:rPr>
        <w:t>算法中定义了六种事件间的关系，分别是</w:t>
      </w:r>
      <m:oMath>
        <m:sSub>
          <m:sSubPr>
            <m:ctrlPr>
              <w:rPr>
                <w:rFonts w:ascii="Cambria Math" w:hAnsi="Cambria Math"/>
              </w:rPr>
            </m:ctrlPr>
          </m:sSubPr>
          <m:e>
            <m:r>
              <w:rPr>
                <w:rFonts w:ascii="Cambria Math" w:hAnsi="Cambria Math"/>
              </w:rPr>
              <m:t>&gt;</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eastAsia="宋体" w:hAnsi="Cambria Math" w:hint="eastAsia"/>
              </w:rPr>
              <m: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t>
        </m:r>
        <w:bookmarkStart w:id="20" w:name="OLE_LINK14"/>
        <w:bookmarkStart w:id="21" w:name="OLE_LINK15"/>
        <m:sSub>
          <m:sSubPr>
            <m:ctrlPr>
              <w:rPr>
                <w:rFonts w:ascii="Cambria Math" w:hAnsi="Cambria Math"/>
                <w:i/>
              </w:rPr>
            </m:ctrlPr>
          </m:sSubPr>
          <m:e>
            <m:r>
              <w:rPr>
                <w:rFonts w:ascii="Cambria Math" w:hAnsi="Cambria Math"/>
              </w:rPr>
              <m:t>||</m:t>
            </m:r>
          </m:e>
          <m:sub>
            <m:r>
              <w:rPr>
                <w:rFonts w:ascii="Cambria Math" w:hAnsi="Cambria Math"/>
              </w:rPr>
              <m:t>W</m:t>
            </m:r>
          </m:sub>
        </m:sSub>
      </m:oMath>
      <w:bookmarkEnd w:id="20"/>
      <w:bookmarkEnd w:id="21"/>
      <w:r>
        <w:t>和</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rPr>
              <m:t>&gt;</m:t>
            </m:r>
          </m:e>
          <m:sub>
            <m:r>
              <w:rPr>
                <w:rFonts w:ascii="Cambria Math" w:hAnsi="Cambria Math"/>
              </w:rPr>
              <m:t>w</m:t>
            </m:r>
          </m:sub>
        </m:sSub>
      </m:oMath>
      <w:r>
        <w:t>表达了两个任务可以顺序的依次执行</w:t>
      </w:r>
      <w:r>
        <w:rPr>
          <w:rFonts w:hint="eastAsia"/>
        </w:rPr>
        <w:t>。</w:t>
      </w:r>
      <m:oMath>
        <m:sSub>
          <m:sSubPr>
            <m:ctrlPr>
              <w:rPr>
                <w:rFonts w:ascii="Cambria Math" w:hAnsi="Cambria Math"/>
              </w:rPr>
            </m:ctrlPr>
          </m:sSubPr>
          <m:e>
            <m:r>
              <w:rPr>
                <w:rFonts w:ascii="Cambria Math" w:hAnsi="Cambria Math"/>
              </w:rPr>
              <m:t>△</m:t>
            </m:r>
          </m:e>
          <m:sub>
            <m:r>
              <w:rPr>
                <w:rFonts w:ascii="Cambria Math" w:hAnsi="Cambria Math"/>
              </w:rPr>
              <m:t>W</m:t>
            </m:r>
          </m:sub>
        </m:sSub>
      </m:oMath>
      <w:r>
        <w:t>表示一个可能的循环结构</w:t>
      </w:r>
      <w:r>
        <w:rPr>
          <w:rFonts w:hint="eastAsia"/>
        </w:rPr>
        <w:t xml:space="preserve">。 </w:t>
      </w:r>
      <m:oMath>
        <m:sSub>
          <m:sSubPr>
            <m:ctrlPr>
              <w:rPr>
                <w:rFonts w:ascii="Cambria Math" w:hAnsi="Cambria Math"/>
                <w:i/>
              </w:rPr>
            </m:ctrlPr>
          </m:sSubPr>
          <m:e>
            <m:r>
              <w:rPr>
                <w:rFonts w:ascii="Cambria Math" w:hAnsi="Cambria Math"/>
              </w:rPr>
              <m:t>||</m:t>
            </m:r>
          </m:e>
          <m:sub>
            <m:r>
              <w:rPr>
                <w:rFonts w:ascii="Cambria Math" w:hAnsi="Cambria Math"/>
              </w:rPr>
              <m:t>W</m:t>
            </m:r>
          </m:sub>
        </m:sSub>
      </m:oMath>
      <w:r>
        <w:t>表示两个任务之间的并发行为</w:t>
      </w:r>
      <w:r>
        <w:rPr>
          <w:rFonts w:hint="eastAsia"/>
        </w:rPr>
        <w:t>，</w:t>
      </w:r>
      <w:r>
        <w:t>即两个任务之间可以按照任意顺序来执行</w:t>
      </w:r>
      <w:r>
        <w:rPr>
          <w:rFonts w:hint="eastAsia"/>
        </w:rPr>
        <w:t>。</w:t>
      </w:r>
      <m:oMath>
        <m:sSub>
          <m:sSubPr>
            <m:ctrlPr>
              <w:rPr>
                <w:rFonts w:ascii="Cambria Math" w:hAnsi="Cambria Math"/>
              </w:rPr>
            </m:ctrlPr>
          </m:sSubPr>
          <m:e>
            <m:r>
              <w:rPr>
                <w:rFonts w:ascii="Cambria Math" w:hAnsi="Cambria Math"/>
              </w:rPr>
              <m:t>→</m:t>
            </m:r>
          </m:e>
          <m:sub>
            <m:r>
              <w:rPr>
                <w:rFonts w:ascii="Cambria Math" w:hAnsi="Cambria Math"/>
              </w:rPr>
              <m:t>W</m:t>
            </m:r>
          </m:sub>
        </m:sSub>
      </m:oMath>
      <w:r w:rsidR="006D7363">
        <w:t>指任务间有直接的因果关系</w:t>
      </w:r>
      <m:oMath>
        <m:r>
          <m:rPr>
            <m:sty m:val="p"/>
          </m:rPr>
          <w:rPr>
            <w:rFonts w:ascii="Cambria Math" w:hAnsi="Cambria Math" w:hint="eastAsia"/>
          </w:rPr>
          <m:t>。</m:t>
        </m:r>
        <m:sSub>
          <m:sSubPr>
            <m:ctrlPr>
              <w:rPr>
                <w:rFonts w:ascii="Cambria Math" w:hAnsi="Cambria Math"/>
                <w:i/>
              </w:rPr>
            </m:ctrlPr>
          </m:sSubPr>
          <m:e>
            <m:r>
              <w:rPr>
                <w:rFonts w:ascii="Cambria Math" w:eastAsia="宋体" w:hAnsi="Cambria Math" w:hint="eastAsia"/>
              </w:rPr>
              <m:t>◇</m:t>
            </m:r>
          </m:e>
          <m:sub>
            <m:r>
              <w:rPr>
                <w:rFonts w:ascii="Cambria Math" w:hAnsi="Cambria Math"/>
              </w:rPr>
              <m:t>W</m:t>
            </m:r>
          </m:sub>
        </m:sSub>
      </m:oMath>
      <w:r>
        <w:t>表示两个任务之间彼此互为</w:t>
      </w:r>
      <m:oMath>
        <m:sSub>
          <m:sSubPr>
            <m:ctrlPr>
              <w:rPr>
                <w:rFonts w:ascii="Cambria Math" w:hAnsi="Cambria Math"/>
              </w:rPr>
            </m:ctrlPr>
          </m:sSubPr>
          <m:e>
            <m:r>
              <w:rPr>
                <w:rFonts w:ascii="Cambria Math" w:hAnsi="Cambria Math"/>
              </w:rPr>
              <m:t>△</m:t>
            </m:r>
          </m:e>
          <m:sub>
            <m:r>
              <w:rPr>
                <w:rFonts w:ascii="Cambria Math" w:hAnsi="Cambria Math"/>
              </w:rPr>
              <m:t>W</m:t>
            </m:r>
          </m:sub>
        </m:sSub>
      </m:oMath>
      <w:r>
        <w:t>关系</w:t>
      </w:r>
      <w:r w:rsidR="006D7363">
        <w:rPr>
          <w:rFonts w:hint="eastAsia"/>
        </w:rPr>
        <w:t>。</w:t>
      </w:r>
      <m:oMath>
        <m:sSub>
          <m:sSubPr>
            <m:ctrlPr>
              <w:rPr>
                <w:rFonts w:ascii="Cambria Math" w:hAnsi="Cambria Math"/>
                <w:i/>
              </w:rPr>
            </m:ctrlPr>
          </m:sSubPr>
          <m:e>
            <m:r>
              <w:rPr>
                <w:rFonts w:ascii="Cambria Math" w:hAnsi="Cambria Math" w:hint="eastAsia"/>
              </w:rPr>
              <m:t>#</m:t>
            </m:r>
          </m:e>
          <m:sub>
            <m:r>
              <w:rPr>
                <w:rFonts w:ascii="Cambria Math" w:hAnsi="Cambria Math"/>
              </w:rPr>
              <m:t>W</m:t>
            </m:r>
          </m:sub>
        </m:sSub>
      </m:oMath>
      <w:r w:rsidR="006D7363">
        <w:rPr>
          <w:rFonts w:hint="eastAsia"/>
        </w:rPr>
        <w:t>表示两个任务彼此之间没有顺接关系。</w:t>
      </w:r>
      <w:r>
        <w:t>例如对于图</w:t>
      </w:r>
      <w:r>
        <w:rPr>
          <w:rFonts w:hint="eastAsia"/>
        </w:rPr>
        <w:t>3.1的流程模型来说，</w:t>
      </w:r>
      <m:oMath>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F</m:t>
        </m:r>
      </m:oMath>
      <w:r>
        <w:rPr>
          <w:rFonts w:hint="eastAsia"/>
        </w:rPr>
        <w:t>，</w:t>
      </w:r>
      <m:oMath>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hint="eastAsia"/>
          </w:rPr>
          <m:t>C</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F</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I</m:t>
        </m:r>
      </m:oMath>
      <w:r>
        <w:t>这几</w:t>
      </w:r>
      <w:r w:rsidR="00347136">
        <w:rPr>
          <w:rFonts w:hint="eastAsia"/>
        </w:rPr>
        <w:t>种</w:t>
      </w:r>
      <w:r w:rsidR="00347136">
        <w:t>关系</w:t>
      </w:r>
      <w:r>
        <w:t>是满足的</w:t>
      </w:r>
      <w:r>
        <w:rPr>
          <w:rFonts w:hint="eastAsia"/>
        </w:rPr>
        <w:t>。</w:t>
      </w:r>
    </w:p>
    <w:p w:rsidR="008A28CC" w:rsidRDefault="008A28CC" w:rsidP="008A28CC">
      <w:pPr>
        <w:pStyle w:val="ab"/>
        <w:spacing w:beforeLines="0" w:before="0" w:afterLines="0" w:after="0" w:line="400" w:lineRule="exact"/>
        <w:ind w:firstLine="482"/>
      </w:pPr>
      <w:r w:rsidRPr="003E5F29">
        <w:rPr>
          <w:b/>
        </w:rPr>
        <w:t>定义</w:t>
      </w:r>
      <w:r w:rsidRPr="003E5F29">
        <w:rPr>
          <w:rFonts w:hint="eastAsia"/>
          <w:b/>
        </w:rPr>
        <w:t>3.1</w:t>
      </w:r>
      <w:r>
        <w:t xml:space="preserve"> </w:t>
      </w:r>
      <w:r w:rsidRPr="00874811">
        <w:rPr>
          <w:rFonts w:hint="eastAsia"/>
        </w:rPr>
        <w:t>(</w:t>
      </w:r>
      <m:oMath>
        <m:r>
          <w:rPr>
            <w:rFonts w:ascii="Cambria Math" w:hAnsi="Cambria Math"/>
          </w:rPr>
          <m:t>∝</m:t>
        </m:r>
      </m:oMath>
      <w:r w:rsidRPr="00874811">
        <w:rPr>
          <w:rFonts w:hint="eastAsia"/>
          <w:i/>
        </w:rPr>
        <w:t>算法中定义的关系</w:t>
      </w:r>
      <w:r w:rsidR="00B22DCE">
        <w:rPr>
          <w:rFonts w:hint="eastAsia"/>
          <w:i/>
        </w:rPr>
        <w:t>、</w:t>
      </w:r>
      <w:r w:rsidRPr="00874811">
        <w:rPr>
          <w:rFonts w:hint="eastAsia"/>
          <w:i/>
        </w:rPr>
        <w:t>虚假依赖</w:t>
      </w:r>
      <w:r w:rsidR="00B22DCE">
        <w:rPr>
          <w:rFonts w:hint="eastAsia"/>
          <w:i/>
        </w:rPr>
        <w:t>、</w:t>
      </w:r>
      <w:r w:rsidRPr="00874811">
        <w:rPr>
          <w:rFonts w:hint="eastAsia"/>
          <w:i/>
        </w:rPr>
        <w:t>隐式依赖</w:t>
      </w:r>
      <w:r w:rsidRPr="00874811">
        <w:rPr>
          <w:rFonts w:hint="eastAsia"/>
        </w:rPr>
        <w:t>)</w:t>
      </w:r>
      <w:r w:rsidRPr="0036305C">
        <w:rPr>
          <w:rFonts w:hint="eastAsia"/>
        </w:rPr>
        <w:t>令T是一组任务的集合，W</w:t>
      </w:r>
      <w:r w:rsidRPr="0036305C">
        <w:t>是</w:t>
      </w:r>
      <w:r w:rsidRPr="0036305C">
        <w:rPr>
          <w:rFonts w:hint="eastAsia"/>
        </w:rPr>
        <w:t>T上</w:t>
      </w:r>
      <w:r w:rsidRPr="0036305C">
        <w:t>的一组事件日志，a</w:t>
      </w:r>
      <w:r w:rsidRPr="0036305C">
        <w:rPr>
          <w:rFonts w:hint="eastAsia"/>
        </w:rPr>
        <w:t>和b是</w:t>
      </w:r>
      <w:r w:rsidRPr="0036305C">
        <w:t>T</w:t>
      </w:r>
      <w:r w:rsidRPr="0036305C">
        <w:rPr>
          <w:rFonts w:hint="eastAsia"/>
        </w:rPr>
        <w:t>中</w:t>
      </w:r>
      <w:r w:rsidRPr="0036305C">
        <w:t>的两个任务</w:t>
      </w:r>
      <w:r w:rsidRPr="0036305C">
        <w:rPr>
          <w:rFonts w:hint="eastAsia"/>
        </w:rPr>
        <w:t>，那么</w:t>
      </w:r>
      <m:oMath>
        <m:r>
          <m:rPr>
            <m:sty m:val="p"/>
          </m:rPr>
          <w:rPr>
            <w:rFonts w:ascii="Cambria Math" w:hAnsi="Cambria Math"/>
          </w:rPr>
          <m:t>∝</m:t>
        </m:r>
      </m:oMath>
      <w:r w:rsidRPr="0036305C">
        <w:rPr>
          <w:rFonts w:hint="eastAsia"/>
        </w:rPr>
        <w:t>算法中定义的关系</w:t>
      </w:r>
      <w:r w:rsidR="004006BE">
        <w:rPr>
          <w:rFonts w:hint="eastAsia"/>
        </w:rPr>
        <w:t>、</w:t>
      </w:r>
      <w:r w:rsidRPr="0036305C">
        <w:rPr>
          <w:rFonts w:hint="eastAsia"/>
        </w:rPr>
        <w:t>虚假依赖</w:t>
      </w:r>
      <w:r w:rsidR="004006BE">
        <w:rPr>
          <w:rFonts w:hint="eastAsia"/>
        </w:rPr>
        <w:t>、</w:t>
      </w:r>
      <w:r w:rsidRPr="0036305C">
        <w:rPr>
          <w:rFonts w:hint="eastAsia"/>
        </w:rPr>
        <w:t>隐式依赖的定义如下：</w:t>
      </w:r>
    </w:p>
    <w:p w:rsidR="008A28CC" w:rsidRPr="00162A1D" w:rsidRDefault="007F666D" w:rsidP="008A28CC">
      <w:pPr>
        <w:pStyle w:val="ab"/>
        <w:numPr>
          <w:ilvl w:val="1"/>
          <w:numId w:val="19"/>
        </w:numPr>
        <w:spacing w:beforeLines="0" w:before="0" w:afterLines="0" w:after="0" w:line="400" w:lineRule="exact"/>
        <w:ind w:firstLineChars="0"/>
        <w:jc w:val="left"/>
      </w:pPr>
      <m:oMath>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b</m:t>
        </m:r>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∈W,i∈1,…,n-1: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=b,</m:t>
        </m:r>
      </m:oMath>
    </w:p>
    <w:p w:rsidR="008A28CC" w:rsidRPr="00480917" w:rsidRDefault="007F666D" w:rsidP="008A28CC">
      <w:pPr>
        <w:pStyle w:val="ab"/>
        <w:numPr>
          <w:ilvl w:val="1"/>
          <w:numId w:val="19"/>
        </w:numPr>
        <w:spacing w:beforeLines="0" w:before="0" w:afterLines="0" w:after="0" w:line="400" w:lineRule="exact"/>
        <w:ind w:firstLineChars="0"/>
        <w:jc w:val="left"/>
      </w:pP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b</m:t>
        </m:r>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∈W,i∈1,…,n-2:</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hint="eastAsia"/>
              </w:rPr>
              <m:t>+</m:t>
            </m:r>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=b,</m:t>
        </m:r>
      </m:oMath>
    </w:p>
    <w:p w:rsidR="008A28CC" w:rsidRPr="00480917" w:rsidRDefault="007F666D" w:rsidP="008A28CC">
      <w:pPr>
        <w:pStyle w:val="ab"/>
        <w:numPr>
          <w:ilvl w:val="1"/>
          <w:numId w:val="19"/>
        </w:numPr>
        <w:spacing w:beforeLines="0" w:before="0" w:afterLines="0" w:after="0" w:line="400" w:lineRule="exact"/>
        <w:ind w:firstLineChars="0"/>
        <w:jc w:val="left"/>
      </w:pPr>
      <m:oMath>
        <m:sSub>
          <m:sSubPr>
            <m:ctrlPr>
              <w:rPr>
                <w:rFonts w:ascii="Cambria Math" w:hAnsi="Cambria Math"/>
              </w:rPr>
            </m:ctrlPr>
          </m:sSubPr>
          <m:e>
            <m:r>
              <w:rPr>
                <w:rFonts w:ascii="Cambria Math" w:hAnsi="Cambria Math"/>
              </w:rPr>
              <m:t>a</m:t>
            </m:r>
            <m:r>
              <w:rPr>
                <w:rFonts w:ascii="Cambria Math" w:eastAsia="宋体" w:hAnsi="Cambria Math" w:hint="eastAsia"/>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w</m:t>
            </m:r>
          </m:sub>
        </m:sSub>
        <m:r>
          <w:rPr>
            <w:rFonts w:ascii="Cambria Math" w:hAnsi="Cambria Math"/>
          </w:rPr>
          <m:t>a,</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b⋀</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a⋁</m:t>
            </m:r>
            <m:sSub>
              <m:sSubPr>
                <m:ctrlPr>
                  <w:rPr>
                    <w:rFonts w:ascii="Cambria Math" w:hAnsi="Cambria Math"/>
                  </w:rPr>
                </m:ctrlPr>
              </m:sSubPr>
              <m:e>
                <m:r>
                  <w:rPr>
                    <w:rFonts w:ascii="Cambria Math" w:hAnsi="Cambria Math"/>
                  </w:rPr>
                  <m:t>a</m:t>
                </m:r>
                <m:r>
                  <w:rPr>
                    <w:rFonts w:ascii="Cambria Math" w:eastAsia="宋体" w:hAnsi="Cambria Math" w:hint="eastAsia"/>
                  </w:rPr>
                  <m:t>◇</m:t>
                </m:r>
              </m:e>
              <m:sub>
                <m:r>
                  <w:rPr>
                    <w:rFonts w:ascii="Cambria Math" w:hAnsi="Cambria Math"/>
                  </w:rPr>
                  <m:t>w</m:t>
                </m:r>
              </m:sub>
            </m:sSub>
            <m:r>
              <w:rPr>
                <w:rFonts w:ascii="Cambria Math" w:hAnsi="Cambria Math"/>
              </w:rPr>
              <m:t>b</m:t>
            </m:r>
          </m:e>
        </m:d>
        <m:r>
          <w:rPr>
            <w:rFonts w:ascii="Cambria Math" w:hAnsi="Cambria Math"/>
          </w:rPr>
          <m:t>,</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w</m:t>
            </m:r>
          </m:sub>
        </m:sSub>
        <m:r>
          <w:rPr>
            <w:rFonts w:ascii="Cambria Math" w:hAnsi="Cambria Math"/>
          </w:rPr>
          <m:t>a,</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a&gt;</m:t>
            </m:r>
          </m:e>
          <m:sub>
            <m:r>
              <w:rPr>
                <w:rFonts w:ascii="Cambria Math" w:hAnsi="Cambria Math"/>
              </w:rPr>
              <m:t>w</m:t>
            </m:r>
          </m:sub>
        </m:sSub>
        <m:r>
          <w:rPr>
            <w:rFonts w:ascii="Cambria Math" w:hAnsi="Cambria Math"/>
          </w:rPr>
          <m:t>b⋀</m:t>
        </m:r>
        <m:sSub>
          <m:sSubPr>
            <m:ctrlPr>
              <w:rPr>
                <w:rFonts w:ascii="Cambria Math" w:hAnsi="Cambria Math"/>
              </w:rPr>
            </m:ctrlPr>
          </m:sSubPr>
          <m:e>
            <m:r>
              <w:rPr>
                <w:rFonts w:ascii="Cambria Math" w:hAnsi="Cambria Math"/>
              </w:rPr>
              <m:t>b&gt;</m:t>
            </m:r>
          </m:e>
          <m:sub>
            <m:r>
              <w:rPr>
                <w:rFonts w:ascii="Cambria Math" w:hAnsi="Cambria Math"/>
              </w:rPr>
              <m:t>w</m:t>
            </m:r>
          </m:sub>
        </m:sSub>
        <m:r>
          <w:rPr>
            <w:rFonts w:ascii="Cambria Math" w:hAnsi="Cambria Math"/>
          </w:rPr>
          <m:t>a⋀a</m:t>
        </m:r>
        <m:sSub>
          <m:sSubPr>
            <m:ctrlPr>
              <w:rPr>
                <w:rFonts w:ascii="Cambria Math" w:hAnsi="Cambria Math"/>
                <w:i/>
              </w:rPr>
            </m:ctrlPr>
          </m:sSubPr>
          <m:e>
            <m:r>
              <w:rPr>
                <w:rFonts w:ascii="Cambria Math" w:eastAsia="宋体" w:hAnsi="Cambria Math" w:hint="eastAsia"/>
                <w:strike/>
              </w:rPr>
              <m:t>◇</m:t>
            </m:r>
          </m:e>
          <m:sub>
            <m:r>
              <w:rPr>
                <w:rFonts w:ascii="Cambria Math" w:hAnsi="Cambria Math"/>
              </w:rPr>
              <m:t>W</m:t>
            </m:r>
          </m:sub>
        </m:sSub>
        <m:r>
          <w:rPr>
            <w:rFonts w:ascii="Cambria Math" w:hAnsi="Cambria Math"/>
          </w:rPr>
          <m:t>b,</m:t>
        </m:r>
      </m:oMath>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nary>
          <m:naryPr>
            <m:chr m:val="⋀"/>
            <m:subHide m:val="1"/>
            <m:supHide m:val="1"/>
            <m:ctrlPr>
              <w:rPr>
                <w:rFonts w:ascii="Cambria Math" w:hAnsi="Cambria Math"/>
                <w:i/>
              </w:rPr>
            </m:ctrlPr>
          </m:naryPr>
          <m:sub>
            <m:ctrlPr>
              <w:rPr>
                <w:rFonts w:ascii="Cambria Math" w:hAnsi="Cambria Math"/>
              </w:rPr>
            </m:ctrlPr>
          </m:sub>
          <m:sup>
            <m:ctrlPr>
              <w:rPr>
                <w:rFonts w:ascii="Cambria Math" w:hAnsi="Cambria Math"/>
              </w:rPr>
            </m:ctrlPr>
          </m:sup>
          <m:e>
            <m:r>
              <m:rPr>
                <m:sty m:val="p"/>
              </m:rPr>
              <w:rPr>
                <w:rFonts w:ascii="Cambria Math" w:hAnsi="Cambria Math"/>
              </w:rPr>
              <m:t>∃x,y</m:t>
            </m:r>
            <m:r>
              <w:rPr>
                <w:rFonts w:ascii="Cambria Math" w:hAnsi="Cambria Math"/>
              </w:rPr>
              <m:t>∈T:a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x</m:t>
            </m:r>
            <m:ctrlPr>
              <w:rPr>
                <w:rFonts w:ascii="Cambria Math" w:hAnsi="Cambria Math"/>
              </w:rPr>
            </m:ctrlPr>
          </m:e>
        </m:nary>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y</m:t>
        </m:r>
      </m:oMath>
      <w:r>
        <w:rPr>
          <w:rFonts w:hint="eastAsia"/>
        </w:rPr>
        <w:t>,</w:t>
      </w:r>
    </w:p>
    <w:p w:rsidR="008A28CC" w:rsidRPr="009D1180"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⟺∃σ=</m:t>
        </m:r>
        <m:sSub>
          <m:sSubPr>
            <m:ctrlPr>
              <w:rPr>
                <w:rFonts w:ascii="Cambria Math" w:hAnsi="Cambria Math"/>
              </w:rPr>
            </m:ctrlPr>
          </m:sSubPr>
          <m:e>
            <m:r>
              <w:rPr>
                <w:rFonts w:ascii="Cambria Math" w:hAnsi="Cambria Math"/>
              </w:rPr>
              <m:t>t</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∈W⋀i,j∈1,…,n:i&lt;j⋀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=b⋀∀k∈</m:t>
        </m:r>
        <m:d>
          <m:dPr>
            <m:begChr m:val="["/>
            <m:endChr m:val="]"/>
            <m:ctrlPr>
              <w:rPr>
                <w:rFonts w:ascii="Cambria Math" w:hAnsi="Cambria Math"/>
                <w:i/>
              </w:rPr>
            </m:ctrlPr>
          </m:dPr>
          <m:e>
            <m:r>
              <w:rPr>
                <w:rFonts w:ascii="Cambria Math" w:hAnsi="Cambria Math"/>
              </w:rPr>
              <m:t>i+1,…,j-1</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≠a∧</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 xml:space="preserve">≠b, and </m:t>
        </m:r>
      </m:oMath>
    </w:p>
    <w:p w:rsidR="008A28CC" w:rsidRPr="00480917" w:rsidRDefault="008A28CC" w:rsidP="008A28CC">
      <w:pPr>
        <w:pStyle w:val="ab"/>
        <w:numPr>
          <w:ilvl w:val="1"/>
          <w:numId w:val="19"/>
        </w:numPr>
        <w:spacing w:beforeLines="0" w:before="0" w:afterLines="0" w:after="0" w:line="400" w:lineRule="exact"/>
        <w:ind w:firstLineChars="0"/>
        <w:jc w:val="left"/>
      </w:pP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oMath>
    </w:p>
    <w:p w:rsidR="008A28CC" w:rsidRDefault="008A28CC" w:rsidP="008A28CC">
      <w:pPr>
        <w:pStyle w:val="ab"/>
        <w:spacing w:beforeLines="0" w:before="0" w:afterLines="0" w:after="0" w:line="400" w:lineRule="exact"/>
      </w:pPr>
      <w:r>
        <w:t>在</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算法中，虚假依赖</w:t>
      </w:r>
      <m:oMath>
        <m:sSub>
          <m:sSubPr>
            <m:ctrlPr>
              <w:rPr>
                <w:rFonts w:ascii="Cambria Math" w:hAnsi="Cambria Math"/>
              </w:rPr>
            </m:ctrlPr>
          </m:sSubPr>
          <m:e>
            <m:r>
              <w:rPr>
                <w:rFonts w:ascii="Cambria Math" w:hAnsi="Cambria Math"/>
              </w:rPr>
              <m:t>⇝</m:t>
            </m:r>
          </m:e>
          <m:sub>
            <m:r>
              <w:rPr>
                <w:rFonts w:ascii="Cambria Math" w:hAnsi="Cambria Math"/>
              </w:rPr>
              <m:t>W</m:t>
            </m:r>
          </m:sub>
        </m:sSub>
      </m:oMath>
      <w:r>
        <w:t>用来</w:t>
      </w:r>
      <w:r>
        <w:rPr>
          <w:rFonts w:hint="eastAsia"/>
        </w:rPr>
        <w:t>描述不可见任务的</w:t>
      </w:r>
      <w:r w:rsidR="00FC4843">
        <w:rPr>
          <w:rFonts w:hint="eastAsia"/>
        </w:rPr>
        <w:t>对应</w:t>
      </w:r>
      <w:r>
        <w:rPr>
          <w:rFonts w:hint="eastAsia"/>
        </w:rPr>
        <w:t>关系。正如定义3.1中所示，虚假依赖基于六个前提条件。在图3.1所示的流程模型中，</w:t>
      </w:r>
      <m:oMath>
        <m: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t>是满足的</w:t>
      </w:r>
      <w:r>
        <w:rPr>
          <w:rFonts w:hint="eastAsia"/>
        </w:rPr>
        <w:t>，这是因为有</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C</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r>
          <w:rPr>
            <w:rFonts w:ascii="Cambria Math" w:hAnsi="Cambria Math"/>
          </w:rPr>
          <m:t>D</m:t>
        </m:r>
      </m:oMath>
      <w:r>
        <w:t>,</w:t>
      </w:r>
      <m:oMath>
        <m:r>
          <w:rPr>
            <w:rFonts w:ascii="Cambria Math" w:hAnsi="Cambria Math"/>
          </w:rPr>
          <m:t xml:space="preserve"> C</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t>,</w:t>
      </w:r>
      <m:oMath>
        <m:r>
          <w:rPr>
            <w:rFonts w:ascii="Cambria Math" w:hAnsi="Cambria Math"/>
          </w:rPr>
          <m:t xml:space="preserve"> C</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A</m:t>
        </m:r>
      </m:oMath>
      <w:r>
        <w:t>,</w:t>
      </w:r>
      <m:oMath>
        <m:r>
          <w:rPr>
            <w:rFonts w:ascii="Cambria Math" w:hAnsi="Cambria Math"/>
          </w:rPr>
          <m:t xml:space="preserve"> C</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C</m:t>
        </m:r>
      </m:oMath>
      <w:r>
        <w:rPr>
          <w:rFonts w:hint="eastAsia"/>
        </w:rPr>
        <w:t>.</w:t>
      </w:r>
      <m:oMath>
        <m:r>
          <w:rPr>
            <w:rFonts w:ascii="Cambria Math" w:hAnsi="Cambria Math" w:hint="eastAsia"/>
          </w:rPr>
          <m:t xml:space="preserve"> 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t>表明任务A和D之间应该有一个不可见任务</w:t>
      </w:r>
      <w:r>
        <w:rPr>
          <w:rFonts w:hint="eastAsia"/>
        </w:rPr>
        <w:t>，</w:t>
      </w:r>
      <w:r>
        <w:t>即图中的不可见任务I1</w:t>
      </w:r>
      <w:r w:rsidR="00FC4843">
        <w:rPr>
          <w:rFonts w:hint="eastAsia"/>
        </w:rPr>
        <w:t>。</w:t>
      </w:r>
    </w:p>
    <w:p w:rsidR="008A28CC" w:rsidRDefault="008A28CC" w:rsidP="008A28CC">
      <w:pPr>
        <w:pStyle w:val="ab"/>
        <w:spacing w:beforeLines="0" w:before="0" w:afterLines="0" w:after="0" w:line="400" w:lineRule="exact"/>
        <w:ind w:firstLineChars="0" w:firstLine="0"/>
      </w:pPr>
      <w:r>
        <w:tab/>
        <w:t>可达关系是用来描述任务之间的间接依赖关系</w:t>
      </w:r>
      <w:r>
        <w:rPr>
          <w:rFonts w:hint="eastAsia"/>
        </w:rPr>
        <w:t>。</w:t>
      </w:r>
      <w:r>
        <w:t>在</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t>算法中</w:t>
      </w:r>
      <w:r>
        <w:rPr>
          <w:rFonts w:hint="eastAsia"/>
        </w:rPr>
        <w:t>，</w:t>
      </w:r>
      <w:r>
        <w:t>可达关系是发现不可见任务的一个必备条件</w:t>
      </w:r>
      <w:r>
        <w:rPr>
          <w:rFonts w:hint="eastAsia"/>
        </w:rPr>
        <w:t>。例如在图3.1所示的流程模型中，</w:t>
      </w:r>
      <m:oMath>
        <m:r>
          <w:rPr>
            <w:rFonts w:ascii="Cambria Math" w:hAnsi="Cambria Math"/>
          </w:rPr>
          <m:t>E</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G</m:t>
        </m:r>
      </m:oMath>
      <w:r>
        <w:rPr>
          <w:rFonts w:hint="eastAsia"/>
        </w:rPr>
        <w:t>,</w:t>
      </w:r>
      <m:oMath>
        <m:r>
          <w:rPr>
            <w:rFonts w:ascii="Cambria Math" w:hAnsi="Cambria Math"/>
          </w:rPr>
          <m:t xml:space="preserve"> C</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I</m:t>
        </m:r>
      </m:oMath>
      <w:r>
        <w:rPr>
          <w:rFonts w:hint="eastAsia"/>
        </w:rPr>
        <w:t>和</w:t>
      </w:r>
      <m:oMath>
        <m:r>
          <w:rPr>
            <w:rFonts w:ascii="Cambria Math" w:hAnsi="Cambria Math"/>
          </w:rPr>
          <m:t>D</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G</m:t>
        </m:r>
      </m:oMath>
      <w:r>
        <w:rPr>
          <w:rFonts w:hint="eastAsia"/>
        </w:rPr>
        <w:t>是满足的。</w:t>
      </w:r>
    </w:p>
    <w:p w:rsidR="008A28CC" w:rsidRDefault="008A28CC" w:rsidP="008A28CC">
      <w:pPr>
        <w:pStyle w:val="ab"/>
        <w:spacing w:beforeLines="0" w:before="0" w:afterLines="0" w:after="0" w:line="400" w:lineRule="exact"/>
        <w:ind w:firstLineChars="0" w:firstLine="0"/>
      </w:pPr>
    </w:p>
    <w:p w:rsidR="008A28CC" w:rsidRDefault="008A28CC" w:rsidP="008A28CC">
      <w:pPr>
        <w:pStyle w:val="31"/>
        <w:numPr>
          <w:ilvl w:val="2"/>
          <w:numId w:val="12"/>
        </w:numPr>
      </w:pPr>
      <w:r>
        <w:t>算法基本流程</w:t>
      </w:r>
      <w:bookmarkEnd w:id="17"/>
    </w:p>
    <w:p w:rsidR="008A28CC" w:rsidRDefault="008A28CC" w:rsidP="008A28CC">
      <w:pPr>
        <w:pStyle w:val="ab"/>
        <w:spacing w:beforeLines="0" w:before="0" w:afterLines="0" w:after="0" w:line="400" w:lineRule="exact"/>
        <w:ind w:firstLine="482"/>
      </w:pPr>
      <w:r w:rsidRPr="008D54C9">
        <w:rPr>
          <w:rFonts w:hint="eastAsia"/>
          <w:b/>
        </w:rPr>
        <w:t>定义3.2</w:t>
      </w:r>
      <w:r>
        <w:rPr>
          <w:rFonts w:hint="eastAsia"/>
        </w:rPr>
        <w:t>（</w:t>
      </w:r>
      <m:oMath>
        <m:sSup>
          <m:sSupPr>
            <m:ctrlPr>
              <w:rPr>
                <w:rFonts w:ascii="Cambria Math" w:hAnsi="Cambria Math"/>
                <w:i/>
              </w:rPr>
            </m:ctrlPr>
          </m:sSupPr>
          <m:e>
            <m:r>
              <w:rPr>
                <w:rFonts w:ascii="Cambria Math" w:hAnsi="Cambria Math"/>
              </w:rPr>
              <m:t>∝</m:t>
            </m:r>
          </m:e>
          <m:sup>
            <m:r>
              <w:rPr>
                <w:rFonts w:ascii="Cambria Math" w:hAnsi="Cambria Math" w:hint="eastAsia"/>
              </w:rPr>
              <m:t>$</m:t>
            </m:r>
          </m:sup>
        </m:sSup>
      </m:oMath>
      <w:r w:rsidRPr="008D54C9">
        <w:rPr>
          <w:rFonts w:hint="eastAsia"/>
          <w:i/>
        </w:rPr>
        <w:t>算法流程</w:t>
      </w:r>
      <w:r>
        <w:rPr>
          <w:rFonts w:hint="eastAsia"/>
        </w:rPr>
        <w:t>）令T</w:t>
      </w:r>
      <w:r>
        <w:t>是一个</w:t>
      </w:r>
      <w:r>
        <w:rPr>
          <w:rFonts w:hint="eastAsia"/>
        </w:rPr>
        <w:t>任务组成的集合，W是T上的一组事件日志。</w:t>
      </w:r>
      <m:oMath>
        <m:sSup>
          <m:sSupPr>
            <m:ctrlPr>
              <w:rPr>
                <w:rFonts w:ascii="Cambria Math" w:hAnsi="Cambria Math"/>
                <w:i/>
              </w:rPr>
            </m:ctrlPr>
          </m:sSupPr>
          <m:e>
            <m:r>
              <w:rPr>
                <w:rFonts w:ascii="Cambria Math" w:hAnsi="Cambria Math"/>
              </w:rPr>
              <m:t>∝</m:t>
            </m:r>
          </m:e>
          <m:sup>
            <m:r>
              <w:rPr>
                <w:rFonts w:ascii="Cambria Math" w:hAnsi="Cambria Math" w:hint="eastAsia"/>
              </w:rPr>
              <m:t>$</m:t>
            </m:r>
          </m:sup>
        </m:sSup>
      </m:oMath>
      <w:r w:rsidRPr="00367E60">
        <w:rPr>
          <w:rFonts w:hint="eastAsia"/>
        </w:rPr>
        <w:t>算法流程</w:t>
      </w:r>
      <w:r>
        <w:rPr>
          <w:rFonts w:hint="eastAsia"/>
        </w:rPr>
        <w:t>的定义如下：</w:t>
      </w:r>
    </w:p>
    <w:p w:rsidR="008A28CC" w:rsidRPr="00367E60"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T</m:t>
            </m:r>
          </m:e>
          <m:sub>
            <m:r>
              <w:rPr>
                <w:rFonts w:ascii="Cambria Math" w:hAnsi="Cambria Math"/>
              </w:rPr>
              <m:t>log</m:t>
            </m:r>
          </m:sub>
        </m:sSub>
        <m:r>
          <w:rPr>
            <w:rFonts w:ascii="Cambria Math" w:hAnsi="Cambria Math" w:hint="eastAsia"/>
          </w:rPr>
          <m:t>=</m:t>
        </m:r>
        <m:d>
          <m:dPr>
            <m:begChr m:val="{"/>
            <m:endChr m:val="}"/>
            <m:ctrlPr>
              <w:rPr>
                <w:rFonts w:ascii="Cambria Math" w:hAnsi="Cambria Math"/>
                <w:i/>
              </w:rPr>
            </m:ctrlPr>
          </m:dPr>
          <m:e>
            <m:r>
              <w:rPr>
                <w:rFonts w:ascii="Cambria Math" w:hAnsi="Cambria Math" w:hint="eastAsia"/>
              </w:rPr>
              <m:t>t</m:t>
            </m:r>
            <m:r>
              <w:rPr>
                <w:rFonts w:ascii="Cambria Math" w:hAnsi="Cambria Math"/>
              </w:rPr>
              <m:t>∈T</m:t>
            </m:r>
          </m:e>
          <m:e>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t∈σ</m:t>
            </m:r>
          </m:e>
        </m:d>
      </m:oMath>
    </w:p>
    <w:p w:rsidR="008A28CC" w:rsidRPr="008A4425"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L1L</m:t>
            </m:r>
          </m:e>
          <m:sub>
            <m:r>
              <w:rPr>
                <w:rFonts w:ascii="Cambria Math" w:hAnsi="Cambria Math"/>
              </w:rPr>
              <m:t>raw</m:t>
            </m:r>
          </m:sub>
        </m:sSub>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log</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σ∈</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∈W;i∈1,2,…,n</m:t>
            </m:r>
          </m:sub>
        </m:sSub>
        <w:bookmarkStart w:id="22" w:name="OLE_LINK16"/>
        <w:bookmarkStart w:id="23" w:name="OLE_LINK17"/>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w:bookmarkEnd w:id="22"/>
        <w:bookmarkEnd w:id="23"/>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rsidR="008A28CC" w:rsidRPr="00D41709"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L1L</m:t>
            </m:r>
          </m:e>
          <m:sub>
            <m:r>
              <w:rPr>
                <w:rFonts w:ascii="Cambria Math" w:hAnsi="Cambria Math"/>
              </w:rPr>
              <m:t>free</m:t>
            </m:r>
          </m:sub>
        </m:sSub>
        <m:r>
          <w:rPr>
            <w:rFonts w:ascii="Cambria Math" w:hAnsi="Cambria Math"/>
          </w:rPr>
          <m:t>=getL1LFree()</m:t>
        </m:r>
      </m:oMath>
    </w:p>
    <w:p w:rsidR="008A28CC" w:rsidRPr="00D41709" w:rsidRDefault="008A28CC" w:rsidP="008A28CC">
      <w:pPr>
        <w:pStyle w:val="ab"/>
        <w:numPr>
          <w:ilvl w:val="0"/>
          <w:numId w:val="20"/>
        </w:numPr>
        <w:spacing w:beforeLines="0" w:before="0" w:afterLines="0" w:after="0" w:line="400" w:lineRule="exact"/>
        <w:ind w:firstLineChars="0"/>
      </w:pPr>
      <m:oMath>
        <m:r>
          <w:rPr>
            <w:rFonts w:ascii="Cambria Math" w:hAnsi="Cambria Math"/>
          </w:rPr>
          <m:t>L1L=</m:t>
        </m:r>
        <m:sSub>
          <m:sSubPr>
            <m:ctrlPr>
              <w:rPr>
                <w:rFonts w:ascii="Cambria Math" w:hAnsi="Cambria Math"/>
              </w:rPr>
            </m:ctrlPr>
          </m:sSubPr>
          <m:e>
            <m:r>
              <w:rPr>
                <w:rFonts w:ascii="Cambria Math" w:hAnsi="Cambria Math"/>
              </w:rPr>
              <m:t>L1L</m:t>
            </m:r>
          </m:e>
          <m:sub>
            <m:r>
              <w:rPr>
                <w:rFonts w:ascii="Cambria Math" w:hAnsi="Cambria Math"/>
              </w:rPr>
              <m:t>raw</m:t>
            </m:r>
          </m:sub>
        </m:sSub>
        <m:r>
          <w:rPr>
            <w:rFonts w:ascii="Cambria Math" w:hAnsi="Cambria Math"/>
          </w:rPr>
          <m:t>-</m:t>
        </m:r>
        <m:sSub>
          <m:sSubPr>
            <m:ctrlPr>
              <w:rPr>
                <w:rFonts w:ascii="Cambria Math" w:hAnsi="Cambria Math"/>
              </w:rPr>
            </m:ctrlPr>
          </m:sSubPr>
          <m:e>
            <m:r>
              <w:rPr>
                <w:rFonts w:ascii="Cambria Math" w:hAnsi="Cambria Math"/>
              </w:rPr>
              <m:t>L1L</m:t>
            </m:r>
          </m:e>
          <m:sub>
            <m:r>
              <w:rPr>
                <w:rFonts w:ascii="Cambria Math" w:hAnsi="Cambria Math"/>
              </w:rPr>
              <m:t>free</m:t>
            </m:r>
          </m:sub>
        </m:sSub>
      </m:oMath>
    </w:p>
    <w:p w:rsidR="008A28CC" w:rsidRPr="00EB641E"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r>
          <w:rPr>
            <w:rFonts w:ascii="Cambria Math" w:hAnsi="Cambria Math"/>
          </w:rPr>
          <m:t>=removeL1L(W,L1L)</m:t>
        </m:r>
      </m:oMath>
    </w:p>
    <w:p w:rsidR="008A28CC" w:rsidRPr="00F1031F" w:rsidRDefault="007F666D" w:rsidP="008A28CC">
      <w:pPr>
        <w:pStyle w:val="ab"/>
        <w:numPr>
          <w:ilvl w:val="0"/>
          <w:numId w:val="20"/>
        </w:numPr>
        <w:spacing w:beforeLines="0" w:before="0" w:afterLines="0" w:after="0" w:line="400" w:lineRule="exact"/>
        <w:ind w:firstLineChars="0"/>
      </w:pPr>
      <m:oMath>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w:bookmarkStart w:id="24" w:name="OLE_LINK21"/>
            <w:bookmarkStart w:id="25" w:name="OLE_LINK22"/>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w:bookmarkEnd w:id="24"/>
            <w:bookmarkEnd w:id="25"/>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improved</m:t>
            </m:r>
          </m:sub>
          <m:sup>
            <m:r>
              <w:rPr>
                <w:rFonts w:ascii="Cambria Math" w:hAnsi="Cambria Math"/>
              </w:rPr>
              <m:t>#</m:t>
            </m:r>
          </m:sup>
        </m:sSubSup>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oMath>
    </w:p>
    <w:bookmarkStart w:id="26" w:name="OLE_LINK26"/>
    <w:bookmarkStart w:id="27" w:name="OLE_LINK25"/>
    <w:p w:rsidR="008A28CC" w:rsidRPr="003B7F43"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w:bookmarkEnd w:id="26"/>
        <w:bookmarkEnd w:id="27"/>
        <m:r>
          <w:rPr>
            <w:rFonts w:ascii="Cambria Math" w:hAnsi="Cambria Math"/>
          </w:rPr>
          <m:t>=getReachableDependecy</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oMath>
    </w:p>
    <w:p w:rsidR="008A28CC" w:rsidRPr="003B7F43"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oMath>
    </w:p>
    <w:p w:rsidR="008A28CC" w:rsidRPr="00ED3FF7" w:rsidRDefault="007F666D" w:rsidP="008A28CC">
      <w:pPr>
        <w:pStyle w:val="ab"/>
        <w:numPr>
          <w:ilvl w:val="0"/>
          <w:numId w:val="20"/>
        </w:numPr>
        <w:spacing w:beforeLines="0" w:before="0" w:afterLines="0" w:after="0" w:line="400" w:lineRule="exact"/>
        <w:ind w:firstLineChars="0"/>
      </w:pPr>
      <m:oMath>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ID</m:t>
                </m:r>
              </m:e>
              <m:sub>
                <m:r>
                  <w:rPr>
                    <w:rFonts w:ascii="Cambria Math" w:hAnsi="Cambria Math" w:hint="eastAsia"/>
                  </w:rPr>
                  <m:t>W</m:t>
                </m:r>
              </m:sub>
            </m:sSub>
          </m:e>
          <m:sub>
            <m:r>
              <w:rPr>
                <w:rFonts w:ascii="MS Mincho" w:hAnsi="MS Mincho" w:cs="MS Mincho"/>
              </w:rPr>
              <m:t>-</m:t>
            </m:r>
            <m:r>
              <w:rPr>
                <w:rFonts w:ascii="Cambria Math" w:hAnsi="Cambria Math"/>
              </w:rPr>
              <m:t>L1L</m:t>
            </m:r>
          </m:sub>
        </m:sSub>
      </m:oMath>
    </w:p>
    <w:bookmarkStart w:id="28" w:name="OLE_LINK27"/>
    <w:bookmarkStart w:id="29" w:name="OLE_LINK28"/>
    <w:p w:rsidR="008A28CC" w:rsidRPr="00ED3FF7" w:rsidRDefault="007F666D" w:rsidP="008A28CC">
      <w:pPr>
        <w:pStyle w:val="ab"/>
        <w:numPr>
          <w:ilvl w:val="0"/>
          <w:numId w:val="20"/>
        </w:numPr>
        <w:spacing w:beforeLines="0" w:before="0" w:afterLines="0" w:after="0" w:line="400" w:lineRule="exact"/>
        <w:ind w:firstLineChars="0"/>
      </w:pP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w:bookmarkEnd w:id="28"/>
        <w:bookmarkEnd w:id="29"/>
        <m:r>
          <w:rPr>
            <w:rFonts w:ascii="Cambria Math" w:hAnsi="Cambria Math"/>
          </w:rPr>
          <m:t>=adjustInvisibleTask</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w:p>
    <w:p w:rsidR="008A28CC" w:rsidRPr="00ED3FF7" w:rsidRDefault="007F666D" w:rsidP="008A28CC">
      <w:pPr>
        <w:pStyle w:val="ab"/>
        <w:numPr>
          <w:ilvl w:val="0"/>
          <w:numId w:val="20"/>
        </w:numPr>
        <w:spacing w:beforeLines="0" w:before="0" w:afterLines="0" w:after="0" w:line="400" w:lineRule="exact"/>
        <w:ind w:firstLineChars="0"/>
      </w:pPr>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(W)=</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w:p>
    <w:p w:rsidR="008322EA" w:rsidRPr="008322EA" w:rsidRDefault="008322EA" w:rsidP="008322EA">
      <w:pPr>
        <w:pStyle w:val="aa"/>
        <w:keepNext/>
        <w:keepLines/>
        <w:numPr>
          <w:ilvl w:val="0"/>
          <w:numId w:val="1"/>
        </w:numPr>
        <w:spacing w:before="480" w:after="120" w:line="400" w:lineRule="exact"/>
        <w:ind w:firstLineChars="0"/>
        <w:outlineLvl w:val="1"/>
        <w:rPr>
          <w:rFonts w:ascii="黑体" w:eastAsia="黑体" w:hAnsi="黑体" w:cstheme="majorBidi"/>
          <w:bCs/>
          <w:vanish/>
          <w:sz w:val="28"/>
          <w:szCs w:val="28"/>
        </w:rPr>
      </w:pPr>
      <w:bookmarkStart w:id="30" w:name="_Toc415228143"/>
      <w:bookmarkStart w:id="31" w:name="_Toc415228144"/>
      <w:bookmarkEnd w:id="30"/>
    </w:p>
    <w:p w:rsidR="008322EA" w:rsidRPr="008322EA" w:rsidRDefault="008322EA" w:rsidP="008322EA">
      <w:pPr>
        <w:pStyle w:val="aa"/>
        <w:keepNext/>
        <w:keepLines/>
        <w:numPr>
          <w:ilvl w:val="0"/>
          <w:numId w:val="1"/>
        </w:numPr>
        <w:spacing w:before="480" w:after="120" w:line="400" w:lineRule="exact"/>
        <w:ind w:firstLineChars="0"/>
        <w:outlineLvl w:val="1"/>
        <w:rPr>
          <w:rFonts w:ascii="黑体" w:eastAsia="黑体" w:hAnsi="黑体" w:cstheme="majorBidi"/>
          <w:bCs/>
          <w:vanish/>
          <w:sz w:val="28"/>
          <w:szCs w:val="28"/>
        </w:rPr>
      </w:pPr>
    </w:p>
    <w:p w:rsidR="008322EA" w:rsidRPr="008322EA" w:rsidRDefault="008322EA" w:rsidP="008322EA">
      <w:pPr>
        <w:pStyle w:val="aa"/>
        <w:keepNext/>
        <w:keepLines/>
        <w:numPr>
          <w:ilvl w:val="1"/>
          <w:numId w:val="1"/>
        </w:numPr>
        <w:spacing w:before="480" w:after="120" w:line="400" w:lineRule="exact"/>
        <w:ind w:firstLineChars="0"/>
        <w:outlineLvl w:val="1"/>
        <w:rPr>
          <w:rFonts w:ascii="黑体" w:eastAsia="黑体" w:hAnsi="黑体" w:cstheme="majorBidi"/>
          <w:bCs/>
          <w:vanish/>
          <w:sz w:val="28"/>
          <w:szCs w:val="28"/>
        </w:rPr>
      </w:pPr>
    </w:p>
    <w:p w:rsidR="008A28CC" w:rsidRDefault="008A28CC" w:rsidP="008322EA">
      <w:pPr>
        <w:pStyle w:val="2"/>
      </w:pPr>
      <w:r>
        <w:rPr>
          <w:rFonts w:hint="eastAsia"/>
        </w:rPr>
        <w:t>发现改进的虚假依赖</w:t>
      </w:r>
      <w:bookmarkEnd w:id="31"/>
    </w:p>
    <w:p w:rsidR="008A28CC" w:rsidRDefault="008A28CC" w:rsidP="008A28CC">
      <w:pPr>
        <w:pStyle w:val="ab"/>
        <w:spacing w:beforeLines="0" w:before="0" w:afterLines="0" w:after="0" w:line="400" w:lineRule="exact"/>
      </w:pPr>
      <w:r>
        <w:rPr>
          <w:rFonts w:hint="eastAsia"/>
        </w:rPr>
        <w:t>这一步骤的目标是从事件日志中发现不可见任务。大多数不可见任务可以通过应用</w:t>
      </w:r>
      <w:r w:rsidRPr="00690DA1">
        <w:rPr>
          <w:rFonts w:hint="eastAsia"/>
          <w:highlight w:val="yellow"/>
        </w:rPr>
        <w:t>【alpha$的6】</w:t>
      </w:r>
      <w:r w:rsidRPr="00690DA1">
        <w:rPr>
          <w:rFonts w:hint="eastAsia"/>
        </w:rPr>
        <w:t>提出的虚假依赖来发现。</w:t>
      </w:r>
      <w:r>
        <w:rPr>
          <w:rFonts w:hint="eastAsia"/>
        </w:rPr>
        <w:t>然而当不可见任务出现在并行结构中的一个分支上时，虚假依赖则无法正确的发现不可见任务。因此在本节，提出改进的虚假依赖，可以不可见任务与并行相结合的情况。</w:t>
      </w:r>
    </w:p>
    <w:p w:rsidR="008A28CC" w:rsidRPr="00846F69" w:rsidRDefault="008A28CC" w:rsidP="008A28CC">
      <w:pPr>
        <w:pStyle w:val="ab"/>
        <w:spacing w:beforeLines="0" w:before="0" w:afterLines="0" w:after="0" w:line="400" w:lineRule="exact"/>
      </w:pPr>
      <w:r>
        <w:rPr>
          <w:rFonts w:hint="eastAsia"/>
        </w:rPr>
        <w:t>图3.2中的两个模型展示了虚假依赖的缺陷。N</w:t>
      </w:r>
      <w:r w:rsidRPr="006B222B">
        <w:rPr>
          <w:rFonts w:hint="eastAsia"/>
          <w:vertAlign w:val="subscript"/>
        </w:rPr>
        <w:t>1</w:t>
      </w:r>
      <w:r>
        <w:rPr>
          <w:rFonts w:hint="eastAsia"/>
        </w:rPr>
        <w:t>和N</w:t>
      </w:r>
      <w:r w:rsidRPr="006B222B">
        <w:rPr>
          <w:vertAlign w:val="subscript"/>
        </w:rPr>
        <w:t>2</w:t>
      </w:r>
      <w:r>
        <w:t>是正常的流程模型</w:t>
      </w:r>
      <w:r>
        <w:rPr>
          <w:rFonts w:hint="eastAsia"/>
        </w:rPr>
        <w:t>，N</w:t>
      </w:r>
      <w:r w:rsidRPr="006B222B">
        <w:rPr>
          <w:rFonts w:hint="eastAsia"/>
          <w:vertAlign w:val="subscript"/>
        </w:rPr>
        <w:t>1</w:t>
      </w:r>
      <w:r w:rsidRPr="006B222B">
        <w:rPr>
          <w:vertAlign w:val="superscript"/>
        </w:rPr>
        <w:t>’</w:t>
      </w:r>
      <w:r>
        <w:rPr>
          <w:rFonts w:hint="eastAsia"/>
        </w:rPr>
        <w:t>和N</w:t>
      </w:r>
      <w:r w:rsidRPr="006B222B">
        <w:rPr>
          <w:vertAlign w:val="subscript"/>
        </w:rPr>
        <w:t>2</w:t>
      </w:r>
      <w:r w:rsidRPr="006B222B">
        <w:rPr>
          <w:vertAlign w:val="superscript"/>
        </w:rPr>
        <w:t>’</w:t>
      </w:r>
      <w:r>
        <w:t>是</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算法在利用虚假依赖挖掘的结果。</w:t>
      </w:r>
      <w:r>
        <w:t>由于</w:t>
      </w:r>
      <w:r>
        <w:rPr>
          <w:rFonts w:hint="eastAsia"/>
        </w:rPr>
        <w:t>发现</w:t>
      </w:r>
      <w:r>
        <w:t>虚假依赖</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D</m:t>
        </m:r>
      </m:oMath>
      <w:r>
        <w:t>不满足</w:t>
      </w:r>
      <w:r>
        <w:rPr>
          <w:rFonts w:hint="eastAsia"/>
        </w:rPr>
        <w:t>，N</w:t>
      </w:r>
      <w:r w:rsidRPr="006B222B">
        <w:rPr>
          <w:rFonts w:hint="eastAsia"/>
          <w:vertAlign w:val="subscript"/>
        </w:rPr>
        <w:t>1</w:t>
      </w:r>
      <w:r w:rsidRPr="006B222B">
        <w:rPr>
          <w:vertAlign w:val="superscript"/>
        </w:rPr>
        <w:t>’</w:t>
      </w:r>
      <w:r w:rsidRPr="006B222B">
        <w:t>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算法</w:t>
      </w:r>
      <w:r>
        <w:t>并没有发现流程模型中</w:t>
      </w:r>
      <w:r w:rsidR="0058276F">
        <w:t>的</w:t>
      </w:r>
      <w:r>
        <w:t>不可见任务I</w:t>
      </w:r>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D</m:t>
        </m:r>
      </m:oMath>
      <w:r>
        <w:t>不满足的原因是来</w:t>
      </w:r>
      <w:r>
        <w:lastRenderedPageBreak/>
        <w:t>自另一并行分支任务C的干扰</w:t>
      </w:r>
      <w:r>
        <w:rPr>
          <w:rFonts w:hint="eastAsia"/>
        </w:rPr>
        <w:t>，C的存在使得虚假依赖的必要条件之一</w:t>
      </w:r>
      <m:oMath>
        <m:r>
          <w:rPr>
            <w:rFonts w:ascii="Cambria Math" w:hAnsi="Cambria Math"/>
          </w:rPr>
          <m:t xml:space="preserve"> 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hint="eastAsia"/>
          </w:rPr>
          <m:t>D</m:t>
        </m:r>
      </m:oMath>
      <w:r>
        <w:rPr>
          <w:rFonts w:hint="eastAsia"/>
        </w:rPr>
        <w:t>不满足。同理，对于N</w:t>
      </w:r>
      <w:r w:rsidRPr="006B222B">
        <w:rPr>
          <w:vertAlign w:val="subscript"/>
        </w:rPr>
        <w:t>2</w:t>
      </w:r>
      <w:r w:rsidRPr="006B222B">
        <w:rPr>
          <w:vertAlign w:val="superscript"/>
        </w:rPr>
        <w:t>’</w:t>
      </w:r>
      <w:r>
        <w:t>,由于任务B的干扰</w:t>
      </w:r>
      <w:r>
        <w:rPr>
          <w:rFonts w:hint="eastAsia"/>
        </w:rPr>
        <w:t>，</w:t>
      </w:r>
      <w:r>
        <w:t>使得流程模型</w:t>
      </w:r>
      <w:r w:rsidR="0058276F">
        <w:t>中</w:t>
      </w:r>
      <w:r>
        <w:rPr>
          <w:rFonts w:hint="eastAsia"/>
        </w:rPr>
        <w:t>另一并行</w:t>
      </w:r>
      <w:r>
        <w:t>分支上错误的发现了</w:t>
      </w:r>
      <w:r>
        <w:rPr>
          <w:rFonts w:hint="eastAsia"/>
        </w:rPr>
        <w:t>一个</w:t>
      </w:r>
      <w:r>
        <w:t>不可见任务</w:t>
      </w:r>
      <w:r>
        <w:rPr>
          <w:rFonts w:hint="eastAsia"/>
        </w:rPr>
        <w:t>I</w:t>
      </w:r>
      <w:r>
        <w:t>。</w:t>
      </w:r>
      <w:r>
        <w:rPr>
          <w:rFonts w:hint="eastAsia"/>
        </w:rPr>
        <w:t>这个不可见任务</w:t>
      </w:r>
      <w:r>
        <w:t>I导致</w:t>
      </w:r>
      <w:r>
        <w:rPr>
          <w:rFonts w:hint="eastAsia"/>
        </w:rPr>
        <w:t>N</w:t>
      </w:r>
      <w:r w:rsidRPr="00846F69">
        <w:rPr>
          <w:vertAlign w:val="subscript"/>
        </w:rPr>
        <w:t>2</w:t>
      </w:r>
      <w:r w:rsidRPr="00846F69">
        <w:rPr>
          <w:vertAlign w:val="superscript"/>
        </w:rPr>
        <w:t>’</w:t>
      </w:r>
      <w:r>
        <w:rPr>
          <w:rFonts w:hint="eastAsia"/>
        </w:rPr>
        <w:t>的行为没有</w:t>
      </w:r>
      <w:r>
        <w:t>N</w:t>
      </w:r>
      <w:r w:rsidRPr="00846F69">
        <w:rPr>
          <w:vertAlign w:val="subscript"/>
        </w:rPr>
        <w:t>2</w:t>
      </w:r>
      <w:r>
        <w:rPr>
          <w:rFonts w:hint="eastAsia"/>
        </w:rPr>
        <w:t>“丰富</w:t>
      </w:r>
      <w:r>
        <w:t>”</w:t>
      </w:r>
      <w:r>
        <w:rPr>
          <w:rFonts w:hint="eastAsia"/>
        </w:rPr>
        <w:t>：</w:t>
      </w:r>
      <w:r>
        <w:t>如事件</w:t>
      </w:r>
      <w:r>
        <w:rPr>
          <w:rFonts w:hint="eastAsia"/>
        </w:rPr>
        <w:t>轨迹</w:t>
      </w:r>
      <w:r>
        <w:t>ABC</w:t>
      </w:r>
      <w:r>
        <w:rPr>
          <w:rFonts w:hint="eastAsia"/>
        </w:rPr>
        <w:t>在流程</w:t>
      </w:r>
      <w:r>
        <w:t>模型</w:t>
      </w:r>
      <w:r>
        <w:rPr>
          <w:rFonts w:hint="eastAsia"/>
        </w:rPr>
        <w:t>N</w:t>
      </w:r>
      <w:r w:rsidRPr="00846F69">
        <w:rPr>
          <w:rFonts w:hint="eastAsia"/>
          <w:vertAlign w:val="subscript"/>
        </w:rPr>
        <w:t>2</w:t>
      </w:r>
      <w:r>
        <w:rPr>
          <w:rFonts w:hint="eastAsia"/>
        </w:rPr>
        <w:t>上是</w:t>
      </w:r>
      <w:r>
        <w:t>合理</w:t>
      </w:r>
      <w:r>
        <w:rPr>
          <w:rFonts w:hint="eastAsia"/>
        </w:rPr>
        <w:t>的</w:t>
      </w:r>
      <w:r>
        <w:t>事件</w:t>
      </w:r>
      <w:r>
        <w:rPr>
          <w:rFonts w:hint="eastAsia"/>
        </w:rPr>
        <w:t>轨迹</w:t>
      </w:r>
      <w:r>
        <w:t>，但是</w:t>
      </w:r>
      <w:r>
        <w:rPr>
          <w:rFonts w:hint="eastAsia"/>
        </w:rPr>
        <w:t>对</w:t>
      </w:r>
      <w:r>
        <w:t>N</w:t>
      </w:r>
      <w:r w:rsidRPr="00846F69">
        <w:rPr>
          <w:vertAlign w:val="subscript"/>
        </w:rPr>
        <w:t>2</w:t>
      </w:r>
      <w:r w:rsidRPr="00CA5805">
        <w:rPr>
          <w:vertAlign w:val="superscript"/>
        </w:rPr>
        <w:t>’</w:t>
      </w:r>
      <w:r>
        <w:rPr>
          <w:rFonts w:hint="eastAsia"/>
        </w:rPr>
        <w:t>来说</w:t>
      </w:r>
      <w:r>
        <w:t>就是</w:t>
      </w:r>
      <w:r w:rsidR="0058276F">
        <w:t>不</w:t>
      </w:r>
      <w:r>
        <w:t>合理的</w:t>
      </w:r>
      <w:r>
        <w:rPr>
          <w:rFonts w:hint="eastAsia"/>
        </w:rPr>
        <w:t>。</w:t>
      </w:r>
    </w:p>
    <w:p w:rsidR="008A28CC" w:rsidRPr="00D110B8" w:rsidRDefault="008A28CC" w:rsidP="008A28CC">
      <w:pPr>
        <w:pStyle w:val="ab"/>
        <w:spacing w:beforeLines="0" w:before="0" w:afterLines="0" w:after="0" w:line="400" w:lineRule="exact"/>
      </w:pPr>
      <w:r>
        <w:t>在定义</w:t>
      </w:r>
      <w:r>
        <w:rPr>
          <w:rFonts w:hint="eastAsia"/>
        </w:rPr>
        <w:t>3.3中定义的</w:t>
      </w:r>
      <w:r w:rsidRPr="00CA5805">
        <w:rPr>
          <w:i/>
        </w:rPr>
        <w:t>Between-Set</w:t>
      </w:r>
      <w:r w:rsidRPr="00CA5805">
        <w:t>用来</w:t>
      </w:r>
      <w:r>
        <w:t>说明描述两个任务</w:t>
      </w:r>
      <w:r w:rsidR="003F0A43">
        <w:rPr>
          <w:rFonts w:hint="eastAsia"/>
        </w:rPr>
        <w:t>间</w:t>
      </w:r>
      <w:r>
        <w:t>执行的任务集</w:t>
      </w:r>
      <w:r>
        <w:rPr>
          <w:rFonts w:hint="eastAsia"/>
        </w:rPr>
        <w:t>。</w:t>
      </w:r>
      <w:r>
        <w:t>当</w:t>
      </w:r>
      <w:r>
        <w:rPr>
          <w:rFonts w:hint="eastAsia"/>
        </w:rPr>
        <w:t>两个任务是</w:t>
      </w:r>
      <w:r w:rsidR="00495F7F">
        <w:rPr>
          <w:rFonts w:hint="eastAsia"/>
        </w:rPr>
        <w:t>并行</w:t>
      </w:r>
      <w:r>
        <w:rPr>
          <w:rFonts w:hint="eastAsia"/>
        </w:rPr>
        <w:t>结构的两个端点时，这两个任务的</w:t>
      </w:r>
      <w:r w:rsidRPr="00D110B8">
        <w:t>Between-Set</w:t>
      </w:r>
      <w:r>
        <w:t>是指并行结构</w:t>
      </w:r>
      <w:r w:rsidR="00144AF3">
        <w:rPr>
          <w:rFonts w:hint="eastAsia"/>
        </w:rPr>
        <w:t>中</w:t>
      </w:r>
      <w:r>
        <w:t>并行分支上的任务</w:t>
      </w:r>
      <w:r>
        <w:rPr>
          <w:rFonts w:hint="eastAsia"/>
        </w:rPr>
        <w:t>。</w:t>
      </w:r>
      <w:r>
        <w:t>例如在图</w:t>
      </w:r>
      <w:r>
        <w:rPr>
          <w:rFonts w:hint="eastAsia"/>
        </w:rPr>
        <w:t>3.2中，</w:t>
      </w:r>
      <w:r w:rsidRPr="00D110B8">
        <w:t>Between-Set</w:t>
      </w:r>
      <w:r>
        <w:t>(W</w:t>
      </w:r>
      <w:r w:rsidRPr="00D110B8">
        <w:rPr>
          <w:vertAlign w:val="subscript"/>
        </w:rPr>
        <w:t>1</w:t>
      </w:r>
      <w:r>
        <w:t>,A,D)={B,C},</w:t>
      </w:r>
      <w:r w:rsidRPr="00D110B8">
        <w:t xml:space="preserve"> Between-Set</w:t>
      </w:r>
      <w:r>
        <w:t>(W</w:t>
      </w:r>
      <w:r>
        <w:rPr>
          <w:vertAlign w:val="subscript"/>
        </w:rPr>
        <w:t>2</w:t>
      </w:r>
      <w:r>
        <w:t>,A,C)={B,D,E}.</w:t>
      </w:r>
    </w:p>
    <w:p w:rsidR="008A28CC" w:rsidRPr="00A318B3" w:rsidRDefault="008A28CC" w:rsidP="008A28CC">
      <w:pPr>
        <w:pStyle w:val="ab"/>
        <w:spacing w:beforeLines="0" w:before="0" w:afterLines="0" w:after="0" w:line="400" w:lineRule="exact"/>
        <w:ind w:firstLine="482"/>
      </w:pPr>
      <w:r w:rsidRPr="002B020D">
        <w:rPr>
          <w:rFonts w:hint="eastAsia"/>
          <w:b/>
        </w:rPr>
        <w:t>定义3.3</w:t>
      </w:r>
      <w:r>
        <w:rPr>
          <w:rFonts w:hint="eastAsia"/>
        </w:rPr>
        <w:t>（</w:t>
      </w:r>
      <w:r w:rsidRPr="002B020D">
        <w:rPr>
          <w:rFonts w:hint="eastAsia"/>
          <w:i/>
        </w:rPr>
        <w:t>Be</w:t>
      </w:r>
      <w:r w:rsidRPr="002B020D">
        <w:rPr>
          <w:i/>
        </w:rPr>
        <w:t>tween-Set</w:t>
      </w:r>
      <w:r>
        <w:rPr>
          <w:rFonts w:hint="eastAsia"/>
        </w:rPr>
        <w:t>）T是一个任务的集合，W是T上的一组事件日志，a与b是T</w:t>
      </w:r>
      <w:r>
        <w:t>中的两个任务</w:t>
      </w:r>
      <w:r>
        <w:rPr>
          <w:rFonts w:hint="eastAsia"/>
        </w:rPr>
        <w:t>，</w:t>
      </w:r>
      <m:oMath>
        <m:r>
          <m:rPr>
            <m:sty m:val="p"/>
          </m:rPr>
          <w:rPr>
            <w:rFonts w:ascii="Cambria Math" w:hAnsi="Cambria Math"/>
          </w:rPr>
          <m:t>σ</m:t>
        </m:r>
      </m:oMath>
      <w:r>
        <w:rPr>
          <w:rFonts w:hint="eastAsia"/>
        </w:rPr>
        <w:t>是W中的一个事件轨迹，长度为n,</w:t>
      </w:r>
      <w:r>
        <w:t xml:space="preserve"> </w:t>
      </w:r>
      <m:oMath>
        <m:r>
          <m:rPr>
            <m:sty m:val="p"/>
          </m:rPr>
          <w:rPr>
            <w:rFonts w:ascii="Cambria Math" w:hAnsi="Cambria Math"/>
          </w:rPr>
          <m:t>σ∈W</m:t>
        </m:r>
      </m:oMath>
      <w:r>
        <w:rPr>
          <w:rFonts w:hint="eastAsia"/>
        </w:rPr>
        <w:t>.</w:t>
      </w:r>
      <w:r>
        <w:t>a,b的</w:t>
      </w:r>
      <w:r w:rsidR="002C4E98">
        <w:rPr>
          <w:rFonts w:hint="eastAsia"/>
        </w:rPr>
        <w:t>B</w:t>
      </w:r>
      <w:r>
        <w:rPr>
          <w:rFonts w:hint="eastAsia"/>
        </w:rPr>
        <w:t>etween-</w:t>
      </w:r>
      <w:r w:rsidR="002C4E98">
        <w:t>S</w:t>
      </w:r>
      <w:r>
        <w:rPr>
          <w:rFonts w:hint="eastAsia"/>
        </w:rPr>
        <w:t>et(即</w:t>
      </w:r>
      <w:r>
        <w:t>B</w:t>
      </w:r>
      <w:r>
        <w:rPr>
          <w:rFonts w:hint="eastAsia"/>
        </w:rPr>
        <w:t>e</w:t>
      </w:r>
      <w:r>
        <w:t>tweent(W,a,b)</w:t>
      </w:r>
      <w:r>
        <w:rPr>
          <w:rFonts w:hint="eastAsia"/>
        </w:rPr>
        <w:t>)</w:t>
      </w:r>
      <w:r>
        <w:t>定义如下</w:t>
      </w:r>
      <w:r>
        <w:rPr>
          <w:rFonts w:hint="eastAsia"/>
        </w:rPr>
        <w:t>：</w:t>
      </w:r>
    </w:p>
    <w:p w:rsidR="008A28CC" w:rsidRPr="002C7524" w:rsidRDefault="008A28CC" w:rsidP="008A28CC">
      <w:pPr>
        <w:pStyle w:val="ab"/>
        <w:numPr>
          <w:ilvl w:val="0"/>
          <w:numId w:val="21"/>
        </w:numPr>
        <w:spacing w:beforeLines="0" w:before="0" w:afterLines="0" w:after="0" w:line="400" w:lineRule="exact"/>
        <w:ind w:firstLineChars="0"/>
      </w:pPr>
      <m:oMath>
        <m:r>
          <m:rPr>
            <m:sty m:val="p"/>
          </m:rPr>
          <w:rPr>
            <w:rFonts w:ascii="Cambria Math" w:hAnsi="Cambria Math"/>
          </w:rPr>
          <m:t>B</m:t>
        </m:r>
        <m:r>
          <m:rPr>
            <m:sty m:val="p"/>
          </m:rPr>
          <w:rPr>
            <w:rFonts w:ascii="Cambria Math" w:hAnsi="Cambria Math" w:hint="eastAsia"/>
          </w:rPr>
          <m:t>e</m:t>
        </m:r>
        <m:r>
          <m:rPr>
            <m:sty m:val="p"/>
          </m:rPr>
          <w:rPr>
            <w:rFonts w:ascii="Cambria Math" w:hAnsi="Cambria Math"/>
          </w:rPr>
          <m:t>tween</m:t>
        </m:r>
        <m:d>
          <m:dPr>
            <m:ctrlPr>
              <w:rPr>
                <w:rFonts w:ascii="Cambria Math" w:hAnsi="Cambria Math"/>
              </w:rPr>
            </m:ctrlPr>
          </m:dPr>
          <m:e>
            <m:r>
              <m:rPr>
                <m:sty m:val="p"/>
              </m:rPr>
              <w:rPr>
                <w:rFonts w:ascii="Cambria Math" w:hAnsi="Cambria Math"/>
              </w:rPr>
              <m:t>σ,a,b</m:t>
            </m:r>
          </m:e>
        </m:d>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1≤i&lt;n</m:t>
            </m:r>
          </m:sub>
        </m:sSub>
        <m:sSub>
          <m:sSubPr>
            <m:ctrlPr>
              <w:rPr>
                <w:rFonts w:ascii="Cambria Math" w:hAnsi="Cambria Math"/>
              </w:rPr>
            </m:ctrlPr>
          </m:sSubPr>
          <m:e>
            <m:r>
              <m:rPr>
                <m:sty m:val="p"/>
              </m:rPr>
              <w:rPr>
                <w:rFonts w:ascii="Cambria Math" w:hAnsi="Cambria Math"/>
              </w:rPr>
              <m:t>∀</m:t>
            </m:r>
          </m:e>
          <m:sub>
            <m:r>
              <w:rPr>
                <w:rFonts w:ascii="Cambria Math" w:hAnsi="Cambria Math"/>
              </w:rPr>
              <m:t>i&lt;j≤n</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r>
          <m:rPr>
            <m:sty m:val="p"/>
          </m:rPr>
          <w:rPr>
            <w:rFonts w:ascii="Cambria Math" w:hAnsi="Cambria Math"/>
          </w:rPr>
          <m:t>=a⋀</m:t>
        </m:r>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=a⋀i&lt;k&lt;j⋀</m:t>
        </m:r>
        <m:sSub>
          <m:sSubPr>
            <m:ctrlPr>
              <w:rPr>
                <w:rFonts w:ascii="Cambria Math" w:hAnsi="Cambria Math"/>
              </w:rPr>
            </m:ctrlPr>
          </m:sSubPr>
          <m:e>
            <m:r>
              <m:rPr>
                <m:sty m:val="p"/>
              </m:rPr>
              <w:rPr>
                <w:rFonts w:ascii="Cambria Math" w:hAnsi="Cambria Math"/>
              </w:rPr>
              <m:t>∄</m:t>
            </m:r>
          </m:e>
          <m:sub>
            <m:r>
              <w:rPr>
                <w:rFonts w:ascii="Cambria Math" w:hAnsi="Cambria Math"/>
              </w:rPr>
              <m:t>i&lt;l&lt;j</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=a∨</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=b)}</m:t>
        </m:r>
      </m:oMath>
    </w:p>
    <w:p w:rsidR="008A28CC" w:rsidRDefault="008A28CC" w:rsidP="008A28CC">
      <w:pPr>
        <w:pStyle w:val="ab"/>
        <w:numPr>
          <w:ilvl w:val="0"/>
          <w:numId w:val="21"/>
        </w:numPr>
        <w:spacing w:beforeLines="0" w:before="0" w:afterLines="0" w:after="0" w:line="400" w:lineRule="exact"/>
        <w:ind w:firstLineChars="0"/>
      </w:pPr>
      <m:oMath>
        <m:r>
          <m:rPr>
            <m:sty m:val="p"/>
          </m:rPr>
          <w:rPr>
            <w:rFonts w:ascii="Cambria Math" w:hAnsi="Cambria Math"/>
          </w:rPr>
          <m:t>¬B</m:t>
        </m:r>
        <m:r>
          <m:rPr>
            <m:sty m:val="p"/>
          </m:rPr>
          <w:rPr>
            <w:rFonts w:ascii="Cambria Math" w:hAnsi="Cambria Math" w:hint="eastAsia"/>
          </w:rPr>
          <m:t>e</m:t>
        </m:r>
        <m:r>
          <m:rPr>
            <m:sty m:val="p"/>
          </m:rPr>
          <w:rPr>
            <w:rFonts w:ascii="Cambria Math" w:hAnsi="Cambria Math"/>
          </w:rPr>
          <m:t>tween</m:t>
        </m:r>
        <m:d>
          <m:dPr>
            <m:ctrlPr>
              <w:rPr>
                <w:rFonts w:ascii="Cambria Math" w:hAnsi="Cambria Math"/>
              </w:rPr>
            </m:ctrlPr>
          </m:dPr>
          <m:e>
            <m:r>
              <m:rPr>
                <m:sty m:val="p"/>
              </m:rPr>
              <w:rPr>
                <w:rFonts w:ascii="Cambria Math" w:hAnsi="Cambria Math"/>
              </w:rPr>
              <m:t>σ,a,b</m:t>
            </m:r>
          </m:e>
        </m:d>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|1≤k≤n}\Between(σ,a,b)</m:t>
        </m:r>
      </m:oMath>
    </w:p>
    <w:p w:rsidR="008A28CC" w:rsidRDefault="008A28CC" w:rsidP="008A28CC">
      <w:pPr>
        <w:pStyle w:val="ab"/>
        <w:numPr>
          <w:ilvl w:val="0"/>
          <w:numId w:val="21"/>
        </w:numPr>
        <w:spacing w:beforeLines="0" w:before="0" w:afterLines="0" w:after="0" w:line="400" w:lineRule="exact"/>
        <w:ind w:firstLineChars="0"/>
      </w:pPr>
      <m:oMath>
        <m:r>
          <m:rPr>
            <m:sty m:val="p"/>
          </m:rPr>
          <w:rPr>
            <w:rFonts w:ascii="Cambria Math" w:hAnsi="Cambria Math"/>
          </w:rPr>
          <m:t>B</m:t>
        </m:r>
        <m:r>
          <m:rPr>
            <m:sty m:val="p"/>
          </m:rPr>
          <w:rPr>
            <w:rFonts w:ascii="Cambria Math" w:hAnsi="Cambria Math" w:hint="eastAsia"/>
          </w:rPr>
          <m:t>e</m:t>
        </m:r>
        <m:r>
          <m:rPr>
            <m:sty m:val="p"/>
          </m:rPr>
          <w:rPr>
            <w:rFonts w:ascii="Cambria Math" w:hAnsi="Cambria Math"/>
          </w:rPr>
          <m:t>tween</m:t>
        </m:r>
        <m:d>
          <m:dPr>
            <m:ctrlPr>
              <w:rPr>
                <w:rFonts w:ascii="Cambria Math" w:hAnsi="Cambria Math"/>
              </w:rPr>
            </m:ctrlPr>
          </m:dPr>
          <m:e>
            <m:r>
              <m:rPr>
                <m:sty m:val="p"/>
              </m:rPr>
              <w:rPr>
                <w:rFonts w:ascii="Cambria Math" w:hAnsi="Cambria Math"/>
              </w:rPr>
              <m:t>W,a,b</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σ∈W</m:t>
            </m:r>
          </m:sub>
        </m:sSub>
        <m:r>
          <w:rPr>
            <w:rFonts w:ascii="Cambria Math" w:hAnsi="Cambria Math"/>
          </w:rPr>
          <m:t>Between(</m:t>
        </m:r>
        <m:r>
          <m:rPr>
            <m:sty m:val="p"/>
          </m:rPr>
          <w:rPr>
            <w:rFonts w:ascii="Cambria Math" w:hAnsi="Cambria Math"/>
          </w:rPr>
          <m:t>σ,</m:t>
        </m:r>
        <m:r>
          <w:rPr>
            <w:rFonts w:ascii="Cambria Math" w:hAnsi="Cambria Math"/>
          </w:rPr>
          <m:t>a,b)\</m:t>
        </m:r>
        <m:sSub>
          <m:sSubPr>
            <m:ctrlPr>
              <w:rPr>
                <w:rFonts w:ascii="Cambria Math" w:hAnsi="Cambria Math"/>
              </w:rPr>
            </m:ctrlPr>
          </m:sSubPr>
          <m:e>
            <m:r>
              <m:rPr>
                <m:sty m:val="p"/>
              </m:rPr>
              <w:rPr>
                <w:rFonts w:ascii="Cambria Math" w:hAnsi="Cambria Math"/>
              </w:rPr>
              <m:t>∪</m:t>
            </m:r>
          </m:e>
          <m:sub>
            <m:r>
              <w:rPr>
                <w:rFonts w:ascii="Cambria Math" w:hAnsi="Cambria Math"/>
              </w:rPr>
              <m:t>σ∈W</m:t>
            </m:r>
          </m:sub>
        </m:sSub>
        <m:r>
          <m:rPr>
            <m:sty m:val="p"/>
          </m:rPr>
          <w:rPr>
            <w:rFonts w:ascii="Cambria Math" w:hAnsi="Cambria Math"/>
          </w:rPr>
          <m:t>¬</m:t>
        </m:r>
        <m:r>
          <w:rPr>
            <w:rFonts w:ascii="Cambria Math" w:hAnsi="Cambria Math"/>
          </w:rPr>
          <m:t>Between(</m:t>
        </m:r>
        <m:r>
          <m:rPr>
            <m:sty m:val="p"/>
          </m:rPr>
          <w:rPr>
            <w:rFonts w:ascii="Cambria Math" w:hAnsi="Cambria Math"/>
          </w:rPr>
          <m:t>σ,</m:t>
        </m:r>
        <m:r>
          <w:rPr>
            <w:rFonts w:ascii="Cambria Math" w:hAnsi="Cambria Math"/>
          </w:rPr>
          <m:t>a,b)</m:t>
        </m:r>
      </m:oMath>
    </w:p>
    <w:p w:rsidR="008A28CC" w:rsidRDefault="008A28CC" w:rsidP="008A28CC">
      <w:pPr>
        <w:pStyle w:val="ab"/>
        <w:spacing w:beforeLines="0" w:before="0" w:afterLines="0" w:after="0" w:line="400" w:lineRule="exact"/>
      </w:pPr>
      <w:r>
        <w:t>定义</w:t>
      </w:r>
      <w:r>
        <w:rPr>
          <w:rFonts w:hint="eastAsia"/>
        </w:rPr>
        <w:t>3.4中</w:t>
      </w:r>
      <w:r w:rsidR="002C4E98">
        <w:rPr>
          <w:rFonts w:hint="eastAsia"/>
        </w:rPr>
        <w:t>给出</w:t>
      </w:r>
      <w:r>
        <w:rPr>
          <w:rFonts w:hint="eastAsia"/>
        </w:rPr>
        <w:t>了改进的虚假依赖关系。将</w:t>
      </w:r>
      <w:r w:rsidRPr="00CA37BD">
        <w:rPr>
          <w:rFonts w:hint="eastAsia"/>
          <w:highlight w:val="yellow"/>
        </w:rPr>
        <w:t>【al</w:t>
      </w:r>
      <w:r w:rsidRPr="00CA37BD">
        <w:rPr>
          <w:highlight w:val="yellow"/>
        </w:rPr>
        <w:t>pha$</w:t>
      </w:r>
      <w:r>
        <w:rPr>
          <w:highlight w:val="yellow"/>
        </w:rPr>
        <w:t xml:space="preserve"> 6</w:t>
      </w:r>
      <w:r w:rsidRPr="00CA37BD">
        <w:rPr>
          <w:rFonts w:hint="eastAsia"/>
          <w:highlight w:val="yellow"/>
        </w:rPr>
        <w:t>】</w:t>
      </w:r>
      <w:r>
        <w:rPr>
          <w:rFonts w:hint="eastAsia"/>
          <w:highlight w:val="yellow"/>
        </w:rPr>
        <w:t>中定义</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w:t>
      </w:r>
      <m:oMath>
        <m:sSub>
          <m:sSubPr>
            <m:ctrlPr>
              <w:rPr>
                <w:rFonts w:ascii="Cambria Math" w:hAnsi="Cambria Math"/>
              </w:rPr>
            </m:ctrlPr>
          </m:sSubPr>
          <m:e>
            <m:r>
              <w:rPr>
                <w:rFonts w:ascii="Cambria Math" w:hAnsi="Cambria Math"/>
              </w:rPr>
              <m:t>&gt;</m:t>
            </m:r>
          </m:e>
          <m:sub>
            <m:r>
              <w:rPr>
                <w:rFonts w:ascii="Cambria Math" w:hAnsi="Cambria Math"/>
              </w:rPr>
              <m:t>w</m:t>
            </m:r>
          </m:sub>
        </m:sSub>
      </m:oMath>
      <w:r w:rsidRPr="00D158C4">
        <w:rPr>
          <w:rFonts w:hint="eastAsia"/>
        </w:rPr>
        <w:t>的</w:t>
      </w:r>
      <w:r>
        <w:rPr>
          <w:rFonts w:hint="eastAsia"/>
        </w:rPr>
        <w:t>重新定义为</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。相比于之前的定义，</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w:t>
      </w:r>
      <m:oMath>
        <m:sSub>
          <m:sSubPr>
            <m:ctrlPr>
              <w:rPr>
                <w:rFonts w:ascii="Cambria Math" w:hAnsi="Cambria Math"/>
              </w:rPr>
            </m:ctrlPr>
          </m:sSubPr>
          <m:e>
            <m:r>
              <w:rPr>
                <w:rFonts w:ascii="Cambria Math" w:hAnsi="Cambria Math"/>
              </w:rPr>
              <m:t>≥</m:t>
            </m:r>
          </m:e>
          <m:sub>
            <m:r>
              <w:rPr>
                <w:rFonts w:ascii="Cambria Math" w:hAnsi="Cambria Math"/>
              </w:rPr>
              <m:t>w</m:t>
            </m:r>
          </m:sub>
        </m:sSub>
      </m:oMath>
      <w:r>
        <w:t>能够消除并行分支对虚假依赖的影响</w:t>
      </w:r>
      <w:r>
        <w:rPr>
          <w:rFonts w:hint="eastAsia"/>
        </w:rPr>
        <w:t>。例如，在图3.2中的N</w:t>
      </w:r>
      <w:r w:rsidRPr="0084748E">
        <w:rPr>
          <w:vertAlign w:val="subscript"/>
        </w:rPr>
        <w:t>1</w:t>
      </w:r>
      <w:r>
        <w:t>中</w:t>
      </w:r>
      <w:r>
        <w:rPr>
          <w:rFonts w:hint="eastAsia"/>
        </w:rPr>
        <w:t>，</w:t>
      </w:r>
      <m:oMath>
        <m:r>
          <m:rPr>
            <m:sty m:val="p"/>
          </m:rP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W1</m:t>
            </m:r>
          </m:sub>
        </m:sSub>
        <m:r>
          <w:rPr>
            <w:rFonts w:ascii="Cambria Math" w:hAnsi="Cambria Math"/>
          </w:rPr>
          <m:t>D</m:t>
        </m:r>
      </m:oMath>
      <w:r>
        <w:rPr>
          <w:rFonts w:hint="eastAsia"/>
        </w:rPr>
        <w:t>不满足，但是</w:t>
      </w:r>
      <m:oMath>
        <m:sSub>
          <m:sSubPr>
            <m:ctrlPr>
              <w:rPr>
                <w:rFonts w:ascii="Cambria Math" w:hAnsi="Cambria Math"/>
              </w:rPr>
            </m:ctrlPr>
          </m:sSubPr>
          <m:e>
            <m:r>
              <w:rPr>
                <w:rFonts w:ascii="Cambria Math" w:hAnsi="Cambria Math"/>
              </w:rPr>
              <m:t>A⇉</m:t>
            </m:r>
          </m:e>
          <m:sub>
            <m:r>
              <w:rPr>
                <w:rFonts w:ascii="Cambria Math" w:hAnsi="Cambria Math"/>
              </w:rPr>
              <m:t>W1</m:t>
            </m:r>
            <m:r>
              <w:rPr>
                <w:rFonts w:ascii="Cambria Math" w:hAnsi="Cambria Math" w:hint="eastAsia"/>
              </w:rPr>
              <m:t>,</m:t>
            </m:r>
            <m:r>
              <w:rPr>
                <w:rFonts w:ascii="Cambria Math" w:hAnsi="Cambria Math"/>
              </w:rPr>
              <m:t>B,C</m:t>
            </m:r>
          </m:sub>
        </m:sSub>
        <m:r>
          <w:rPr>
            <w:rFonts w:ascii="Cambria Math" w:hAnsi="Cambria Math"/>
          </w:rPr>
          <m:t>D</m:t>
        </m:r>
      </m:oMath>
      <w:r>
        <w:t>是满足的</w:t>
      </w:r>
      <w:r>
        <w:rPr>
          <w:rFonts w:hint="eastAsia"/>
        </w:rPr>
        <w:t>。</w:t>
      </w:r>
      <w:r>
        <w:t>在N</w:t>
      </w:r>
      <w:r w:rsidRPr="002C4E98">
        <w:rPr>
          <w:vertAlign w:val="subscript"/>
        </w:rPr>
        <w:t>2</w:t>
      </w:r>
      <w:r>
        <w:t>中</w:t>
      </w:r>
      <w:r>
        <w:rPr>
          <w:rFonts w:hint="eastAsia"/>
        </w:rPr>
        <w:t>，</w:t>
      </w:r>
      <m:oMath>
        <m:r>
          <m:rPr>
            <m:sty m:val="p"/>
          </m:rPr>
          <w:rPr>
            <w:rFonts w:ascii="Cambria Math" w:hAnsi="Cambria Math" w:hint="eastAsia"/>
          </w:rPr>
          <m:t>A</m:t>
        </m:r>
        <m:sSub>
          <m:sSubPr>
            <m:ctrlPr>
              <w:rPr>
                <w:rFonts w:ascii="Cambria Math" w:hAnsi="Cambria Math"/>
              </w:rPr>
            </m:ctrlPr>
          </m:sSubPr>
          <m:e>
            <m:r>
              <w:rPr>
                <w:rFonts w:ascii="Cambria Math" w:hAnsi="Cambria Math"/>
              </w:rPr>
              <m:t>&gt;</m:t>
            </m:r>
          </m:e>
          <m:sub>
            <m:r>
              <w:rPr>
                <w:rFonts w:ascii="Cambria Math" w:hAnsi="Cambria Math"/>
              </w:rPr>
              <m:t>W</m:t>
            </m:r>
          </m:sub>
        </m:sSub>
        <m:r>
          <m:rPr>
            <m:sty m:val="p"/>
          </m:rPr>
          <w:rPr>
            <w:rFonts w:ascii="Cambria Math" w:hAnsi="Cambria Math"/>
          </w:rPr>
          <m:t>C</m:t>
        </m:r>
      </m:oMath>
      <w:r>
        <w:rPr>
          <w:rFonts w:hint="eastAsia"/>
        </w:rPr>
        <w:t>没有成立，然而</w:t>
      </w:r>
      <m:oMath>
        <m:r>
          <m:rPr>
            <m:sty m:val="p"/>
          </m:rP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hint="eastAsia"/>
          </w:rPr>
          <m:t>C</m:t>
        </m:r>
      </m:oMath>
      <w:r>
        <w:rPr>
          <w:rFonts w:hint="eastAsia"/>
        </w:rPr>
        <w:t>是成立的。</w:t>
      </w:r>
    </w:p>
    <w:p w:rsidR="008A28CC" w:rsidRDefault="008A28CC" w:rsidP="008A28CC">
      <w:pPr>
        <w:pStyle w:val="ab"/>
        <w:spacing w:beforeLines="0" w:before="0" w:afterLines="0" w:after="0" w:line="400" w:lineRule="exact"/>
      </w:pPr>
      <w:r>
        <w:rPr>
          <w:rFonts w:hint="eastAsia"/>
          <w:noProof/>
        </w:rPr>
        <w:drawing>
          <wp:anchor distT="0" distB="0" distL="114300" distR="114300" simplePos="0" relativeHeight="251659264" behindDoc="0" locked="0" layoutInCell="1" allowOverlap="1" wp14:anchorId="636AA376" wp14:editId="0D0DE39A">
            <wp:simplePos x="0" y="0"/>
            <wp:positionH relativeFrom="margin">
              <wp:posOffset>0</wp:posOffset>
            </wp:positionH>
            <wp:positionV relativeFrom="paragraph">
              <wp:posOffset>1945005</wp:posOffset>
            </wp:positionV>
            <wp:extent cx="5486400" cy="22174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2alphasharpfla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anchor>
        </w:drawing>
      </w:r>
      <w:r w:rsidRPr="002B020D">
        <w:rPr>
          <w:rFonts w:hint="eastAsia"/>
          <w:b/>
        </w:rPr>
        <w:t>定义</w:t>
      </w:r>
      <w:r>
        <w:rPr>
          <w:rFonts w:hint="eastAsia"/>
          <w:b/>
        </w:rPr>
        <w:t>3.4</w:t>
      </w:r>
      <w:r>
        <w:rPr>
          <w:rFonts w:hint="eastAsia"/>
        </w:rPr>
        <w:t>（</w:t>
      </w:r>
      <w:r>
        <w:rPr>
          <w:i/>
        </w:rPr>
        <w:t>改进的虚假依赖</w:t>
      </w:r>
      <w:r>
        <w:rPr>
          <w:rFonts w:hint="eastAsia"/>
        </w:rPr>
        <w:t>）T是一个任务的集合，W是T上的一组事件日志，a,x,y,b是T</w:t>
      </w:r>
      <w:r>
        <w:t>中的四个任务</w:t>
      </w:r>
      <w:r>
        <w:rPr>
          <w:rFonts w:hint="eastAsia"/>
        </w:rPr>
        <w:t>，改进</w:t>
      </w:r>
      <w:r>
        <w:t>的虚假依赖</w:t>
      </w:r>
      <m:oMath>
        <m:sSub>
          <m:sSubPr>
            <m:ctrlPr>
              <w:rPr>
                <w:rFonts w:ascii="Cambria Math" w:hAnsi="Cambria Math"/>
              </w:rPr>
            </m:ctrlPr>
          </m:sSubPr>
          <m:e>
            <m:r>
              <w:rPr>
                <w:rFonts w:ascii="Cambria Math" w:hAnsi="Cambria Math"/>
              </w:rPr>
              <m:t>↪</m:t>
            </m:r>
          </m:e>
          <m:sub>
            <m:r>
              <w:rPr>
                <w:rFonts w:ascii="Cambria Math" w:hAnsi="Cambria Math"/>
              </w:rPr>
              <m:t>W</m:t>
            </m:r>
          </m:sub>
        </m:sSub>
      </m:oMath>
      <w:r>
        <w:t>定义如下：</w:t>
      </w:r>
    </w:p>
    <w:p w:rsidR="008A28CC" w:rsidRPr="00332F8C" w:rsidRDefault="008A28CC" w:rsidP="008A28CC">
      <w:pPr>
        <w:pStyle w:val="ab"/>
        <w:numPr>
          <w:ilvl w:val="0"/>
          <w:numId w:val="22"/>
        </w:numPr>
        <w:spacing w:beforeLines="0" w:before="0" w:afterLines="0" w:after="0" w:line="400" w:lineRule="exact"/>
        <w:ind w:firstLineChars="0"/>
      </w:pP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w:rPr>
            <w:rFonts w:ascii="Cambria Math" w:hAnsi="Cambria Math"/>
          </w:rPr>
          <m:t>b⟺Between</m:t>
        </m:r>
        <m:d>
          <m:dPr>
            <m:ctrlPr>
              <w:rPr>
                <w:rFonts w:ascii="Cambria Math" w:hAnsi="Cambria Math"/>
                <w:i/>
              </w:rPr>
            </m:ctrlPr>
          </m:dPr>
          <m:e>
            <m:r>
              <w:rPr>
                <w:rFonts w:ascii="Cambria Math" w:hAnsi="Cambria Math"/>
              </w:rPr>
              <m:t>W,x,y</m:t>
            </m:r>
          </m:e>
        </m:d>
        <m:r>
          <w:rPr>
            <w:rFonts w:ascii="Cambria Math" w:hAnsi="Cambria Math"/>
          </w:rPr>
          <m:t>⊂Between</m:t>
        </m:r>
        <m:d>
          <m:dPr>
            <m:ctrlPr>
              <w:rPr>
                <w:rFonts w:ascii="Cambria Math" w:hAnsi="Cambria Math"/>
                <w:i/>
              </w:rPr>
            </m:ctrlPr>
          </m:dPr>
          <m:e>
            <m:r>
              <w:rPr>
                <w:rFonts w:ascii="Cambria Math" w:hAnsi="Cambria Math"/>
              </w:rPr>
              <m:t>W,a,b</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m∈Betweem</m:t>
            </m:r>
            <m:d>
              <m:dPr>
                <m:ctrlPr>
                  <w:rPr>
                    <w:rFonts w:ascii="Cambria Math" w:hAnsi="Cambria Math"/>
                    <w:i/>
                  </w:rPr>
                </m:ctrlPr>
              </m:dPr>
              <m:e>
                <m:r>
                  <w:rPr>
                    <w:rFonts w:ascii="Cambria Math" w:hAnsi="Cambria Math"/>
                  </w:rPr>
                  <m:t>W,a,b</m:t>
                </m:r>
              </m:e>
            </m:d>
            <m:r>
              <w:rPr>
                <w:rFonts w:ascii="Cambria Math" w:hAnsi="Cambria Math"/>
              </w:rPr>
              <m:t>\(Between(W,a,b)∪{x,y})</m:t>
            </m:r>
          </m:sub>
        </m:sSub>
        <m:sSub>
          <m:sSubPr>
            <m:ctrlPr>
              <w:rPr>
                <w:rFonts w:ascii="Cambria Math" w:hAnsi="Cambria Math"/>
                <w:i/>
              </w:rPr>
            </m:ctrlPr>
          </m:sSubPr>
          <m:e>
            <m:r>
              <w:rPr>
                <w:rFonts w:ascii="Cambria Math" w:hAnsi="Cambria Math"/>
              </w:rPr>
              <m:t>∀</m:t>
            </m:r>
          </m:e>
          <m:sub>
            <m:r>
              <w:rPr>
                <w:rFonts w:ascii="Cambria Math" w:hAnsi="Cambria Math"/>
              </w:rPr>
              <m:t>n∈Between</m:t>
            </m:r>
            <m:d>
              <m:dPr>
                <m:ctrlPr>
                  <w:rPr>
                    <w:rFonts w:ascii="Cambria Math" w:hAnsi="Cambria Math"/>
                    <w:i/>
                  </w:rPr>
                </m:ctrlPr>
              </m:dPr>
              <m:e>
                <m:r>
                  <w:rPr>
                    <w:rFonts w:ascii="Cambria Math" w:hAnsi="Cambria Math"/>
                  </w:rPr>
                  <m:t>W,x,y</m:t>
                </m:r>
              </m:e>
            </m:d>
          </m:sub>
        </m:sSub>
        <m:r>
          <w:rPr>
            <w:rFonts w:ascii="Cambria Math" w:hAnsi="Cambria Math"/>
          </w:rPr>
          <m:t>m</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n⋀</m:t>
        </m:r>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Between(σ,a,b)⊆(Between</m:t>
        </m:r>
        <m:d>
          <m:dPr>
            <m:ctrlPr>
              <w:rPr>
                <w:rFonts w:ascii="Cambria Math" w:hAnsi="Cambria Math"/>
                <w:i/>
              </w:rPr>
            </m:ctrlPr>
          </m:dPr>
          <m:e>
            <m:r>
              <w:rPr>
                <w:rFonts w:ascii="Cambria Math" w:hAnsi="Cambria Math"/>
              </w:rPr>
              <m:t>W,a,b</m:t>
            </m:r>
          </m:e>
        </m:d>
        <m:r>
          <w:rPr>
            <w:rFonts w:ascii="Cambria Math" w:hAnsi="Cambria Math"/>
          </w:rPr>
          <m:t>\(Between</m:t>
        </m:r>
        <m:d>
          <m:dPr>
            <m:ctrlPr>
              <w:rPr>
                <w:rFonts w:ascii="Cambria Math" w:hAnsi="Cambria Math"/>
                <w:i/>
              </w:rPr>
            </m:ctrlPr>
          </m:dPr>
          <m:e>
            <m:r>
              <w:rPr>
                <w:rFonts w:ascii="Cambria Math" w:hAnsi="Cambria Math"/>
              </w:rPr>
              <m:t>W,x,y</m:t>
            </m:r>
          </m:e>
        </m:d>
        <m:r>
          <w:rPr>
            <w:rFonts w:ascii="Cambria Math" w:hAnsi="Cambria Math"/>
          </w:rPr>
          <m:t>∪{x,y}))</m:t>
        </m:r>
      </m:oMath>
    </w:p>
    <w:p w:rsidR="008A28CC" w:rsidRPr="00332F8C" w:rsidRDefault="008A28CC" w:rsidP="008A28CC">
      <w:pPr>
        <w:pStyle w:val="ab"/>
        <w:numPr>
          <w:ilvl w:val="0"/>
          <w:numId w:val="22"/>
        </w:numPr>
        <w:spacing w:beforeLines="0" w:before="0" w:afterLines="0" w:after="0" w:line="400" w:lineRule="exact"/>
        <w:ind w:firstLineChars="0"/>
      </w:pP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W,x,y</m:t>
            </m:r>
          </m:sub>
        </m:sSub>
        <m:r>
          <w:rPr>
            <w:rFonts w:ascii="Cambria Math" w:hAnsi="Cambria Math"/>
          </w:rPr>
          <m:t>b∧(b</m:t>
        </m:r>
        <m:sSub>
          <m:sSubPr>
            <m:ctrlPr>
              <w:rPr>
                <w:rFonts w:ascii="Cambria Math" w:hAnsi="Cambria Math"/>
                <w:i/>
              </w:rPr>
            </m:ctrlPr>
          </m:sSubPr>
          <m:e>
            <m:r>
              <w:rPr>
                <w:rFonts w:ascii="Cambria Math" w:hAnsi="Cambria Math"/>
              </w:rPr>
              <m:t>≥</m:t>
            </m:r>
          </m:e>
          <m:sub>
            <m:r>
              <w:rPr>
                <w:rFonts w:ascii="Cambria Math" w:hAnsi="Cambria Math"/>
              </w:rPr>
              <m:t>W,x,y</m:t>
            </m:r>
          </m:sub>
        </m:sSub>
        <m:r>
          <w:rPr>
            <w:rFonts w:ascii="Cambria Math" w:hAnsi="Cambria Math"/>
          </w:rPr>
          <m:t>a∨a</m:t>
        </m:r>
        <m:sSub>
          <m:sSubPr>
            <m:ctrlPr>
              <w:rPr>
                <w:rFonts w:ascii="Cambria Math" w:hAnsi="Cambria Math"/>
              </w:rPr>
            </m:ctrlPr>
          </m:sSubPr>
          <m:e>
            <m:r>
              <w:rPr>
                <w:rFonts w:ascii="Cambria Math" w:eastAsia="宋体" w:hAnsi="Cambria Math" w:hint="eastAsia"/>
              </w:rPr>
              <m:t>◇</m:t>
            </m:r>
          </m:e>
          <m:sub>
            <m:r>
              <w:rPr>
                <w:rFonts w:ascii="Cambria Math" w:hAnsi="Cambria Math"/>
              </w:rPr>
              <m:t>w</m:t>
            </m:r>
          </m:sub>
        </m:sSub>
        <m:r>
          <w:rPr>
            <w:rFonts w:ascii="Cambria Math" w:hAnsi="Cambria Math"/>
          </w:rPr>
          <m:t>b)</m:t>
        </m:r>
      </m:oMath>
    </w:p>
    <w:p w:rsidR="008A28CC" w:rsidRDefault="008A28CC" w:rsidP="008A28CC">
      <w:pPr>
        <w:pStyle w:val="ab"/>
        <w:numPr>
          <w:ilvl w:val="0"/>
          <w:numId w:val="22"/>
        </w:numPr>
        <w:spacing w:beforeLines="0" w:before="0" w:afterLines="0" w:after="0" w:line="400" w:lineRule="exact"/>
        <w:ind w:firstLineChars="0"/>
      </w:pPr>
      <m:oMath>
        <m:r>
          <m:rPr>
            <m:sty m:val="p"/>
          </m:rPr>
          <w:rPr>
            <w:rFonts w:ascii="Cambria Math" w:hAnsi="Cambria Math"/>
          </w:rPr>
          <w:lastRenderedPageBreak/>
          <m:t>a</m:t>
        </m:r>
        <m:sSub>
          <m:sSubPr>
            <m:ctrlPr>
              <w:rPr>
                <w:rFonts w:ascii="Cambria Math" w:hAnsi="Cambria Math"/>
              </w:rPr>
            </m:ctrlPr>
          </m:sSubPr>
          <m:e>
            <m:r>
              <w:rPr>
                <w:rFonts w:ascii="Cambria Math" w:hAnsi="Cambria Math"/>
              </w:rPr>
              <m:t>↪</m:t>
            </m:r>
          </m:e>
          <m:sub>
            <m:r>
              <w:rPr>
                <w:rFonts w:ascii="Cambria Math" w:hAnsi="Cambria Math"/>
              </w:rPr>
              <m:t>W,x,y</m:t>
            </m:r>
          </m:sub>
        </m:sSub>
        <m:r>
          <m:rPr>
            <m:sty m:val="p"/>
          </m:rPr>
          <w:rPr>
            <w:rFonts w:ascii="Cambria Math" w:hAnsi="Cambria Math"/>
          </w:rPr>
          <m:t>b⇔</m:t>
        </m:r>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x⋀y</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y⋀</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W,x,y</m:t>
            </m:r>
          </m:sub>
        </m:sSub>
        <m:r>
          <w:rPr>
            <w:rFonts w:ascii="Cambria Math" w:hAnsi="Cambria Math"/>
          </w:rPr>
          <m:t>b</m:t>
        </m:r>
      </m:oMath>
    </w:p>
    <w:p w:rsidR="008A28CC" w:rsidRPr="0082013A" w:rsidRDefault="008A28CC" w:rsidP="008A28CC">
      <w:pPr>
        <w:pStyle w:val="aa"/>
        <w:spacing w:line="400" w:lineRule="exact"/>
        <w:ind w:firstLine="440"/>
        <w:jc w:val="center"/>
        <w:rPr>
          <w:sz w:val="22"/>
        </w:rPr>
      </w:pPr>
      <w:r w:rsidRPr="0082013A">
        <w:rPr>
          <w:sz w:val="22"/>
        </w:rPr>
        <w:t>图</w:t>
      </w:r>
      <w:r>
        <w:rPr>
          <w:sz w:val="22"/>
        </w:rPr>
        <w:t>3</w:t>
      </w:r>
      <w:r w:rsidRPr="0082013A">
        <w:rPr>
          <w:sz w:val="22"/>
        </w:rPr>
        <w:t>.</w:t>
      </w:r>
      <w:r>
        <w:rPr>
          <w:sz w:val="22"/>
        </w:rPr>
        <w:t>2</w:t>
      </w:r>
      <w:r>
        <w:rPr>
          <w:sz w:val="22"/>
        </w:rPr>
        <w:t>两个关于虚假依赖缺陷的流程模型</w:t>
      </w:r>
      <w:r w:rsidR="00AC0C41">
        <w:rPr>
          <w:sz w:val="22"/>
        </w:rPr>
        <w:t>挖掘</w:t>
      </w:r>
      <w:r>
        <w:rPr>
          <w:sz w:val="22"/>
        </w:rPr>
        <w:t>样例</w:t>
      </w:r>
      <w:r w:rsidRPr="0082013A">
        <w:rPr>
          <w:sz w:val="22"/>
        </w:rPr>
        <w:t xml:space="preserve"> </w:t>
      </w:r>
    </w:p>
    <w:p w:rsidR="008A28CC" w:rsidRDefault="008A28CC" w:rsidP="008A28CC">
      <w:pPr>
        <w:pStyle w:val="2"/>
      </w:pPr>
      <w:bookmarkStart w:id="32" w:name="_Toc415228145"/>
      <w:r>
        <w:rPr>
          <w:rFonts w:hint="eastAsia"/>
        </w:rPr>
        <w:t>补充可达关系</w:t>
      </w:r>
      <w:bookmarkEnd w:id="32"/>
    </w:p>
    <w:p w:rsidR="008A28CC" w:rsidRDefault="008A28CC" w:rsidP="008A28CC">
      <w:pPr>
        <w:pStyle w:val="ab"/>
        <w:spacing w:beforeLines="0" w:before="0" w:afterLines="0" w:after="0" w:line="400" w:lineRule="exact"/>
      </w:pPr>
      <w:r>
        <w:rPr>
          <w:rFonts w:hint="eastAsia"/>
        </w:rPr>
        <w:t>发现非自由选择结构的两个必要条件是发现任务间的长程依赖关系（</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）和可达关系</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。这两个关系需要扫描日志才能获得，然而因为不可见任务不出现在事件日志中，因此，需要补充针对不可见任务的可达关系。例如图3.3是一个没有补充可达关系的流程模型</w:t>
      </w:r>
      <w:r w:rsidR="006158C6">
        <w:rPr>
          <w:rFonts w:hint="eastAsia"/>
        </w:rPr>
        <w:t>挖掘</w:t>
      </w:r>
      <w:r>
        <w:rPr>
          <w:rFonts w:hint="eastAsia"/>
        </w:rPr>
        <w:t>样例，如果没有补充不可见任务的可达关系，那么A</w:t>
      </w:r>
      <w:r>
        <w:t>到D与B到I的可达关系就没有发现</w:t>
      </w:r>
      <w:r>
        <w:rPr>
          <w:rFonts w:hint="eastAsia"/>
        </w:rPr>
        <w:t>，</w:t>
      </w:r>
      <w:r>
        <w:t>即由P2组成的非自由选择结构就没有发现</w:t>
      </w:r>
      <w:r>
        <w:rPr>
          <w:rFonts w:hint="eastAsia"/>
        </w:rPr>
        <w:t>。</w:t>
      </w:r>
    </w:p>
    <w:p w:rsidR="008A28CC" w:rsidRDefault="008A28CC" w:rsidP="008A28CC">
      <w:pPr>
        <w:pStyle w:val="ab"/>
        <w:spacing w:beforeLines="0" w:before="0" w:afterLines="0" w:after="0" w:line="400" w:lineRule="exact"/>
      </w:pPr>
      <w:r>
        <w:t>为了补充与不可见任务关联的</w:t>
      </w:r>
      <w:r>
        <w:rPr>
          <w:rFonts w:hint="eastAsia"/>
        </w:rPr>
        <w:t>可达关系，首先定义了条件可达关系(</w:t>
      </w:r>
      <w:r>
        <w:t xml:space="preserve">Conditional </w:t>
      </w:r>
      <w:r w:rsidR="002130D6">
        <w:rPr>
          <w:rFonts w:hint="eastAsia"/>
        </w:rPr>
        <w:t>R</w:t>
      </w:r>
      <w:r>
        <w:t xml:space="preserve">eachable </w:t>
      </w:r>
      <w:r w:rsidR="002130D6">
        <w:t>D</w:t>
      </w:r>
      <w:r>
        <w:t>ependency,简写为CRD</w:t>
      </w:r>
      <w:r>
        <w:rPr>
          <w:rFonts w:hint="eastAsia"/>
        </w:rPr>
        <w:t>)。符号</w:t>
      </w:r>
      <m:oMath>
        <m: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σ</m:t>
            </m:r>
          </m:sub>
        </m:sSub>
        <m:r>
          <w:rPr>
            <w:rFonts w:ascii="Cambria Math" w:hAnsi="Cambria Math"/>
          </w:rPr>
          <m:t>b</m:t>
        </m:r>
      </m:oMath>
      <w:r>
        <w:t>表示在事件轨迹</w:t>
      </w:r>
      <m:oMath>
        <m:r>
          <w:rPr>
            <w:rFonts w:ascii="Cambria Math" w:hAnsi="Cambria Math"/>
          </w:rPr>
          <m:t>σ</m:t>
        </m:r>
      </m:oMath>
      <w:r>
        <w:t>中任务b间接地发生在任务</w:t>
      </w:r>
      <w:r>
        <w:rPr>
          <w:rFonts w:hint="eastAsia"/>
        </w:rPr>
        <w:t>a后。对于事件日志中的每</w:t>
      </w:r>
      <w:r w:rsidR="002130D6">
        <w:rPr>
          <w:rFonts w:hint="eastAsia"/>
        </w:rPr>
        <w:t>条轨迹，</w:t>
      </w:r>
      <w:r>
        <w:rPr>
          <w:rFonts w:hint="eastAsia"/>
        </w:rPr>
        <w:t>人工的添加一个开始任务(</w:t>
      </w:r>
      <m:oMath>
        <m:r>
          <m:rPr>
            <m:sty m:val="p"/>
          </m:rPr>
          <w:rPr>
            <w:rFonts w:ascii="Cambria Math" w:hAnsi="Cambria Math"/>
          </w:rPr>
          <m:t>⊥</m:t>
        </m:r>
      </m:oMath>
      <w:r>
        <w:rPr>
          <w:rFonts w:hint="eastAsia"/>
        </w:rPr>
        <w:t>)和一个结束任务(</w:t>
      </w:r>
      <m:oMath>
        <m:r>
          <m:rPr>
            <m:sty m:val="p"/>
          </m:rPr>
          <w:rPr>
            <w:rFonts w:ascii="Cambria Math" w:hAnsi="Cambria Math"/>
          </w:rPr>
          <m:t>⊺</m:t>
        </m:r>
      </m:oMath>
      <w:r>
        <w:rPr>
          <w:rFonts w:hint="eastAsia"/>
        </w:rPr>
        <w:t>)，即对于一个长度为n</w:t>
      </w:r>
      <w:r>
        <w:t>的事件日志</w:t>
      </w:r>
      <w:r>
        <w:rPr>
          <w:rFonts w:hint="eastAsia"/>
        </w:rPr>
        <w:t>，</w:t>
      </w:r>
      <w:r>
        <w:t>有</w:t>
      </w:r>
      <m:oMath>
        <m:sSub>
          <m:sSubPr>
            <m:ctrlPr>
              <w:rPr>
                <w:rFonts w:ascii="Cambria Math" w:hAnsi="Cambria Math"/>
              </w:rPr>
            </m:ctrlPr>
          </m:sSubPr>
          <m:e>
            <m:r>
              <w:rPr>
                <w:rFonts w:ascii="Cambria Math" w:hAnsi="Cambria Math"/>
              </w:rPr>
              <m:t>#</m:t>
            </m:r>
          </m:e>
          <m:sub>
            <m:r>
              <w:rPr>
                <w:rFonts w:ascii="Cambria Math" w:hAnsi="Cambria Math"/>
              </w:rPr>
              <m:t>activity</m:t>
            </m:r>
          </m:sub>
        </m:sSub>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0</m:t>
                </m:r>
              </m:sub>
            </m:sSub>
          </m:e>
        </m:d>
        <m:r>
          <w:rPr>
            <w:rFonts w:ascii="Cambria Math" w:hAnsi="Cambria Math"/>
          </w:rPr>
          <m:t>=</m:t>
        </m:r>
        <m:r>
          <m:rPr>
            <m:sty m:val="p"/>
          </m:rP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m:t>
            </m:r>
          </m:e>
          <m:sub>
            <m:r>
              <w:rPr>
                <w:rFonts w:ascii="Cambria Math" w:hAnsi="Cambria Math"/>
              </w:rPr>
              <m:t>activity</m:t>
            </m:r>
          </m:sub>
        </m:sSub>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n+1</m:t>
                </m:r>
              </m:sub>
            </m:sSub>
          </m:e>
        </m:d>
        <m:r>
          <w:rPr>
            <w:rFonts w:ascii="Cambria Math" w:hAnsi="Cambria Math"/>
          </w:rPr>
          <m:t>=</m:t>
        </m:r>
        <m:r>
          <m:rPr>
            <m:sty m:val="p"/>
          </m:rPr>
          <w:rPr>
            <w:rFonts w:ascii="Cambria Math" w:hAnsi="Cambria Math"/>
          </w:rPr>
          <m:t>⊺</m:t>
        </m:r>
      </m:oMath>
      <w:r>
        <w:rPr>
          <w:rFonts w:hint="eastAsia"/>
        </w:rPr>
        <w:t>。</w:t>
      </w:r>
    </w:p>
    <w:p w:rsidR="008A28CC" w:rsidRDefault="008A28CC" w:rsidP="008A28CC">
      <w:pPr>
        <w:pStyle w:val="ab"/>
        <w:spacing w:beforeLines="0" w:before="0" w:afterLines="0" w:after="0" w:line="400" w:lineRule="exact"/>
      </w:pPr>
      <w:r>
        <w:t>正如定义</w:t>
      </w:r>
      <w:r>
        <w:rPr>
          <w:rFonts w:hint="eastAsia"/>
        </w:rPr>
        <w:t>3.5</w:t>
      </w:r>
      <w:r w:rsidR="002F599D">
        <w:rPr>
          <w:rFonts w:hint="eastAsia"/>
        </w:rPr>
        <w:t>所述</w:t>
      </w:r>
      <w:r>
        <w:rPr>
          <w:rFonts w:hint="eastAsia"/>
        </w:rPr>
        <w:t>，共有三种条件可达关系：pre-CRD(</w:t>
      </w:r>
      <w:r>
        <w:t>i.e.</w:t>
      </w:r>
      <m:oMath>
        <m:sSub>
          <m:sSubPr>
            <m:ctrlPr>
              <w:rPr>
                <w:rFonts w:ascii="Cambria Math" w:hAnsi="Cambria Math"/>
              </w:rPr>
            </m:ctrlPr>
          </m:sSubPr>
          <m:e>
            <m:r>
              <m:rPr>
                <m:sty m:val="p"/>
              </m:rPr>
              <w:rPr>
                <w:rFonts w:ascii="Cambria Math" w:hAnsi="Cambria Math"/>
              </w:rPr>
              <m:t>≻</m:t>
            </m:r>
          </m:e>
          <m:sub>
            <m:r>
              <w:rPr>
                <w:rFonts w:ascii="Cambria Math" w:hAnsi="Cambria Math"/>
              </w:rPr>
              <m:t>W,Pre=x</m:t>
            </m:r>
          </m:sub>
        </m:sSub>
      </m:oMath>
      <w:r>
        <w:rPr>
          <w:rFonts w:hint="eastAsia"/>
        </w:rPr>
        <w:t>)</w:t>
      </w:r>
      <w:r>
        <w:t>,</w:t>
      </w:r>
      <w:r w:rsidRPr="002C7F1B">
        <w:rPr>
          <w:rFonts w:hint="eastAsia"/>
        </w:rPr>
        <w:t xml:space="preserve"> </w:t>
      </w:r>
      <w:r>
        <w:rPr>
          <w:rFonts w:hint="eastAsia"/>
        </w:rPr>
        <w:t>post-CRD(</w:t>
      </w:r>
      <w:r>
        <w:t>i.e.</w:t>
      </w:r>
      <m:oMath>
        <m:sSub>
          <m:sSubPr>
            <m:ctrlPr>
              <w:rPr>
                <w:rFonts w:ascii="Cambria Math" w:hAnsi="Cambria Math"/>
              </w:rPr>
            </m:ctrlPr>
          </m:sSubPr>
          <m:e>
            <m:r>
              <m:rPr>
                <m:sty m:val="p"/>
              </m:rPr>
              <w:rPr>
                <w:rFonts w:ascii="Cambria Math" w:hAnsi="Cambria Math"/>
              </w:rPr>
              <m:t>≻</m:t>
            </m:r>
          </m:e>
          <m:sub>
            <m:r>
              <w:rPr>
                <w:rFonts w:ascii="Cambria Math" w:hAnsi="Cambria Math"/>
              </w:rPr>
              <m:t>W,Post=y</m:t>
            </m:r>
          </m:sub>
        </m:sSub>
      </m:oMath>
      <w:r>
        <w:rPr>
          <w:rFonts w:hint="eastAsia"/>
        </w:rPr>
        <w:t>)</w:t>
      </w:r>
      <w:r>
        <w:t>和both</w:t>
      </w:r>
      <w:r>
        <w:rPr>
          <w:rFonts w:hint="eastAsia"/>
        </w:rPr>
        <w:t>-CRD(</w:t>
      </w:r>
      <w:r>
        <w:t>i.e.</w:t>
      </w:r>
      <m:oMath>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oMath>
      <w:r>
        <w:rPr>
          <w:rFonts w:hint="eastAsia"/>
        </w:rPr>
        <w:t>)</w:t>
      </w:r>
      <w:r>
        <w:t>.对于</w:t>
      </w:r>
      <w:r>
        <w:rPr>
          <w:rFonts w:hint="eastAsia"/>
        </w:rPr>
        <w:t>both-CRD</w:t>
      </w:r>
      <w:r>
        <w:t>中</w:t>
      </w:r>
      <w:r>
        <w:rPr>
          <w:rFonts w:hint="eastAsia"/>
        </w:rPr>
        <w:t>，</w:t>
      </w: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r>
          <w:rPr>
            <w:rFonts w:ascii="Cambria Math" w:hAnsi="Cambria Math"/>
          </w:rPr>
          <m:t>b</m:t>
        </m:r>
      </m:oMath>
      <w:r>
        <w:rPr>
          <w:rFonts w:hint="eastAsia"/>
        </w:rPr>
        <w:t>表示W中存在一个事件轨迹</w:t>
      </w:r>
      <m:oMath>
        <m:r>
          <m:rPr>
            <m:sty m:val="p"/>
          </m:rPr>
          <w:rPr>
            <w:rFonts w:ascii="Cambria Math" w:hAnsi="Cambria Math"/>
          </w:rPr>
          <m:t>σ</m:t>
        </m:r>
      </m:oMath>
      <w:r>
        <w:rPr>
          <w:rFonts w:hint="eastAsia"/>
        </w:rPr>
        <w:t>，满足</w:t>
      </w:r>
      <m:oMath>
        <m:r>
          <m:rPr>
            <m:sty m:val="p"/>
          </m:rPr>
          <w:rPr>
            <w:rFonts w:ascii="Cambria Math" w:hAnsi="Cambria Math" w:hint="eastAsia"/>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oMath>
      <w:r>
        <w:rPr>
          <w:rFonts w:hint="eastAsia"/>
        </w:rPr>
        <w:t>，</w:t>
      </w:r>
      <w:r>
        <w:t>且a紧接着</w:t>
      </w:r>
      <w:r>
        <w:rPr>
          <w:rFonts w:hint="eastAsia"/>
        </w:rPr>
        <w:t>x发生， y紧接着b发生。例如在图3.3中</w:t>
      </w:r>
      <w:r>
        <w:t>有</w:t>
      </w:r>
      <m:oMath>
        <m:r>
          <m:rPr>
            <m:sty m:val="p"/>
          </m:rPr>
          <w:rPr>
            <w:rFonts w:ascii="Cambria Math" w:hAnsi="Cambria Math" w:hint="eastAsia"/>
          </w:rPr>
          <m:t>B</m:t>
        </m:r>
        <m:sSub>
          <m:sSubPr>
            <m:ctrlPr>
              <w:rPr>
                <w:rFonts w:ascii="Cambria Math" w:hAnsi="Cambria Math"/>
              </w:rPr>
            </m:ctrlPr>
          </m:sSubPr>
          <m:e>
            <m:r>
              <m:rPr>
                <m:sty m:val="p"/>
              </m:rPr>
              <w:rPr>
                <w:rFonts w:ascii="Cambria Math" w:hAnsi="Cambria Math"/>
              </w:rPr>
              <m:t>≻</m:t>
            </m:r>
          </m:e>
          <m:sub>
            <m:r>
              <w:rPr>
                <w:rFonts w:ascii="Cambria Math" w:hAnsi="Cambria Math"/>
              </w:rPr>
              <m:t>W,Pre=</m:t>
            </m:r>
            <m:r>
              <m:rPr>
                <m:sty m:val="p"/>
              </m:rPr>
              <w:rPr>
                <w:rFonts w:ascii="Cambria Math" w:hAnsi="Cambria Math"/>
              </w:rPr>
              <m:t>⊥</m:t>
            </m:r>
            <m:r>
              <w:rPr>
                <w:rFonts w:ascii="Cambria Math" w:hAnsi="Cambria Math"/>
              </w:rPr>
              <m:t>,Post=</m:t>
            </m:r>
            <m:r>
              <m:rPr>
                <m:sty m:val="p"/>
              </m:rPr>
              <w:rPr>
                <w:rFonts w:ascii="Cambria Math" w:hAnsi="Cambria Math"/>
              </w:rPr>
              <m:t>⊺</m:t>
            </m:r>
          </m:sub>
        </m:sSub>
        <m:r>
          <w:rPr>
            <w:rFonts w:ascii="Cambria Math" w:hAnsi="Cambria Math"/>
          </w:rPr>
          <m:t>I</m:t>
        </m:r>
      </m:oMath>
      <w:r>
        <w:rPr>
          <w:rFonts w:hint="eastAsia"/>
        </w:rPr>
        <w:t>。pre-CRD</w:t>
      </w:r>
      <w:r w:rsidRPr="001470F7">
        <w:rPr>
          <w:rFonts w:hint="eastAsia"/>
        </w:rPr>
        <w:t xml:space="preserve"> </w:t>
      </w:r>
      <w:r>
        <w:t>和</w:t>
      </w:r>
      <w:r>
        <w:rPr>
          <w:rFonts w:hint="eastAsia"/>
        </w:rPr>
        <w:t>post-CRD均是</w:t>
      </w:r>
      <w:r>
        <w:t>both</w:t>
      </w:r>
      <w:r>
        <w:rPr>
          <w:rFonts w:hint="eastAsia"/>
        </w:rPr>
        <w:t>-CRD的特殊情况。</w:t>
      </w:r>
    </w:p>
    <w:p w:rsidR="008A28CC" w:rsidRDefault="008A28CC" w:rsidP="008A28CC">
      <w:pPr>
        <w:pStyle w:val="ab"/>
        <w:spacing w:beforeLines="0" w:before="0" w:afterLines="0" w:after="0" w:line="400" w:lineRule="exact"/>
        <w:ind w:firstLine="482"/>
      </w:pPr>
      <w:r w:rsidRPr="009C4F96">
        <w:rPr>
          <w:b/>
        </w:rPr>
        <w:t>定义3.5</w:t>
      </w:r>
      <w:r>
        <w:t>(</w:t>
      </w:r>
      <w:r w:rsidRPr="009C4F96">
        <w:rPr>
          <w:i/>
        </w:rPr>
        <w:t>条件可达关系</w:t>
      </w:r>
      <w:r>
        <w:rPr>
          <w:rFonts w:hint="eastAsia"/>
        </w:rPr>
        <w:t>)</w:t>
      </w:r>
      <w:r w:rsidRPr="009C4F96">
        <w:rPr>
          <w:rFonts w:hint="eastAsia"/>
        </w:rPr>
        <w:t xml:space="preserve"> </w:t>
      </w:r>
      <w:r>
        <w:rPr>
          <w:rFonts w:hint="eastAsia"/>
        </w:rPr>
        <w:t>T是一个任务的集合，W是T上的一组事件日志，a,b是T</w:t>
      </w:r>
      <w:r>
        <w:t>中的两个任务，x,y是</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t>中</w:t>
      </w:r>
      <w:r>
        <w:rPr>
          <w:rFonts w:hint="eastAsia"/>
        </w:rPr>
        <w:t>的两个任务，条件可达关系的定义如下：</w:t>
      </w:r>
    </w:p>
    <w:p w:rsidR="008A28CC" w:rsidRPr="000408A4" w:rsidRDefault="008A28CC" w:rsidP="008A28CC">
      <w:pPr>
        <w:pStyle w:val="ab"/>
        <w:numPr>
          <w:ilvl w:val="0"/>
          <w:numId w:val="23"/>
        </w:numPr>
        <w:spacing w:beforeLines="0" w:before="0" w:afterLines="0" w:after="0" w:line="400" w:lineRule="exact"/>
        <w:ind w:firstLineChars="0"/>
      </w:pP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W,Pre=x</m:t>
            </m:r>
          </m:sub>
        </m:sSub>
        <m:r>
          <m:rPr>
            <m:sty m:val="p"/>
          </m:rPr>
          <w:rPr>
            <w:rFonts w:ascii="Cambria Math" w:hAnsi="Cambria Math" w:hint="eastAsia"/>
          </w:rPr>
          <m:t>b</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σ∈W∧1≤i≤</m:t>
                </m:r>
                <m:d>
                  <m:dPr>
                    <m:begChr m:val="|"/>
                    <m:endChr m:val="|"/>
                    <m:ctrlPr>
                      <w:rPr>
                        <w:rFonts w:ascii="Cambria Math" w:hAnsi="Cambria Math"/>
                        <w:i/>
                      </w:rPr>
                    </m:ctrlPr>
                  </m:dPr>
                  <m:e>
                    <m:r>
                      <w:rPr>
                        <w:rFonts w:ascii="Cambria Math" w:hAnsi="Cambria Math"/>
                      </w:rPr>
                      <m:t>σ</m:t>
                    </m:r>
                  </m:e>
                </m:d>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=x∧a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e>
        </m:d>
      </m:oMath>
    </w:p>
    <w:p w:rsidR="008A28CC" w:rsidRPr="009C4F96" w:rsidRDefault="008A28CC" w:rsidP="008A28CC">
      <w:pPr>
        <w:pStyle w:val="ab"/>
        <w:numPr>
          <w:ilvl w:val="0"/>
          <w:numId w:val="23"/>
        </w:numPr>
        <w:spacing w:beforeLines="0" w:before="0" w:afterLines="0" w:after="0" w:line="400" w:lineRule="exact"/>
        <w:ind w:firstLineChars="0"/>
      </w:pP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W,Post=</m:t>
            </m:r>
            <m:r>
              <w:rPr>
                <w:rFonts w:ascii="Cambria Math" w:hAnsi="Cambria Math" w:hint="eastAsia"/>
              </w:rPr>
              <m:t>y</m:t>
            </m:r>
          </m:sub>
        </m:sSub>
        <m:r>
          <m:rPr>
            <m:sty m:val="p"/>
          </m:rPr>
          <w:rPr>
            <w:rFonts w:ascii="Cambria Math" w:hAnsi="Cambria Math" w:hint="eastAsia"/>
          </w:rPr>
          <m:t>b</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σ∈W∧1≤j≤</m:t>
            </m:r>
            <m:d>
              <m:dPr>
                <m:begChr m:val="|"/>
                <m:endChr m:val="|"/>
                <m:ctrlPr>
                  <w:rPr>
                    <w:rFonts w:ascii="Cambria Math" w:hAnsi="Cambria Math"/>
                    <w:i/>
                  </w:rPr>
                </m:ctrlPr>
              </m:dPr>
              <m:e>
                <m:r>
                  <w:rPr>
                    <w:rFonts w:ascii="Cambria Math" w:hAnsi="Cambria Math"/>
                  </w:rPr>
                  <m:t>σ</m:t>
                </m:r>
              </m:e>
            </m:d>
          </m:sub>
        </m:sSub>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=b∧</m:t>
        </m:r>
        <m:sSub>
          <m:sSubPr>
            <m:ctrlPr>
              <w:rPr>
                <w:rFonts w:ascii="Cambria Math" w:hAnsi="Cambria Math"/>
                <w:i/>
              </w:rPr>
            </m:ctrlPr>
          </m:sSubPr>
          <m:e>
            <m:r>
              <w:rPr>
                <w:rFonts w:ascii="Cambria Math" w:hAnsi="Cambria Math"/>
              </w:rPr>
              <m:t>σ</m:t>
            </m:r>
          </m:e>
          <m:sub>
            <m:r>
              <w:rPr>
                <w:rFonts w:ascii="Cambria Math" w:hAnsi="Cambria Math"/>
              </w:rPr>
              <m:t>j+1</m:t>
            </m:r>
          </m:sub>
        </m:sSub>
        <m:r>
          <w:rPr>
            <w:rFonts w:ascii="Cambria Math" w:hAnsi="Cambria Math"/>
          </w:rPr>
          <m:t>=y∧a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p>
    <w:p w:rsidR="008A28CC" w:rsidRDefault="008A28CC" w:rsidP="008A28CC">
      <w:pPr>
        <w:pStyle w:val="ab"/>
        <w:numPr>
          <w:ilvl w:val="0"/>
          <w:numId w:val="23"/>
        </w:numPr>
        <w:spacing w:beforeLines="0" w:before="0" w:afterLines="0" w:after="0" w:line="400" w:lineRule="exact"/>
        <w:ind w:firstLineChars="0"/>
      </w:pPr>
      <m:oMath>
        <m:r>
          <m:rPr>
            <m:sty m:val="p"/>
          </m:rPr>
          <w:rPr>
            <w:rFonts w:ascii="Cambria Math" w:hAnsi="Cambria Math" w:hint="eastAsia"/>
          </w:rPr>
          <m:t>a</m:t>
        </m:r>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r>
          <m:rPr>
            <m:sty m:val="p"/>
          </m:rPr>
          <w:rPr>
            <w:rFonts w:ascii="Cambria Math" w:hAnsi="Cambria Math" w:hint="eastAsia"/>
          </w:rPr>
          <m:t>b</m:t>
        </m:r>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σ∈W∧1≤i,j≤</m:t>
            </m:r>
            <m:d>
              <m:dPr>
                <m:begChr m:val="|"/>
                <m:endChr m:val="|"/>
                <m:ctrlPr>
                  <w:rPr>
                    <w:rFonts w:ascii="Cambria Math" w:hAnsi="Cambria Math"/>
                    <w:i/>
                  </w:rPr>
                </m:ctrlPr>
              </m:dPr>
              <m:e>
                <m:r>
                  <w:rPr>
                    <w:rFonts w:ascii="Cambria Math" w:hAnsi="Cambria Math"/>
                  </w:rPr>
                  <m:t>σ</m:t>
                </m:r>
              </m:e>
            </m:d>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=x∧σ</m:t>
            </m:r>
          </m:e>
          <m:sub>
            <m:r>
              <w:rPr>
                <w:rFonts w:ascii="Cambria Math" w:hAnsi="Cambria Math"/>
              </w:rPr>
              <m:t>j</m:t>
            </m:r>
          </m:sub>
        </m:sSub>
        <m:r>
          <w:rPr>
            <w:rFonts w:ascii="Cambria Math" w:hAnsi="Cambria Math"/>
          </w:rPr>
          <m:t>=b∧</m:t>
        </m:r>
        <m:sSub>
          <m:sSubPr>
            <m:ctrlPr>
              <w:rPr>
                <w:rFonts w:ascii="Cambria Math" w:hAnsi="Cambria Math"/>
                <w:i/>
              </w:rPr>
            </m:ctrlPr>
          </m:sSubPr>
          <m:e>
            <m:r>
              <w:rPr>
                <w:rFonts w:ascii="Cambria Math" w:hAnsi="Cambria Math"/>
              </w:rPr>
              <m:t>σ</m:t>
            </m:r>
          </m:e>
          <m:sub>
            <m:r>
              <w:rPr>
                <w:rFonts w:ascii="Cambria Math" w:hAnsi="Cambria Math"/>
              </w:rPr>
              <m:t>j+1</m:t>
            </m:r>
          </m:sub>
        </m:sSub>
        <m:r>
          <w:rPr>
            <w:rFonts w:ascii="Cambria Math" w:hAnsi="Cambria Math"/>
          </w:rPr>
          <m:t>=y∧a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p>
    <w:p w:rsidR="008A28CC" w:rsidRDefault="008A28CC" w:rsidP="008A28CC">
      <w:pPr>
        <w:pStyle w:val="ab"/>
        <w:spacing w:beforeLines="0" w:before="0" w:afterLines="0" w:after="0" w:line="400" w:lineRule="exact"/>
      </w:pPr>
      <w:r>
        <w:rPr>
          <w:rFonts w:hint="eastAsia"/>
        </w:rPr>
        <w:t>基于条件可达关系，定义3.</w:t>
      </w:r>
      <w:r>
        <w:t>6</w:t>
      </w:r>
      <w:r>
        <w:rPr>
          <w:rFonts w:hint="eastAsia"/>
        </w:rPr>
        <w:t>给出了不可见任务相关的可达关系。对于两个不可见任务x,y,</w:t>
      </w: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y</m:t>
        </m:r>
      </m:oMath>
      <w:r>
        <w:rPr>
          <w:rFonts w:hint="eastAsia"/>
        </w:rPr>
        <w:t>成立</w:t>
      </w:r>
      <w:r>
        <w:t>当且仅当存在四个任务</w:t>
      </w:r>
      <w:r>
        <w:rPr>
          <w:rFonts w:hint="eastAsia"/>
        </w:rPr>
        <w:t>a</w:t>
      </w:r>
      <w:r w:rsidRPr="00F51307">
        <w:rPr>
          <w:vertAlign w:val="subscript"/>
        </w:rPr>
        <w:t>1</w:t>
      </w:r>
      <w:r>
        <w:t>,a</w:t>
      </w:r>
      <w:r w:rsidRPr="00F51307">
        <w:rPr>
          <w:vertAlign w:val="subscript"/>
        </w:rPr>
        <w:t>2</w:t>
      </w:r>
      <w:r>
        <w:t>,b</w:t>
      </w:r>
      <w:r w:rsidRPr="009E7F84">
        <w:rPr>
          <w:vertAlign w:val="subscript"/>
        </w:rPr>
        <w:t>1</w:t>
      </w:r>
      <w:r>
        <w:rPr>
          <w:rFonts w:hint="eastAsia"/>
        </w:rPr>
        <w:t>和</w:t>
      </w:r>
      <w:r>
        <w:t>b</w:t>
      </w:r>
      <w:r w:rsidRPr="009E7F84">
        <w:rPr>
          <w:vertAlign w:val="subscript"/>
        </w:rPr>
        <w:t>2</w:t>
      </w:r>
      <w:r>
        <w:rPr>
          <w:rFonts w:hint="eastAsia"/>
        </w:rPr>
        <w:t>满足</w:t>
      </w:r>
      <m:oMath>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sub>
            <m:r>
              <w:rPr>
                <w:rFonts w:ascii="Cambria Math" w:hAnsi="Cambria Math"/>
              </w:rPr>
              <m:t>W</m:t>
            </m:r>
          </m:sub>
        </m:sSub>
        <m:r>
          <w:rPr>
            <w:rFonts w:ascii="Cambria Math" w:hAnsi="Cambria Math"/>
          </w:rPr>
          <m:t>x</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1</m:t>
            </m:r>
          </m:sub>
        </m:sSub>
      </m:oMath>
      <w:r>
        <w:t>,</w:t>
      </w:r>
      <m:oMath>
        <m:r>
          <m:rPr>
            <m:sty m:val="p"/>
          </m:rPr>
          <w:rPr>
            <w:rFonts w:ascii="Cambria Math" w:hAnsi="Cambria Math"/>
          </w:rPr>
          <m:t xml:space="preserve"> </m:t>
        </m:r>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sub>
            <m:r>
              <w:rPr>
                <w:rFonts w:ascii="Cambria Math" w:hAnsi="Cambria Math"/>
              </w:rPr>
              <m:t>W</m:t>
            </m:r>
          </m:sub>
        </m:sSub>
        <m:r>
          <w:rPr>
            <w:rFonts w:ascii="Cambria Math" w:hAnsi="Cambria Math"/>
          </w:rPr>
          <m:t>y</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rPr>
            </m:ctrlPr>
          </m:sSubPr>
          <m:e>
            <m:r>
              <m:rPr>
                <m:sty m:val="p"/>
              </m:rPr>
              <w:rPr>
                <w:rFonts w:ascii="Cambria Math" w:hAnsi="Cambria Math" w:hint="eastAsia"/>
              </w:rPr>
              <m:t>b</m:t>
            </m:r>
          </m:e>
          <m:sub>
            <m:r>
              <w:rPr>
                <w:rFonts w:ascii="Cambria Math" w:hAnsi="Cambria Math"/>
              </w:rPr>
              <m:t>1</m:t>
            </m:r>
          </m:sub>
        </m:sSub>
        <m:sSub>
          <m:sSubPr>
            <m:ctrlPr>
              <w:rPr>
                <w:rFonts w:ascii="Cambria Math" w:hAnsi="Cambria Math"/>
              </w:rPr>
            </m:ctrlPr>
          </m:sSubPr>
          <m:e>
            <m:r>
              <m:rPr>
                <m:sty m:val="p"/>
              </m:rPr>
              <w:rPr>
                <w:rFonts w:ascii="Cambria Math" w:hAnsi="Cambria Math"/>
              </w:rPr>
              <m:t>≻</m:t>
            </m:r>
          </m:e>
          <m:sub>
            <m:r>
              <w:rPr>
                <w:rFonts w:ascii="Cambria Math" w:hAnsi="Cambria Math"/>
              </w:rPr>
              <m:t>W,Pre=x,Post=y</m:t>
            </m:r>
          </m:sub>
        </m:sSub>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sidR="00B62C0F">
        <w:rPr>
          <w:rFonts w:hint="eastAsia"/>
        </w:rPr>
        <w:t>。</w:t>
      </w:r>
      <w:r>
        <w:rPr>
          <w:rFonts w:hint="eastAsia"/>
        </w:rPr>
        <w:t>对于一个不可见任务x</w:t>
      </w:r>
      <w:r>
        <w:t>和一个可见任务</w:t>
      </w:r>
      <w:r>
        <w:rPr>
          <w:rFonts w:hint="eastAsia"/>
        </w:rPr>
        <w:t>m,</w:t>
      </w:r>
      <m:oMath>
        <m:r>
          <m:rPr>
            <m:sty m:val="p"/>
          </m:rPr>
          <w:rPr>
            <w:rFonts w:ascii="Cambria Math" w:hAnsi="Cambria Math"/>
          </w:rPr>
          <m:t xml:space="preserve"> 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m:t>
        </m:r>
      </m:oMath>
      <w:r>
        <w:rPr>
          <w:rFonts w:hint="eastAsia"/>
        </w:rPr>
        <w:t>成立当且仅当存在两个任务a,b,满足</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x</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b</m:t>
        </m:r>
      </m:oMath>
      <w:r>
        <w:rPr>
          <w:rFonts w:hint="eastAsia"/>
        </w:rPr>
        <w:t>且</w:t>
      </w:r>
      <m:oMath>
        <m:r>
          <m:rPr>
            <m:sty m:val="p"/>
          </m:rPr>
          <w:rPr>
            <w:rFonts w:ascii="Cambria Math" w:hAnsi="Cambria Math" w:hint="eastAsia"/>
          </w:rPr>
          <m:t>b</m:t>
        </m:r>
        <m:sSub>
          <m:sSubPr>
            <m:ctrlPr>
              <w:rPr>
                <w:rFonts w:ascii="Cambria Math" w:hAnsi="Cambria Math"/>
              </w:rPr>
            </m:ctrlPr>
          </m:sSubPr>
          <m:e>
            <m:r>
              <m:rPr>
                <m:sty m:val="p"/>
              </m:rPr>
              <w:rPr>
                <w:rFonts w:ascii="Cambria Math" w:hAnsi="Cambria Math"/>
              </w:rPr>
              <m:t>≻</m:t>
            </m:r>
          </m:e>
          <m:sub>
            <m:r>
              <w:rPr>
                <w:rFonts w:ascii="Cambria Math" w:hAnsi="Cambria Math"/>
              </w:rPr>
              <m:t>W,Pre=a</m:t>
            </m:r>
          </m:sub>
        </m:sSub>
        <m:r>
          <m:rPr>
            <m:sty m:val="p"/>
          </m:rPr>
          <w:rPr>
            <w:rFonts w:ascii="Cambria Math" w:hAnsi="Cambria Math"/>
          </w:rPr>
          <m:t>m</m:t>
        </m:r>
      </m:oMath>
      <w:r>
        <w:rPr>
          <w:rFonts w:hint="eastAsia"/>
        </w:rPr>
        <w:t>。例如在图3.3所示的流程模型中，</w:t>
      </w:r>
      <m:oMath>
        <m:r>
          <m:rPr>
            <m:sty m:val="p"/>
          </m:rPr>
          <w:rPr>
            <w:rFonts w:ascii="Cambria Math" w:hAnsi="Cambria Math"/>
          </w:rPr>
          <m:t>I1</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E</m:t>
        </m:r>
      </m:oMath>
      <w:r>
        <w:rPr>
          <w:rFonts w:hint="eastAsia"/>
        </w:rPr>
        <w:t>成立，因为与有</w:t>
      </w: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I1</m:t>
        </m:r>
      </m:oMath>
      <w:r>
        <w:rPr>
          <w:rFonts w:hint="eastAsia"/>
        </w:rPr>
        <w:t>,</w:t>
      </w:r>
      <m:oMath>
        <m:r>
          <m:rPr>
            <m:sty m:val="p"/>
          </m:rPr>
          <w:rPr>
            <w:rFonts w:ascii="Cambria Math" w:hAnsi="Cambria Math" w:hint="eastAsia"/>
          </w:rPr>
          <m:t xml:space="preserve"> </m:t>
        </m:r>
        <m:r>
          <m:rPr>
            <m:sty m:val="p"/>
          </m:rPr>
          <w:rPr>
            <w:rFonts w:ascii="Cambria Math" w:hAnsi="Cambria Math"/>
          </w:rPr>
          <m:t>D</m:t>
        </m:r>
        <m:sSub>
          <m:sSubPr>
            <m:ctrlPr>
              <w:rPr>
                <w:rFonts w:ascii="Cambria Math" w:hAnsi="Cambria Math"/>
              </w:rPr>
            </m:ctrlPr>
          </m:sSubPr>
          <m:e>
            <m:r>
              <m:rPr>
                <m:sty m:val="p"/>
              </m:rPr>
              <w:rPr>
                <w:rFonts w:ascii="Cambria Math" w:hAnsi="Cambria Math"/>
              </w:rPr>
              <m:t>≻</m:t>
            </m:r>
          </m:e>
          <m:sub>
            <m:r>
              <w:rPr>
                <w:rFonts w:ascii="Cambria Math" w:hAnsi="Cambria Math"/>
              </w:rPr>
              <m:t>W,Pre=A</m:t>
            </m:r>
          </m:sub>
        </m:sSub>
        <m:r>
          <m:rPr>
            <m:sty m:val="p"/>
          </m:rPr>
          <w:rPr>
            <w:rFonts w:ascii="Cambria Math" w:hAnsi="Cambria Math"/>
          </w:rPr>
          <m:t>E</m:t>
        </m:r>
      </m:oMath>
      <w:r>
        <w:t>和</w:t>
      </w:r>
      <m:oMath>
        <m:r>
          <m:rPr>
            <m:sty m:val="p"/>
          </m:rPr>
          <w:rPr>
            <w:rFonts w:ascii="Cambria Math" w:hAnsi="Cambria Math"/>
          </w:rPr>
          <m:t>I1</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D</m:t>
        </m:r>
      </m:oMath>
      <w:r>
        <w:rPr>
          <w:rFonts w:hint="eastAsia"/>
        </w:rPr>
        <w:t>成立。</w:t>
      </w:r>
      <m:oMath>
        <m:r>
          <m:rPr>
            <m:sty m:val="p"/>
          </m:rPr>
          <w:rPr>
            <w:rFonts w:ascii="Cambria Math" w:hAnsi="Cambria Math"/>
          </w:rPr>
          <m:t>m</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x</m:t>
        </m:r>
      </m:oMath>
      <w:r>
        <w:rPr>
          <w:rFonts w:hint="eastAsia"/>
        </w:rPr>
        <w:t>与</w:t>
      </w: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m:t>
        </m:r>
      </m:oMath>
      <w:r w:rsidR="0089233F" w:rsidRPr="0089233F">
        <w:rPr>
          <w:rFonts w:hint="eastAsia"/>
        </w:rPr>
        <w:t xml:space="preserve"> </w:t>
      </w:r>
      <w:r w:rsidR="0089233F">
        <w:rPr>
          <w:rFonts w:hint="eastAsia"/>
        </w:rPr>
        <w:t>相类似</w:t>
      </w:r>
      <w:r w:rsidR="001672C1">
        <w:rPr>
          <w:rFonts w:hint="eastAsia"/>
        </w:rPr>
        <w:t>。</w:t>
      </w:r>
    </w:p>
    <w:p w:rsidR="008A28CC" w:rsidRDefault="008A28CC" w:rsidP="008A28CC">
      <w:pPr>
        <w:pStyle w:val="ab"/>
        <w:spacing w:beforeLines="0" w:before="0" w:afterLines="0" w:after="0" w:line="400" w:lineRule="exact"/>
        <w:ind w:firstLine="482"/>
      </w:pPr>
      <w:r w:rsidRPr="009C4F96">
        <w:rPr>
          <w:b/>
        </w:rPr>
        <w:t>定义3.</w:t>
      </w:r>
      <w:r>
        <w:rPr>
          <w:b/>
        </w:rPr>
        <w:t>6</w:t>
      </w:r>
      <w:r>
        <w:t>(</w:t>
      </w:r>
      <w:r w:rsidRPr="00D11B5E">
        <w:rPr>
          <w:rFonts w:hint="eastAsia"/>
          <w:i/>
        </w:rPr>
        <w:t>不可见任务相关的可达关系</w:t>
      </w:r>
      <w:r>
        <w:rPr>
          <w:rFonts w:hint="eastAsia"/>
        </w:rPr>
        <w:t>)</w:t>
      </w:r>
      <w:r w:rsidRPr="009C4F96">
        <w:rPr>
          <w:rFonts w:hint="eastAsia"/>
        </w:rPr>
        <w:t xml:space="preserve"> </w:t>
      </w:r>
      <w:r>
        <w:rPr>
          <w:rFonts w:hint="eastAsia"/>
        </w:rPr>
        <w:t>T是一个任务的集合，W是T上的一</w:t>
      </w:r>
      <w:r>
        <w:rPr>
          <w:rFonts w:hint="eastAsia"/>
        </w:rPr>
        <w:lastRenderedPageBreak/>
        <w:t>组事件日志，a,b是T</w:t>
      </w:r>
      <w:r>
        <w:t>中的两个任务，x,y是</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t>中</w:t>
      </w:r>
      <w:r>
        <w:rPr>
          <w:rFonts w:hint="eastAsia"/>
        </w:rPr>
        <w:t>的两个任务，条件可达关系的定义如下：</w:t>
      </w:r>
    </w:p>
    <w:p w:rsidR="008A28CC" w:rsidRPr="00F606C3" w:rsidRDefault="008A28CC" w:rsidP="008A28CC">
      <w:pPr>
        <w:pStyle w:val="ab"/>
        <w:numPr>
          <w:ilvl w:val="0"/>
          <w:numId w:val="24"/>
        </w:numPr>
        <w:spacing w:beforeLines="0" w:before="0" w:afterLines="0" w:after="0" w:line="400" w:lineRule="exact"/>
        <w:ind w:firstLineChars="0"/>
      </w:pP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d>
              <m:dPr>
                <m:begChr m:val="（"/>
                <m:endChr m:val="）"/>
                <m:ctrlPr>
                  <w:rPr>
                    <w:rFonts w:ascii="Cambria Math" w:hAnsi="Cambria Math"/>
                    <w:i/>
                  </w:rPr>
                </m:ctrlPr>
              </m:dPr>
              <m:e>
                <m:r>
                  <w:rPr>
                    <w:rFonts w:ascii="Cambria Math" w:hAnsi="Cambria Math"/>
                  </w:rPr>
                  <m:t>a=</m:t>
                </m:r>
                <m:r>
                  <m:rPr>
                    <m:sty m:val="p"/>
                  </m:rPr>
                  <w:rPr>
                    <w:rFonts w:ascii="Cambria Math" w:hAnsi="Cambria Math"/>
                  </w:rPr>
                  <m:t>⊥∨a∈W</m:t>
                </m:r>
              </m:e>
            </m:d>
            <m:r>
              <w:rPr>
                <w:rFonts w:ascii="Cambria Math" w:hAnsi="Cambria Math"/>
              </w:rPr>
              <m:t>∧b∈W</m:t>
            </m:r>
          </m:sub>
        </m:sSub>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b∧</m:t>
        </m:r>
        <m:r>
          <m:rPr>
            <m:sty m:val="p"/>
          </m:rPr>
          <w:rPr>
            <w:rFonts w:ascii="Cambria Math" w:hAnsi="Cambria Math" w:hint="eastAsia"/>
          </w:rPr>
          <m:t>b</m:t>
        </m:r>
        <m:sSub>
          <m:sSubPr>
            <m:ctrlPr>
              <w:rPr>
                <w:rFonts w:ascii="Cambria Math" w:hAnsi="Cambria Math"/>
              </w:rPr>
            </m:ctrlPr>
          </m:sSubPr>
          <m:e>
            <m:r>
              <m:rPr>
                <m:sty m:val="p"/>
              </m:rPr>
              <w:rPr>
                <w:rFonts w:ascii="Cambria Math" w:hAnsi="Cambria Math"/>
              </w:rPr>
              <m:t>≻</m:t>
            </m:r>
          </m:e>
          <m:sub>
            <m:r>
              <w:rPr>
                <w:rFonts w:ascii="Cambria Math" w:hAnsi="Cambria Math"/>
              </w:rPr>
              <m:t>W,Pre=a</m:t>
            </m:r>
          </m:sub>
        </m:sSub>
        <m:r>
          <m:rPr>
            <m:sty m:val="p"/>
          </m:rPr>
          <w:rPr>
            <w:rFonts w:ascii="Cambria Math" w:hAnsi="Cambria Math"/>
          </w:rPr>
          <m:t>m</m:t>
        </m:r>
      </m:oMath>
    </w:p>
    <w:p w:rsidR="008A28CC" w:rsidRPr="00F606C3" w:rsidRDefault="008A28CC" w:rsidP="008A28CC">
      <w:pPr>
        <w:pStyle w:val="ab"/>
        <w:numPr>
          <w:ilvl w:val="0"/>
          <w:numId w:val="24"/>
        </w:numPr>
        <w:spacing w:beforeLines="0" w:before="0" w:afterLines="0" w:after="0" w:line="400" w:lineRule="exact"/>
        <w:ind w:firstLineChars="0"/>
      </w:pPr>
      <m:oMath>
        <m:r>
          <m:rPr>
            <m:sty m:val="p"/>
          </m:rPr>
          <w:rPr>
            <w:rFonts w:ascii="Cambria Math" w:hAnsi="Cambria Math"/>
          </w:rPr>
          <m:t>m</m:t>
        </m:r>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a∈W∧</m:t>
            </m:r>
            <m:r>
              <w:rPr>
                <w:rFonts w:ascii="Cambria Math" w:hAnsi="Cambria Math"/>
              </w:rPr>
              <m:t>（</m:t>
            </m:r>
            <m:r>
              <w:rPr>
                <w:rFonts w:ascii="Cambria Math" w:hAnsi="Cambria Math"/>
              </w:rPr>
              <m:t>b=</m:t>
            </m:r>
            <m:r>
              <m:rPr>
                <m:sty m:val="p"/>
              </m:rPr>
              <w:rPr>
                <w:rFonts w:ascii="Cambria Math" w:hAnsi="Cambria Math"/>
              </w:rPr>
              <m:t>⊺∨b∈W</m:t>
            </m:r>
            <m:r>
              <w:rPr>
                <w:rFonts w:ascii="Cambria Math" w:hAnsi="Cambria Math"/>
              </w:rPr>
              <m:t>）</m:t>
            </m:r>
          </m:sub>
        </m:sSub>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b∧m</m:t>
        </m:r>
        <m:sSub>
          <m:sSubPr>
            <m:ctrlPr>
              <w:rPr>
                <w:rFonts w:ascii="Cambria Math" w:hAnsi="Cambria Math"/>
              </w:rPr>
            </m:ctrlPr>
          </m:sSubPr>
          <m:e>
            <m:r>
              <m:rPr>
                <m:sty m:val="p"/>
              </m:rPr>
              <w:rPr>
                <w:rFonts w:ascii="Cambria Math" w:hAnsi="Cambria Math"/>
              </w:rPr>
              <m:t>≻</m:t>
            </m:r>
          </m:e>
          <m:sub>
            <m:r>
              <w:rPr>
                <w:rFonts w:ascii="Cambria Math" w:hAnsi="Cambria Math"/>
              </w:rPr>
              <m:t>W,Post=b</m:t>
            </m:r>
          </m:sub>
        </m:sSub>
        <m:r>
          <m:rPr>
            <m:sty m:val="p"/>
          </m:rPr>
          <w:rPr>
            <w:rFonts w:ascii="Cambria Math" w:hAnsi="Cambria Math"/>
          </w:rPr>
          <m:t>a</m:t>
        </m:r>
      </m:oMath>
    </w:p>
    <w:p w:rsidR="008A28CC" w:rsidRPr="00F606C3" w:rsidRDefault="008A28CC" w:rsidP="008A28CC">
      <w:pPr>
        <w:pStyle w:val="ab"/>
        <w:numPr>
          <w:ilvl w:val="0"/>
          <w:numId w:val="24"/>
        </w:numPr>
        <w:spacing w:beforeLines="0" w:before="0" w:afterLines="0" w:after="0" w:line="400" w:lineRule="exact"/>
        <w:ind w:firstLineChars="0"/>
      </w:pPr>
      <m:oMath>
        <m:r>
          <m:rPr>
            <m:sty m:val="p"/>
          </m:rPr>
          <w:rPr>
            <w:rFonts w:ascii="Cambria Math" w:hAnsi="Cambria Math"/>
          </w:rPr>
          <m:t>x</m:t>
        </m:r>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∈W∧</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2</m:t>
                </m:r>
              </m:sub>
            </m:sSub>
            <m:r>
              <m:rPr>
                <m:sty m:val="p"/>
              </m:rPr>
              <w:rPr>
                <w:rFonts w:ascii="Cambria Math" w:hAnsi="Cambria Math"/>
              </w:rPr>
              <m:t>∈W</m:t>
            </m:r>
            <m:r>
              <w:rPr>
                <w:rFonts w:ascii="Cambria Math" w:hAnsi="Cambria Math"/>
              </w:rPr>
              <m:t>）</m:t>
            </m:r>
          </m:sub>
        </m:sSub>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sub>
            <m:r>
              <w:rPr>
                <w:rFonts w:ascii="Cambria Math" w:hAnsi="Cambria Math"/>
              </w:rPr>
              <m:t>W</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sub>
            <m:r>
              <w:rPr>
                <w:rFonts w:ascii="Cambria Math" w:hAnsi="Cambria Math"/>
              </w:rPr>
              <m:t>W</m:t>
            </m:r>
          </m:sub>
        </m:s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m:rPr>
                <m:sty m:val="p"/>
              </m:rPr>
              <w:rPr>
                <w:rFonts w:ascii="Cambria Math" w:hAnsi="Cambria Math"/>
              </w:rPr>
              <m:t>≻</m:t>
            </m:r>
          </m:e>
          <m:sub>
            <m:r>
              <w:rPr>
                <w:rFonts w:ascii="Cambria Math" w:hAnsi="Cambria Math"/>
              </w:rPr>
              <m:t>W,Pre=</m:t>
            </m:r>
            <m:sSub>
              <m:sSubPr>
                <m:ctrlPr>
                  <w:rPr>
                    <w:rFonts w:ascii="Cambria Math" w:hAnsi="Cambria Math"/>
                    <w:i/>
                  </w:rPr>
                </m:ctrlPr>
              </m:sSubPr>
              <m:e>
                <m:r>
                  <w:rPr>
                    <w:rFonts w:ascii="Cambria Math" w:hAnsi="Cambria Math"/>
                  </w:rPr>
                  <m:t>a</m:t>
                </m:r>
              </m:e>
              <m:sub>
                <m:r>
                  <w:rPr>
                    <w:rFonts w:ascii="Cambria Math" w:hAnsi="Cambria Math"/>
                  </w:rPr>
                  <m:t>1</m:t>
                </m:r>
              </m:sub>
            </m:sSub>
            <m:r>
              <m:rPr>
                <m:sty m:val="p"/>
              </m:rPr>
              <w:rPr>
                <w:rFonts w:ascii="Cambria Math" w:hAnsi="Cambria Math" w:hint="eastAsia"/>
              </w:rPr>
              <m:t>,</m:t>
            </m:r>
            <m:r>
              <w:rPr>
                <w:rFonts w:ascii="Cambria Math" w:hAnsi="Cambria Math"/>
              </w:rPr>
              <m:t>Post=</m:t>
            </m:r>
            <m:sSub>
              <m:sSubPr>
                <m:ctrlPr>
                  <w:rPr>
                    <w:rFonts w:ascii="Cambria Math" w:hAnsi="Cambria Math"/>
                    <w:i/>
                  </w:rPr>
                </m:ctrlPr>
              </m:sSubPr>
              <m:e>
                <m:r>
                  <w:rPr>
                    <w:rFonts w:ascii="Cambria Math" w:hAnsi="Cambria Math"/>
                  </w:rPr>
                  <m:t>b</m:t>
                </m:r>
              </m:e>
              <m:sub>
                <m:r>
                  <w:rPr>
                    <w:rFonts w:ascii="Cambria Math" w:hAnsi="Cambria Math"/>
                  </w:rPr>
                  <m:t>2</m:t>
                </m:r>
              </m:sub>
            </m:sSub>
          </m:sub>
        </m:sSub>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p>
    <w:p w:rsidR="008A28CC" w:rsidRDefault="008A28CC" w:rsidP="008A28CC">
      <w:pPr>
        <w:pStyle w:val="ab"/>
      </w:pPr>
      <w:r>
        <w:rPr>
          <w:noProof/>
        </w:rPr>
        <w:drawing>
          <wp:inline distT="0" distB="0" distL="0" distR="0" wp14:anchorId="2E84AC25" wp14:editId="32CCE075">
            <wp:extent cx="5477510" cy="1285240"/>
            <wp:effectExtent l="0" t="0" r="8890" b="0"/>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7510" cy="1285240"/>
                    </a:xfrm>
                    <a:prstGeom prst="rect">
                      <a:avLst/>
                    </a:prstGeom>
                    <a:noFill/>
                    <a:ln>
                      <a:noFill/>
                    </a:ln>
                  </pic:spPr>
                </pic:pic>
              </a:graphicData>
            </a:graphic>
          </wp:inline>
        </w:drawing>
      </w:r>
    </w:p>
    <w:p w:rsidR="008A28CC" w:rsidRPr="0082013A" w:rsidRDefault="008A28CC" w:rsidP="008A28CC">
      <w:pPr>
        <w:pStyle w:val="aa"/>
        <w:spacing w:line="400" w:lineRule="exact"/>
        <w:ind w:firstLine="440"/>
        <w:jc w:val="center"/>
        <w:rPr>
          <w:sz w:val="22"/>
        </w:rPr>
      </w:pPr>
      <w:r w:rsidRPr="0082013A">
        <w:rPr>
          <w:sz w:val="22"/>
        </w:rPr>
        <w:t>图</w:t>
      </w:r>
      <w:r>
        <w:rPr>
          <w:sz w:val="22"/>
        </w:rPr>
        <w:t>3</w:t>
      </w:r>
      <w:r w:rsidRPr="0082013A">
        <w:rPr>
          <w:sz w:val="22"/>
        </w:rPr>
        <w:t>.</w:t>
      </w:r>
      <w:r>
        <w:rPr>
          <w:sz w:val="22"/>
        </w:rPr>
        <w:t>3</w:t>
      </w:r>
      <w:r>
        <w:rPr>
          <w:rFonts w:hint="eastAsia"/>
          <w:sz w:val="22"/>
        </w:rPr>
        <w:t>一个没有</w:t>
      </w:r>
      <w:r>
        <w:rPr>
          <w:sz w:val="22"/>
        </w:rPr>
        <w:t>补充可达关系的流程模型</w:t>
      </w:r>
      <w:r w:rsidR="007607F0">
        <w:rPr>
          <w:sz w:val="22"/>
        </w:rPr>
        <w:t>挖掘</w:t>
      </w:r>
      <w:r>
        <w:rPr>
          <w:sz w:val="22"/>
        </w:rPr>
        <w:t>样例</w:t>
      </w:r>
      <w:r w:rsidRPr="0082013A">
        <w:rPr>
          <w:sz w:val="22"/>
        </w:rPr>
        <w:t xml:space="preserve"> </w:t>
      </w:r>
    </w:p>
    <w:p w:rsidR="008A28CC" w:rsidRDefault="008A28CC" w:rsidP="008A28CC">
      <w:pPr>
        <w:pStyle w:val="2"/>
      </w:pPr>
      <w:bookmarkStart w:id="33" w:name="_Toc415228146"/>
      <w:r>
        <w:t>发现非自由选择结构</w:t>
      </w:r>
      <w:bookmarkEnd w:id="33"/>
    </w:p>
    <w:p w:rsidR="008A28CC" w:rsidRDefault="008A28CC" w:rsidP="008A28CC">
      <w:pPr>
        <w:pStyle w:val="ab"/>
        <w:spacing w:beforeLines="0" w:before="0" w:afterLines="0" w:after="0" w:line="400" w:lineRule="exact"/>
      </w:pPr>
      <w:r>
        <w:rPr>
          <w:rFonts w:hint="eastAsia"/>
        </w:rPr>
        <w:t>在</w:t>
      </w:r>
      <w:r>
        <w:t>上一</w:t>
      </w:r>
      <w:r>
        <w:rPr>
          <w:rFonts w:hint="eastAsia"/>
        </w:rPr>
        <w:t>节</w:t>
      </w:r>
      <w:r>
        <w:t>完成补充</w:t>
      </w:r>
      <w:r w:rsidR="00D63593">
        <w:t>与</w:t>
      </w:r>
      <w:r>
        <w:t>不可见任务</w:t>
      </w:r>
      <w:r w:rsidR="00D63593">
        <w:t>相关</w:t>
      </w:r>
      <w:r>
        <w:t>的可达关系后，</w:t>
      </w:r>
      <w:r>
        <w:rPr>
          <w:rFonts w:hint="eastAsia"/>
        </w:rPr>
        <w:t>这一节介绍发现</w:t>
      </w:r>
      <w:r w:rsidR="00D63593">
        <w:rPr>
          <w:rFonts w:hint="eastAsia"/>
        </w:rPr>
        <w:t>非自由选择结构</w:t>
      </w:r>
      <w:r>
        <w:t>。</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算法可以在</w:t>
      </w:r>
      <w:r>
        <w:t>大多数情况下</w:t>
      </w:r>
      <w:r>
        <w:rPr>
          <w:rFonts w:hint="eastAsia"/>
        </w:rPr>
        <w:t>发现非自由选择</w:t>
      </w:r>
      <w:r>
        <w:t>结构</w:t>
      </w:r>
      <w:r w:rsidR="00400648">
        <w:rPr>
          <w:rFonts w:hint="eastAsia"/>
        </w:rPr>
        <w:t>，</w:t>
      </w:r>
      <w:r>
        <w:t>然而</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w:t>
      </w:r>
      <w:r>
        <w:t>无法挖掘非自由选择结构与短循环</w:t>
      </w:r>
      <w:r>
        <w:rPr>
          <w:rFonts w:hint="eastAsia"/>
        </w:rPr>
        <w:t>（Len</w:t>
      </w:r>
      <w:r>
        <w:t>gth-1-Loop,</w:t>
      </w:r>
      <w:r>
        <w:rPr>
          <w:rFonts w:hint="eastAsia"/>
        </w:rPr>
        <w:t>简称</w:t>
      </w:r>
      <w:r>
        <w:t>L1L）互相嵌套</w:t>
      </w:r>
      <w:r>
        <w:rPr>
          <w:rFonts w:hint="eastAsia"/>
        </w:rPr>
        <w:t>的</w:t>
      </w:r>
      <w:r>
        <w:t>情况。L1L</w:t>
      </w:r>
      <w:r>
        <w:rPr>
          <w:rFonts w:hint="eastAsia"/>
        </w:rPr>
        <w:t>集合</w:t>
      </w:r>
      <w:r>
        <w:t>，正如定义</w:t>
      </w:r>
      <w:r>
        <w:rPr>
          <w:rFonts w:hint="eastAsia"/>
        </w:rPr>
        <w:t>3</w:t>
      </w:r>
      <w:r>
        <w:t>.7中所示，是指一组在事件日志中可能连续出现</w:t>
      </w:r>
      <w:r>
        <w:rPr>
          <w:rFonts w:hint="eastAsia"/>
        </w:rPr>
        <w:t>至少</w:t>
      </w:r>
      <w:r>
        <w:t>两次的任务集合。</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w:t>
      </w:r>
      <w:r>
        <w:t>在</w:t>
      </w:r>
      <w:r>
        <w:rPr>
          <w:rFonts w:hint="eastAsia"/>
        </w:rPr>
        <w:t>发现</w:t>
      </w:r>
      <w:r>
        <w:t>不可见</w:t>
      </w:r>
      <w:r>
        <w:rPr>
          <w:rFonts w:hint="eastAsia"/>
        </w:rPr>
        <w:t>任务</w:t>
      </w:r>
      <w:r>
        <w:t>的时候会</w:t>
      </w:r>
      <w:r>
        <w:rPr>
          <w:rFonts w:hint="eastAsia"/>
        </w:rPr>
        <w:t>不考虑所有</w:t>
      </w:r>
      <w:r>
        <w:t>L1L</w:t>
      </w:r>
      <w:r>
        <w:rPr>
          <w:rFonts w:hint="eastAsia"/>
        </w:rPr>
        <w:t>集合</w:t>
      </w:r>
      <w:r>
        <w:t>中</w:t>
      </w:r>
      <w:r>
        <w:rPr>
          <w:rFonts w:hint="eastAsia"/>
        </w:rPr>
        <w:t>的</w:t>
      </w:r>
      <w:r>
        <w:t>任务</w:t>
      </w:r>
      <w:r>
        <w:rPr>
          <w:rFonts w:hint="eastAsia"/>
        </w:rPr>
        <w:t>。例如</w:t>
      </w:r>
      <w:r>
        <w:t>在图3.4中</w:t>
      </w:r>
      <w:r>
        <w:rPr>
          <w:rFonts w:hint="eastAsia"/>
        </w:rPr>
        <w:t>展示</w:t>
      </w:r>
      <w:r>
        <w:t>了</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算法发现L</w:t>
      </w:r>
      <w:r>
        <w:t>1L</w:t>
      </w:r>
      <w:r>
        <w:rPr>
          <w:rFonts w:hint="eastAsia"/>
        </w:rPr>
        <w:t>任务</w:t>
      </w:r>
      <w:r>
        <w:t>与</w:t>
      </w:r>
      <w:r>
        <w:rPr>
          <w:rFonts w:hint="eastAsia"/>
        </w:rPr>
        <w:t>非自由选择</w:t>
      </w:r>
      <w:r>
        <w:t>结构相结合时候的缺陷。N</w:t>
      </w:r>
      <w:r w:rsidRPr="00025A9A">
        <w:rPr>
          <w:vertAlign w:val="subscript"/>
        </w:rPr>
        <w:t>3</w:t>
      </w:r>
      <w:r>
        <w:rPr>
          <w:rFonts w:hint="eastAsia"/>
        </w:rPr>
        <w:t>和</w:t>
      </w:r>
      <w:r>
        <w:t>N</w:t>
      </w:r>
      <w:r w:rsidRPr="00025A9A">
        <w:rPr>
          <w:vertAlign w:val="subscript"/>
        </w:rPr>
        <w:t>4</w:t>
      </w:r>
      <w:r>
        <w:rPr>
          <w:rFonts w:hint="eastAsia"/>
        </w:rPr>
        <w:t>是两个包含L1</w:t>
      </w:r>
      <w:r>
        <w:t>L</w:t>
      </w:r>
      <w:r>
        <w:rPr>
          <w:rFonts w:hint="eastAsia"/>
        </w:rPr>
        <w:t>与</w:t>
      </w:r>
      <w:r>
        <w:t>非自由选择结构结合的流程模型</w:t>
      </w:r>
      <w:r w:rsidR="00072EB1">
        <w:rPr>
          <w:rFonts w:hint="eastAsia"/>
        </w:rPr>
        <w:t>，</w:t>
      </w:r>
      <w:r>
        <w:t>N</w:t>
      </w:r>
      <w:r w:rsidRPr="00025A9A">
        <w:rPr>
          <w:vertAlign w:val="subscript"/>
        </w:rPr>
        <w:t>3</w:t>
      </w:r>
      <w:r w:rsidRPr="00025A9A">
        <w:rPr>
          <w:vertAlign w:val="superscript"/>
        </w:rPr>
        <w:t>’</w:t>
      </w:r>
      <w:r>
        <w:rPr>
          <w:rFonts w:hint="eastAsia"/>
        </w:rPr>
        <w:t>和</w:t>
      </w:r>
      <w:r>
        <w:t>N</w:t>
      </w:r>
      <w:r w:rsidRPr="00025A9A">
        <w:rPr>
          <w:vertAlign w:val="subscript"/>
        </w:rPr>
        <w:t>4</w:t>
      </w:r>
      <w:r w:rsidRPr="00025A9A">
        <w:rPr>
          <w:vertAlign w:val="superscript"/>
        </w:rPr>
        <w:t>’</w:t>
      </w:r>
      <w:r>
        <w:rPr>
          <w:rFonts w:hint="eastAsia"/>
        </w:rPr>
        <w:t>是</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w:t>
      </w:r>
      <w:r>
        <w:t>挖掘出来的模型。N</w:t>
      </w:r>
      <w:r w:rsidRPr="00025A9A">
        <w:rPr>
          <w:vertAlign w:val="subscript"/>
        </w:rPr>
        <w:t>3</w:t>
      </w:r>
      <w:r w:rsidRPr="00025A9A">
        <w:rPr>
          <w:vertAlign w:val="superscript"/>
        </w:rPr>
        <w:t>’</w:t>
      </w:r>
      <w:r>
        <w:rPr>
          <w:rFonts w:hint="eastAsia"/>
        </w:rPr>
        <w:t>中</w:t>
      </w:r>
      <w:r>
        <w:t>没有挖掘出非自由选择结构，</w:t>
      </w:r>
      <w:r>
        <w:rPr>
          <w:rFonts w:hint="eastAsia"/>
        </w:rPr>
        <w:t>使得</w:t>
      </w:r>
      <w:r>
        <w:t>N</w:t>
      </w:r>
      <w:r w:rsidRPr="00025A9A">
        <w:rPr>
          <w:vertAlign w:val="subscript"/>
        </w:rPr>
        <w:t>3</w:t>
      </w:r>
      <w:r w:rsidRPr="00025A9A">
        <w:rPr>
          <w:vertAlign w:val="superscript"/>
        </w:rPr>
        <w:t>’</w:t>
      </w:r>
      <w:r>
        <w:rPr>
          <w:rFonts w:hint="eastAsia"/>
        </w:rPr>
        <w:t>比</w:t>
      </w:r>
      <w:r>
        <w:t>N</w:t>
      </w:r>
      <w:r w:rsidRPr="00025A9A">
        <w:rPr>
          <w:vertAlign w:val="subscript"/>
        </w:rPr>
        <w:t>3</w:t>
      </w:r>
      <w:r>
        <w:rPr>
          <w:rFonts w:hint="eastAsia"/>
        </w:rPr>
        <w:t>的</w:t>
      </w:r>
      <w:r>
        <w:t>行为更多，如</w:t>
      </w:r>
      <w:r>
        <w:rPr>
          <w:rFonts w:hint="eastAsia"/>
        </w:rPr>
        <w:t>事件</w:t>
      </w:r>
      <w:r>
        <w:t>轨迹ACGFDBE</w:t>
      </w:r>
      <w:r>
        <w:rPr>
          <w:rFonts w:hint="eastAsia"/>
        </w:rPr>
        <w:t>在</w:t>
      </w:r>
      <w:r>
        <w:t>N</w:t>
      </w:r>
      <w:r w:rsidRPr="00025A9A">
        <w:rPr>
          <w:vertAlign w:val="subscript"/>
        </w:rPr>
        <w:t>3</w:t>
      </w:r>
      <w:r w:rsidRPr="00025A9A">
        <w:rPr>
          <w:vertAlign w:val="superscript"/>
        </w:rPr>
        <w:t>’</w:t>
      </w:r>
      <w:r>
        <w:rPr>
          <w:rFonts w:hint="eastAsia"/>
        </w:rPr>
        <w:t>中</w:t>
      </w:r>
      <w:r>
        <w:t>是合理的</w:t>
      </w:r>
      <w:r>
        <w:rPr>
          <w:rFonts w:hint="eastAsia"/>
        </w:rPr>
        <w:t>事件</w:t>
      </w:r>
      <w:r>
        <w:t>轨迹，</w:t>
      </w:r>
      <w:r>
        <w:rPr>
          <w:rFonts w:hint="eastAsia"/>
        </w:rPr>
        <w:t>但是在</w:t>
      </w:r>
      <w:r>
        <w:t>N</w:t>
      </w:r>
      <w:r w:rsidRPr="00025A9A">
        <w:rPr>
          <w:vertAlign w:val="subscript"/>
        </w:rPr>
        <w:t>3</w:t>
      </w:r>
      <w:r>
        <w:rPr>
          <w:rFonts w:hint="eastAsia"/>
        </w:rPr>
        <w:t>上是不合理的。另外，在N</w:t>
      </w:r>
      <w:r w:rsidRPr="00025A9A">
        <w:rPr>
          <w:vertAlign w:val="subscript"/>
        </w:rPr>
        <w:t>4</w:t>
      </w:r>
      <w:r w:rsidRPr="00025A9A">
        <w:rPr>
          <w:vertAlign w:val="superscript"/>
        </w:rPr>
        <w:t>’</w:t>
      </w:r>
      <w:r>
        <w:t>中</w:t>
      </w:r>
      <w:r>
        <w:rPr>
          <w:rFonts w:hint="eastAsia"/>
        </w:rPr>
        <w:t>，</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Pr>
          <w:rFonts w:hint="eastAsia"/>
        </w:rPr>
        <w:t>算法没有D相关的边，导致N</w:t>
      </w:r>
      <w:r w:rsidRPr="00025A9A">
        <w:rPr>
          <w:vertAlign w:val="subscript"/>
        </w:rPr>
        <w:t>4</w:t>
      </w:r>
      <w:r w:rsidRPr="008C5F07">
        <w:rPr>
          <w:vertAlign w:val="superscript"/>
        </w:rPr>
        <w:t>’</w:t>
      </w:r>
      <w:r>
        <w:t>不是一个合理的工作流网</w:t>
      </w:r>
      <w:r w:rsidRPr="0075195F">
        <w:rPr>
          <w:rFonts w:hint="eastAsia"/>
          <w:highlight w:val="yellow"/>
        </w:rPr>
        <w:t>【alpha$,11】</w:t>
      </w:r>
      <w:r>
        <w:rPr>
          <w:rFonts w:hint="eastAsia"/>
        </w:rPr>
        <w:t>。</w:t>
      </w:r>
    </w:p>
    <w:p w:rsidR="008A28CC" w:rsidRDefault="008A28CC" w:rsidP="008A28CC">
      <w:pPr>
        <w:pStyle w:val="ab"/>
        <w:spacing w:beforeLines="0" w:before="0" w:afterLines="0" w:after="0" w:line="400" w:lineRule="exact"/>
        <w:ind w:firstLine="482"/>
      </w:pPr>
      <w:r w:rsidRPr="009C4F96">
        <w:rPr>
          <w:b/>
        </w:rPr>
        <w:t>定义3.</w:t>
      </w:r>
      <w:r>
        <w:rPr>
          <w:b/>
        </w:rPr>
        <w:t>7</w:t>
      </w:r>
      <w:r w:rsidRPr="00705B83">
        <w:rPr>
          <w:rFonts w:hint="eastAsia"/>
        </w:rPr>
        <w:t>（</w:t>
      </w:r>
      <w:r w:rsidRPr="00705B83">
        <w:rPr>
          <w:i/>
        </w:rPr>
        <w:t>短循环集合</w:t>
      </w:r>
      <w:r w:rsidRPr="00705B83">
        <w:rPr>
          <w:rFonts w:hint="eastAsia"/>
          <w:i/>
        </w:rPr>
        <w:t>,L1L</w:t>
      </w:r>
      <w:r w:rsidRPr="00705B83">
        <w:rPr>
          <w:rFonts w:hint="eastAsia"/>
        </w:rPr>
        <w:t>）</w:t>
      </w:r>
      <w:r>
        <w:rPr>
          <w:rFonts w:hint="eastAsia"/>
        </w:rPr>
        <w:t>T是一个任务的集合，W是T上的一组事件日志，短循环集合L</w:t>
      </w:r>
      <w:r>
        <w:t>1L定义如下</w:t>
      </w:r>
      <w:r>
        <w:rPr>
          <w:rFonts w:hint="eastAsia"/>
        </w:rPr>
        <w:t>：</w:t>
      </w:r>
    </w:p>
    <w:p w:rsidR="008A28CC" w:rsidRDefault="008A28CC" w:rsidP="008A28CC">
      <w:pPr>
        <w:pStyle w:val="ab"/>
        <w:numPr>
          <w:ilvl w:val="0"/>
          <w:numId w:val="25"/>
        </w:numPr>
        <w:spacing w:beforeLines="0" w:before="0" w:afterLines="0" w:after="0" w:line="400" w:lineRule="exact"/>
        <w:ind w:firstLineChars="0"/>
      </w:pPr>
      <m:oMath>
        <m:r>
          <m:rPr>
            <m:sty m:val="p"/>
          </m:rPr>
          <w:rPr>
            <w:rFonts w:ascii="Cambria Math" w:hAnsi="Cambria Math" w:hint="eastAsia"/>
          </w:rPr>
          <m:t>L1</m:t>
        </m:r>
        <m:r>
          <m:rPr>
            <m:sty m:val="p"/>
          </m:rPr>
          <w:rPr>
            <w:rFonts w:ascii="Cambria Math" w:hAnsi="Cambria Math"/>
          </w:rPr>
          <m:t>L={t∈T|</m:t>
        </m:r>
        <m:sSub>
          <m:sSubPr>
            <m:ctrlPr>
              <w:rPr>
                <w:rFonts w:ascii="Cambria Math" w:hAnsi="Cambria Math"/>
              </w:rPr>
            </m:ctrlPr>
          </m:sSubPr>
          <m:e>
            <m:r>
              <m:rPr>
                <m:sty m:val="p"/>
              </m:rPr>
              <w:rPr>
                <w:rFonts w:ascii="Cambria Math" w:hAnsi="Cambria Math"/>
              </w:rPr>
              <m:t>∃</m:t>
            </m:r>
          </m:e>
          <m:sub>
            <m:r>
              <w:rPr>
                <w:rFonts w:ascii="Cambria Math" w:hAnsi="Cambria Math"/>
              </w:rPr>
              <m:t>σ=</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n∈W;i∈2,3,…,n</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sub>
        </m:sSub>
        <m:r>
          <m:rPr>
            <m:sty m:val="p"/>
          </m:rPr>
          <w:rPr>
            <w:rFonts w:ascii="Cambria Math" w:hAnsi="Cambria Math"/>
          </w:rPr>
          <m:t>}</m:t>
        </m:r>
      </m:oMath>
      <w:r w:rsidRPr="008C5F07">
        <w:rPr>
          <w:rFonts w:hint="eastAsia"/>
        </w:rPr>
        <w:t xml:space="preserve"> </w:t>
      </w:r>
    </w:p>
    <w:p w:rsidR="008A28CC" w:rsidRDefault="008A28CC" w:rsidP="008A28CC">
      <w:pPr>
        <w:pStyle w:val="ab"/>
        <w:spacing w:beforeLines="0" w:before="0" w:afterLines="0" w:after="0" w:line="400" w:lineRule="exact"/>
      </w:pPr>
      <w:r>
        <w:rPr>
          <w:rFonts w:hint="eastAsia"/>
        </w:rPr>
        <w:t>因此，在发现非自由选择结构之前，需要从短循环L1</w:t>
      </w:r>
      <w:r>
        <w:t>L集合中找到一组任务</w:t>
      </w:r>
      <w:r>
        <w:rPr>
          <w:rFonts w:hint="eastAsia"/>
        </w:rPr>
        <w:t>，</w:t>
      </w:r>
      <w:r>
        <w:t>这组任务因为涉及到非自由选择结构</w:t>
      </w:r>
      <w:r>
        <w:rPr>
          <w:rFonts w:hint="eastAsia"/>
        </w:rPr>
        <w:t>，</w:t>
      </w:r>
      <w:r>
        <w:t>因此这组任务不能够存放在L1L中</w:t>
      </w:r>
      <w:r>
        <w:rPr>
          <w:rFonts w:hint="eastAsia"/>
        </w:rPr>
        <w:t>。定义3.8给出这组集合的定义，</w:t>
      </w:r>
      <w:r>
        <w:t>称</w:t>
      </w:r>
      <w:r>
        <w:rPr>
          <w:rFonts w:hint="eastAsia"/>
        </w:rPr>
        <w:t>其</w:t>
      </w:r>
      <w:r>
        <w:t>为</w:t>
      </w:r>
      <w:r>
        <w:rPr>
          <w:rFonts w:hint="eastAsia"/>
        </w:rPr>
        <w:t>L1L-Free集合。即对于L1L-Free集合中的任何一个任务x,存在两个任务a,b，其中a,b</w:t>
      </w:r>
      <w:r w:rsidR="00072EB1">
        <w:rPr>
          <w:rFonts w:hint="eastAsia"/>
        </w:rPr>
        <w:t>并行</w:t>
      </w:r>
      <w:r>
        <w:rPr>
          <w:rFonts w:hint="eastAsia"/>
        </w:rPr>
        <w:t>且满足a</w:t>
      </w:r>
      <m:oMath>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hint="eastAsia"/>
          </w:rPr>
          <m:t>x</m:t>
        </m:r>
      </m:oMath>
      <w:r>
        <w:rPr>
          <w:rFonts w:hint="eastAsia"/>
        </w:rPr>
        <w:t>,x</w:t>
      </w:r>
      <m:oMath>
        <m:sSub>
          <m:sSubPr>
            <m:ctrlPr>
              <w:rPr>
                <w:rFonts w:ascii="Cambria Math" w:hAnsi="Cambria Math"/>
              </w:rPr>
            </m:ctrlPr>
          </m:sSubPr>
          <m:e>
            <m:r>
              <w:rPr>
                <w:rFonts w:ascii="Cambria Math" w:hAnsi="Cambria Math"/>
              </w:rPr>
              <m:t>⟶</m:t>
            </m:r>
          </m:e>
          <m:sub>
            <m:r>
              <w:rPr>
                <w:rFonts w:ascii="Cambria Math" w:hAnsi="Cambria Math"/>
              </w:rPr>
              <m:t>W</m:t>
            </m:r>
          </m:sub>
        </m:sSub>
      </m:oMath>
      <w:r>
        <w:rPr>
          <w:rFonts w:hint="eastAsia"/>
        </w:rPr>
        <w:t>b</w:t>
      </w:r>
      <w:r w:rsidR="0004660C">
        <w:rPr>
          <w:rFonts w:hint="eastAsia"/>
        </w:rPr>
        <w:t>。</w:t>
      </w:r>
      <w:r>
        <w:t>例如对于N3,L1L-Free集合为</w:t>
      </w:r>
      <w:r>
        <w:rPr>
          <w:rFonts w:hint="eastAsia"/>
        </w:rPr>
        <w:t>{D,</w:t>
      </w:r>
      <w:r>
        <w:t>H</w:t>
      </w:r>
      <w:r>
        <w:rPr>
          <w:rFonts w:hint="eastAsia"/>
        </w:rPr>
        <w:t>}</w:t>
      </w:r>
      <w:r w:rsidR="0004660C">
        <w:rPr>
          <w:rFonts w:hint="eastAsia"/>
        </w:rPr>
        <w:t>。</w:t>
      </w:r>
      <w:r>
        <w:t>对于任务D,有</w:t>
      </w:r>
      <w:r>
        <w:rPr>
          <w:rFonts w:hint="eastAsia"/>
        </w:rPr>
        <w:t>F</w:t>
      </w:r>
      <m:oMath>
        <m:sSub>
          <m:sSubPr>
            <m:ctrlPr>
              <w:rPr>
                <w:rFonts w:ascii="Cambria Math" w:hAnsi="Cambria Math"/>
              </w:rPr>
            </m:ctrlPr>
          </m:sSubPr>
          <m:e>
            <m:r>
              <w:rPr>
                <w:rFonts w:ascii="Cambria Math" w:hAnsi="Cambria Math"/>
              </w:rPr>
              <m:t>⟶</m:t>
            </m:r>
          </m:e>
          <m:sub>
            <m:r>
              <w:rPr>
                <w:rFonts w:ascii="Cambria Math" w:hAnsi="Cambria Math"/>
              </w:rPr>
              <m:t>W</m:t>
            </m:r>
          </m:sub>
        </m:sSub>
        <m:r>
          <m:rPr>
            <m:sty m:val="p"/>
          </m:rPr>
          <w:rPr>
            <w:rFonts w:ascii="Cambria Math" w:hAnsi="Cambria Math"/>
          </w:rPr>
          <m:t>D</m:t>
        </m:r>
      </m:oMath>
      <w:r>
        <w:rPr>
          <w:rFonts w:hint="eastAsia"/>
        </w:rPr>
        <w:t>，</w:t>
      </w:r>
      <w:r>
        <w:t>D</w:t>
      </w:r>
      <m:oMath>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oMath>
      <w:r>
        <w:rPr>
          <w:rFonts w:hint="eastAsia"/>
        </w:rPr>
        <w:t>,且F</w:t>
      </w:r>
      <m:oMath>
        <m:sSub>
          <m:sSubPr>
            <m:ctrlPr>
              <w:rPr>
                <w:rFonts w:ascii="Cambria Math" w:hAnsi="Cambria Math"/>
              </w:rPr>
            </m:ctrlPr>
          </m:sSubPr>
          <m:e>
            <m:r>
              <w:rPr>
                <w:rFonts w:ascii="Cambria Math" w:hAnsi="Cambria Math" w:hint="eastAsia"/>
              </w:rPr>
              <m:t>||</m:t>
            </m:r>
          </m:e>
          <m:sub>
            <m:r>
              <w:rPr>
                <w:rFonts w:ascii="Cambria Math" w:hAnsi="Cambria Math"/>
              </w:rPr>
              <m:t>W</m:t>
            </m:r>
          </m:sub>
        </m:sSub>
        <m:r>
          <w:rPr>
            <w:rFonts w:ascii="Cambria Math" w:hAnsi="Cambria Math"/>
          </w:rPr>
          <m:t>C</m:t>
        </m:r>
      </m:oMath>
      <w:r>
        <w:t>满足</w:t>
      </w:r>
      <w:r>
        <w:rPr>
          <w:rFonts w:hint="eastAsia"/>
        </w:rPr>
        <w:t>。</w:t>
      </w:r>
    </w:p>
    <w:p w:rsidR="008A28CC" w:rsidRDefault="008A28CC" w:rsidP="008A28CC">
      <w:pPr>
        <w:pStyle w:val="ab"/>
        <w:spacing w:beforeLines="0" w:before="0" w:afterLines="0" w:after="0" w:line="400" w:lineRule="exact"/>
        <w:ind w:firstLine="482"/>
      </w:pPr>
      <w:r w:rsidRPr="00C77FB0">
        <w:rPr>
          <w:b/>
        </w:rPr>
        <w:lastRenderedPageBreak/>
        <w:t>定义3.8</w:t>
      </w:r>
      <w:r>
        <w:t>(</w:t>
      </w:r>
      <w:r w:rsidRPr="00682EA2">
        <w:rPr>
          <w:i/>
        </w:rPr>
        <w:t>L1L-Free集合</w:t>
      </w:r>
      <w:r>
        <w:t>)</w:t>
      </w:r>
      <w:r w:rsidRPr="00BD43C5">
        <w:rPr>
          <w:rFonts w:hint="eastAsia"/>
        </w:rPr>
        <w:t xml:space="preserve"> </w:t>
      </w:r>
      <w:r>
        <w:rPr>
          <w:rFonts w:hint="eastAsia"/>
        </w:rPr>
        <w:t>T是一个任务的集合，W是T上的一组事件日志，L1L是W</w:t>
      </w:r>
      <w:r>
        <w:t>上的短循环任务集合</w:t>
      </w:r>
      <w:r>
        <w:rPr>
          <w:rFonts w:hint="eastAsia"/>
        </w:rPr>
        <w:t>。</w:t>
      </w:r>
      <w:r>
        <w:t>L1L-Free集合的定义如下</w:t>
      </w:r>
      <w:r>
        <w:rPr>
          <w:rFonts w:hint="eastAsia"/>
        </w:rPr>
        <w:t>：</w:t>
      </w:r>
    </w:p>
    <w:p w:rsidR="008A28CC" w:rsidRPr="008C5F07" w:rsidRDefault="008A28CC" w:rsidP="008A28CC">
      <w:pPr>
        <w:pStyle w:val="ab"/>
        <w:numPr>
          <w:ilvl w:val="0"/>
          <w:numId w:val="25"/>
        </w:numPr>
        <w:spacing w:beforeLines="0" w:before="0" w:afterLines="0" w:after="0" w:line="400" w:lineRule="exact"/>
        <w:ind w:firstLineChars="0"/>
      </w:pPr>
      <m:oMath>
        <m:r>
          <m:rPr>
            <m:sty m:val="p"/>
          </m:rPr>
          <w:rPr>
            <w:rFonts w:ascii="Cambria Math" w:hAnsi="Cambria Math" w:hint="eastAsia"/>
          </w:rPr>
          <m:t>L1</m:t>
        </m:r>
        <m:r>
          <m:rPr>
            <m:sty m:val="p"/>
          </m:rPr>
          <w:rPr>
            <w:rFonts w:ascii="Cambria Math" w:hAnsi="Cambria Math"/>
          </w:rPr>
          <m:t>L-Free={x∈</m:t>
        </m:r>
        <m:r>
          <m:rPr>
            <m:sty m:val="p"/>
          </m:rPr>
          <w:rPr>
            <w:rFonts w:ascii="Cambria Math" w:hAnsi="Cambria Math" w:hint="eastAsia"/>
          </w:rPr>
          <m:t>L1</m:t>
        </m:r>
        <m:r>
          <m:rPr>
            <m:sty m:val="p"/>
          </m:rPr>
          <w:rPr>
            <w:rFonts w:ascii="Cambria Math" w:hAnsi="Cambria Math"/>
          </w:rPr>
          <m:t>L|</m:t>
        </m:r>
        <m:sSub>
          <m:sSubPr>
            <m:ctrlPr>
              <w:rPr>
                <w:rFonts w:ascii="Cambria Math" w:hAnsi="Cambria Math"/>
              </w:rPr>
            </m:ctrlPr>
          </m:sSubPr>
          <m:e>
            <m:r>
              <m:rPr>
                <m:sty m:val="p"/>
              </m:rPr>
              <w:rPr>
                <w:rFonts w:ascii="Cambria Math" w:hAnsi="Cambria Math"/>
              </w:rPr>
              <m:t>∃</m:t>
            </m:r>
          </m:e>
          <m:sub>
            <m:r>
              <w:rPr>
                <w:rFonts w:ascii="Cambria Math" w:hAnsi="Cambria Math"/>
              </w:rPr>
              <m:t>σ∈W∧b∈T</m:t>
            </m:r>
          </m:sub>
        </m:sSub>
        <m:r>
          <m:rPr>
            <m:sty m:val="p"/>
          </m:rP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x∧</m:t>
        </m:r>
        <m:r>
          <m:rPr>
            <m:sty m:val="p"/>
          </m:rPr>
          <w:rPr>
            <w:rFonts w:ascii="Cambria Math" w:hAnsi="Cambria Math" w:hint="eastAsia"/>
          </w:rPr>
          <m:t>x</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m:t>
        </m:r>
      </m:oMath>
    </w:p>
    <w:p w:rsidR="008A28CC" w:rsidRDefault="008A28CC" w:rsidP="008A28CC">
      <w:pPr>
        <w:pStyle w:val="ab"/>
      </w:pPr>
      <w:r>
        <w:rPr>
          <w:noProof/>
        </w:rPr>
        <w:drawing>
          <wp:inline distT="0" distB="0" distL="0" distR="0" wp14:anchorId="68E1367A" wp14:editId="22F3D49E">
            <wp:extent cx="5486400" cy="26142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alphaplusplusfla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614295"/>
                    </a:xfrm>
                    <a:prstGeom prst="rect">
                      <a:avLst/>
                    </a:prstGeom>
                  </pic:spPr>
                </pic:pic>
              </a:graphicData>
            </a:graphic>
          </wp:inline>
        </w:drawing>
      </w:r>
    </w:p>
    <w:p w:rsidR="008A28CC" w:rsidRPr="0082013A" w:rsidRDefault="008A28CC" w:rsidP="008A28CC">
      <w:pPr>
        <w:pStyle w:val="aa"/>
        <w:spacing w:line="400" w:lineRule="exact"/>
        <w:ind w:firstLine="440"/>
        <w:jc w:val="center"/>
        <w:rPr>
          <w:sz w:val="22"/>
        </w:rPr>
      </w:pPr>
      <w:r w:rsidRPr="0082013A">
        <w:rPr>
          <w:sz w:val="22"/>
        </w:rPr>
        <w:t>图</w:t>
      </w:r>
      <w:r>
        <w:rPr>
          <w:sz w:val="22"/>
        </w:rPr>
        <w:t>3</w:t>
      </w:r>
      <w:r w:rsidRPr="0082013A">
        <w:rPr>
          <w:sz w:val="22"/>
        </w:rPr>
        <w:t>.</w:t>
      </w:r>
      <w:r>
        <w:rPr>
          <w:sz w:val="22"/>
        </w:rPr>
        <w:t>4</w:t>
      </w:r>
      <w:r>
        <w:rPr>
          <w:rFonts w:hint="eastAsia"/>
          <w:sz w:val="22"/>
        </w:rPr>
        <w:t>两个</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r>
        <w:rPr>
          <w:rFonts w:hint="eastAsia"/>
          <w:sz w:val="22"/>
        </w:rPr>
        <w:t>无法发现</w:t>
      </w:r>
      <w:r>
        <w:rPr>
          <w:sz w:val="22"/>
        </w:rPr>
        <w:t>L1L</w:t>
      </w:r>
      <w:r>
        <w:rPr>
          <w:rFonts w:hint="eastAsia"/>
          <w:sz w:val="22"/>
        </w:rPr>
        <w:t>与非自由</w:t>
      </w:r>
      <w:r>
        <w:rPr>
          <w:sz w:val="22"/>
        </w:rPr>
        <w:t>结构</w:t>
      </w:r>
      <w:r>
        <w:rPr>
          <w:rFonts w:hint="eastAsia"/>
          <w:sz w:val="22"/>
        </w:rPr>
        <w:t>嵌套</w:t>
      </w:r>
      <w:r>
        <w:rPr>
          <w:sz w:val="22"/>
        </w:rPr>
        <w:t>的流程模型样例</w:t>
      </w:r>
      <w:r w:rsidRPr="0082013A">
        <w:rPr>
          <w:sz w:val="22"/>
        </w:rPr>
        <w:t xml:space="preserve"> </w:t>
      </w:r>
    </w:p>
    <w:p w:rsidR="008A28CC" w:rsidRDefault="008A28CC" w:rsidP="008A28CC">
      <w:pPr>
        <w:pStyle w:val="2"/>
      </w:pPr>
      <w:bookmarkStart w:id="34" w:name="_Toc415228147"/>
      <w:r>
        <w:t>调整不可见任务</w:t>
      </w:r>
      <w:bookmarkEnd w:id="34"/>
    </w:p>
    <w:p w:rsidR="008A28CC" w:rsidRDefault="008A28CC" w:rsidP="008A28CC">
      <w:pPr>
        <w:pStyle w:val="ab"/>
        <w:spacing w:beforeLines="0" w:before="0" w:afterLines="0" w:after="0" w:line="400" w:lineRule="exact"/>
      </w:pPr>
      <w:r>
        <w:t>为了保证构建一个合理与精确的流程模型</w:t>
      </w:r>
      <w:r>
        <w:rPr>
          <w:rFonts w:hint="eastAsia"/>
        </w:rPr>
        <w:t>，在本节</w:t>
      </w:r>
      <w:r>
        <w:t>需要对一些特定的不可见任务进行分裂和合并</w:t>
      </w:r>
      <w:r>
        <w:rPr>
          <w:rFonts w:hint="eastAsia"/>
        </w:rPr>
        <w:t>。在介绍具体的算法之前，首先及介绍一些辅助函数。</w:t>
      </w:r>
    </w:p>
    <w:p w:rsidR="008A28CC" w:rsidRDefault="008A28CC" w:rsidP="008A28CC">
      <w:pPr>
        <w:pStyle w:val="ab"/>
        <w:numPr>
          <w:ilvl w:val="0"/>
          <w:numId w:val="25"/>
        </w:numPr>
        <w:spacing w:beforeLines="0" w:before="0" w:afterLines="0" w:after="0" w:line="400" w:lineRule="exact"/>
        <w:ind w:firstLineChars="0"/>
      </w:pPr>
      <w:r>
        <w:t>MD</w:t>
      </w:r>
      <w:bookmarkStart w:id="35" w:name="OLE_LINK31"/>
      <w:bookmarkStart w:id="36" w:name="OLE_LINK32"/>
      <w:r>
        <w:t>表示</w:t>
      </w:r>
      <w:bookmarkEnd w:id="35"/>
      <w:bookmarkEnd w:id="36"/>
      <w:r>
        <w:t>改进的虚假依赖的集合</w:t>
      </w:r>
      <w:r>
        <w:rPr>
          <w:rFonts w:hint="eastAsia"/>
        </w:rPr>
        <w:t>;</w:t>
      </w:r>
    </w:p>
    <w:p w:rsidR="008A28CC" w:rsidRDefault="008A28CC" w:rsidP="008A28CC">
      <w:pPr>
        <w:pStyle w:val="ab"/>
        <w:numPr>
          <w:ilvl w:val="0"/>
          <w:numId w:val="25"/>
        </w:numPr>
        <w:spacing w:beforeLines="0" w:before="0" w:afterLines="0" w:after="0" w:line="400" w:lineRule="exact"/>
        <w:ind w:firstLineChars="0"/>
      </w:pPr>
      <w:r>
        <w:t>ID表示</w:t>
      </w:r>
      <w:r>
        <w:rPr>
          <w:rFonts w:hint="eastAsia"/>
        </w:rPr>
        <w:t>隐式依赖的集合;</w:t>
      </w:r>
    </w:p>
    <w:p w:rsidR="008A28CC" w:rsidRDefault="008A28CC" w:rsidP="008A28CC">
      <w:pPr>
        <w:pStyle w:val="ab"/>
        <w:numPr>
          <w:ilvl w:val="0"/>
          <w:numId w:val="25"/>
        </w:numPr>
        <w:spacing w:beforeLines="0" w:before="0" w:afterLines="0" w:after="0" w:line="400" w:lineRule="exact"/>
        <w:ind w:firstLineChars="0"/>
      </w:pPr>
      <w:r>
        <w:t>MD(t)表示与任务t相关的改进的虚假依赖的集合</w:t>
      </w:r>
      <w:r>
        <w:rPr>
          <w:rFonts w:hint="eastAsia"/>
        </w:rPr>
        <w:t>;</w:t>
      </w:r>
    </w:p>
    <w:p w:rsidR="008A28CC" w:rsidRDefault="008A28CC" w:rsidP="008A28CC">
      <w:pPr>
        <w:pStyle w:val="ab"/>
        <w:numPr>
          <w:ilvl w:val="0"/>
          <w:numId w:val="25"/>
        </w:numPr>
        <w:spacing w:beforeLines="0" w:before="0" w:afterLines="0" w:after="0" w:line="400" w:lineRule="exact"/>
        <w:ind w:firstLineChars="0"/>
      </w:pPr>
      <m:oMath>
        <m:r>
          <m:rPr>
            <m:sty m:val="p"/>
          </m:rPr>
          <w:rPr>
            <w:rFonts w:ascii="Cambria Math" w:hAnsi="Cambria Math"/>
          </w:rPr>
          <m:t>σ↑</m:t>
        </m:r>
        <m:r>
          <m:rPr>
            <m:sty m:val="p"/>
          </m:rPr>
          <w:rPr>
            <w:rFonts w:ascii="Cambria Math" w:hAnsi="Cambria Math" w:hint="eastAsia"/>
          </w:rPr>
          <m:t>X</m:t>
        </m:r>
      </m:oMath>
      <w:r>
        <w:rPr>
          <w:rFonts w:hint="eastAsia"/>
        </w:rPr>
        <w:t>是事件轨迹</w:t>
      </w:r>
      <m:oMath>
        <m:r>
          <m:rPr>
            <m:sty m:val="p"/>
          </m:rPr>
          <w:rPr>
            <w:rFonts w:ascii="Cambria Math" w:hAnsi="Cambria Math"/>
          </w:rPr>
          <m:t>σ</m:t>
        </m:r>
      </m:oMath>
      <w:r>
        <w:t>在任务集合X上的投影</w:t>
      </w:r>
      <w:r>
        <w:rPr>
          <w:rFonts w:hint="eastAsia"/>
        </w:rPr>
        <w:t>。</w:t>
      </w:r>
    </w:p>
    <w:p w:rsidR="008A28CC" w:rsidRDefault="008A28CC" w:rsidP="008A28CC">
      <w:pPr>
        <w:pStyle w:val="ab"/>
        <w:ind w:left="480" w:firstLineChars="0" w:firstLine="0"/>
        <w:rPr>
          <w:b/>
        </w:rPr>
      </w:pPr>
    </w:p>
    <w:p w:rsidR="008A28CC" w:rsidRDefault="008A28CC" w:rsidP="008A28CC">
      <w:pPr>
        <w:pStyle w:val="ab"/>
        <w:jc w:val="center"/>
      </w:pPr>
      <w:r>
        <w:rPr>
          <w:noProof/>
        </w:rPr>
        <w:drawing>
          <wp:inline distT="0" distB="0" distL="0" distR="0" wp14:anchorId="7F307342" wp14:editId="00C29E38">
            <wp:extent cx="5486400" cy="13093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a)combine_fla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309370"/>
                    </a:xfrm>
                    <a:prstGeom prst="rect">
                      <a:avLst/>
                    </a:prstGeom>
                  </pic:spPr>
                </pic:pic>
              </a:graphicData>
            </a:graphic>
          </wp:inline>
        </w:drawing>
      </w:r>
    </w:p>
    <w:p w:rsidR="008A28CC" w:rsidRPr="0082013A" w:rsidRDefault="008A28CC" w:rsidP="00FF34C0">
      <w:pPr>
        <w:pStyle w:val="aa"/>
        <w:numPr>
          <w:ilvl w:val="0"/>
          <w:numId w:val="37"/>
        </w:numPr>
        <w:spacing w:line="400" w:lineRule="exact"/>
        <w:ind w:firstLineChars="0"/>
        <w:jc w:val="center"/>
        <w:rPr>
          <w:sz w:val="22"/>
        </w:rPr>
      </w:pPr>
      <w:r>
        <w:rPr>
          <w:rFonts w:hint="eastAsia"/>
          <w:sz w:val="22"/>
        </w:rPr>
        <w:t>没有合并处理的挖掘</w:t>
      </w:r>
      <w:r w:rsidR="00FF34C0">
        <w:rPr>
          <w:rFonts w:hint="eastAsia"/>
          <w:sz w:val="22"/>
        </w:rPr>
        <w:t>所得</w:t>
      </w:r>
      <w:r>
        <w:rPr>
          <w:rFonts w:hint="eastAsia"/>
          <w:sz w:val="22"/>
        </w:rPr>
        <w:t>模型</w:t>
      </w:r>
      <w:r w:rsidRPr="0082013A">
        <w:rPr>
          <w:sz w:val="22"/>
        </w:rPr>
        <w:t xml:space="preserve"> </w:t>
      </w:r>
    </w:p>
    <w:p w:rsidR="008A28CC" w:rsidRDefault="008A28CC" w:rsidP="008A28CC">
      <w:pPr>
        <w:pStyle w:val="ab"/>
        <w:jc w:val="center"/>
      </w:pPr>
      <w:r>
        <w:rPr>
          <w:noProof/>
        </w:rPr>
        <w:lastRenderedPageBreak/>
        <w:drawing>
          <wp:inline distT="0" distB="0" distL="0" distR="0" wp14:anchorId="453C8BE8" wp14:editId="3ED01AA6">
            <wp:extent cx="5486400" cy="13766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5(b)split_fla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376680"/>
                    </a:xfrm>
                    <a:prstGeom prst="rect">
                      <a:avLst/>
                    </a:prstGeom>
                  </pic:spPr>
                </pic:pic>
              </a:graphicData>
            </a:graphic>
          </wp:inline>
        </w:drawing>
      </w:r>
    </w:p>
    <w:p w:rsidR="008A28CC" w:rsidRPr="003F2822" w:rsidRDefault="008A28CC" w:rsidP="003F2822">
      <w:pPr>
        <w:pStyle w:val="aa"/>
        <w:numPr>
          <w:ilvl w:val="0"/>
          <w:numId w:val="37"/>
        </w:numPr>
        <w:spacing w:line="400" w:lineRule="exact"/>
        <w:ind w:firstLineChars="0"/>
        <w:jc w:val="center"/>
        <w:rPr>
          <w:sz w:val="22"/>
        </w:rPr>
      </w:pPr>
      <w:r w:rsidRPr="003F2822">
        <w:rPr>
          <w:rFonts w:hint="eastAsia"/>
          <w:sz w:val="22"/>
        </w:rPr>
        <w:t>没有分裂处理的挖掘</w:t>
      </w:r>
      <w:bookmarkStart w:id="37" w:name="OLE_LINK2"/>
      <w:bookmarkStart w:id="38" w:name="OLE_LINK3"/>
      <w:r w:rsidR="003F2822">
        <w:rPr>
          <w:rFonts w:hint="eastAsia"/>
          <w:sz w:val="22"/>
        </w:rPr>
        <w:t>所得</w:t>
      </w:r>
      <w:bookmarkEnd w:id="37"/>
      <w:bookmarkEnd w:id="38"/>
      <w:r w:rsidRPr="003F2822">
        <w:rPr>
          <w:rFonts w:hint="eastAsia"/>
          <w:sz w:val="22"/>
        </w:rPr>
        <w:t>模型</w:t>
      </w:r>
    </w:p>
    <w:p w:rsidR="008A28CC" w:rsidRPr="008D6FCF" w:rsidRDefault="008A28CC" w:rsidP="008A28CC">
      <w:pPr>
        <w:spacing w:line="400" w:lineRule="exact"/>
        <w:ind w:left="440"/>
        <w:jc w:val="center"/>
        <w:rPr>
          <w:sz w:val="22"/>
        </w:rPr>
      </w:pPr>
      <w:r w:rsidRPr="008D6FCF">
        <w:rPr>
          <w:sz w:val="22"/>
        </w:rPr>
        <w:t>图</w:t>
      </w:r>
      <w:r w:rsidRPr="008D6FCF">
        <w:rPr>
          <w:sz w:val="22"/>
        </w:rPr>
        <w:t>3.</w:t>
      </w:r>
      <w:r>
        <w:rPr>
          <w:sz w:val="22"/>
        </w:rPr>
        <w:t>5</w:t>
      </w:r>
      <w:r w:rsidRPr="008D6FCF">
        <w:rPr>
          <w:rFonts w:hint="eastAsia"/>
          <w:sz w:val="22"/>
        </w:rPr>
        <w:t>两个</w:t>
      </w:r>
      <w:r>
        <w:rPr>
          <w:rFonts w:hint="eastAsia"/>
          <w:sz w:val="22"/>
        </w:rPr>
        <w:t>没有合并或分裂处理的挖掘</w:t>
      </w:r>
      <w:r w:rsidR="00F4097A">
        <w:rPr>
          <w:rFonts w:hint="eastAsia"/>
          <w:sz w:val="22"/>
        </w:rPr>
        <w:t>所得</w:t>
      </w:r>
      <w:r>
        <w:rPr>
          <w:rFonts w:hint="eastAsia"/>
          <w:sz w:val="22"/>
        </w:rPr>
        <w:t>模型</w:t>
      </w:r>
    </w:p>
    <w:p w:rsidR="008A28CC" w:rsidRPr="00630F83" w:rsidRDefault="008A28CC" w:rsidP="008A28CC">
      <w:pPr>
        <w:pStyle w:val="ab"/>
      </w:pPr>
    </w:p>
    <w:p w:rsidR="008A28CC" w:rsidRPr="00AD136B" w:rsidRDefault="008A28CC" w:rsidP="008A28CC">
      <w:pPr>
        <w:pStyle w:val="aa"/>
        <w:keepNext/>
        <w:keepLines/>
        <w:numPr>
          <w:ilvl w:val="0"/>
          <w:numId w:val="4"/>
        </w:numPr>
        <w:spacing w:before="240" w:after="120" w:line="400" w:lineRule="exact"/>
        <w:ind w:firstLineChars="0"/>
        <w:jc w:val="left"/>
        <w:outlineLvl w:val="2"/>
        <w:rPr>
          <w:rFonts w:ascii="黑体" w:eastAsia="黑体" w:hAnsi="黑体"/>
          <w:bCs/>
          <w:vanish/>
          <w:sz w:val="26"/>
          <w:szCs w:val="26"/>
        </w:rPr>
      </w:pPr>
      <w:bookmarkStart w:id="39" w:name="_Toc415054633"/>
      <w:bookmarkStart w:id="40" w:name="_Toc415147117"/>
      <w:bookmarkStart w:id="41" w:name="_Toc415228148"/>
      <w:bookmarkEnd w:id="39"/>
      <w:bookmarkEnd w:id="40"/>
      <w:bookmarkEnd w:id="41"/>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42" w:name="_Toc415054634"/>
      <w:bookmarkStart w:id="43" w:name="_Toc415147118"/>
      <w:bookmarkStart w:id="44" w:name="_Toc415228149"/>
      <w:bookmarkEnd w:id="42"/>
      <w:bookmarkEnd w:id="43"/>
      <w:bookmarkEnd w:id="44"/>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45" w:name="_Toc415054635"/>
      <w:bookmarkStart w:id="46" w:name="_Toc415147119"/>
      <w:bookmarkStart w:id="47" w:name="_Toc415228150"/>
      <w:bookmarkEnd w:id="45"/>
      <w:bookmarkEnd w:id="46"/>
      <w:bookmarkEnd w:id="47"/>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48" w:name="_Toc415054636"/>
      <w:bookmarkStart w:id="49" w:name="_Toc415147120"/>
      <w:bookmarkStart w:id="50" w:name="_Toc415228151"/>
      <w:bookmarkEnd w:id="48"/>
      <w:bookmarkEnd w:id="49"/>
      <w:bookmarkEnd w:id="50"/>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51" w:name="_Toc415054637"/>
      <w:bookmarkStart w:id="52" w:name="_Toc415147121"/>
      <w:bookmarkStart w:id="53" w:name="_Toc415228152"/>
      <w:bookmarkEnd w:id="51"/>
      <w:bookmarkEnd w:id="52"/>
      <w:bookmarkEnd w:id="53"/>
    </w:p>
    <w:p w:rsidR="008A28CC" w:rsidRPr="00AD136B" w:rsidRDefault="008A28CC" w:rsidP="008A28CC">
      <w:pPr>
        <w:pStyle w:val="aa"/>
        <w:keepNext/>
        <w:keepLines/>
        <w:numPr>
          <w:ilvl w:val="1"/>
          <w:numId w:val="4"/>
        </w:numPr>
        <w:spacing w:before="240" w:after="120" w:line="400" w:lineRule="exact"/>
        <w:ind w:firstLineChars="0"/>
        <w:jc w:val="left"/>
        <w:outlineLvl w:val="2"/>
        <w:rPr>
          <w:rFonts w:ascii="黑体" w:eastAsia="黑体" w:hAnsi="黑体"/>
          <w:bCs/>
          <w:vanish/>
          <w:sz w:val="26"/>
          <w:szCs w:val="26"/>
        </w:rPr>
      </w:pPr>
      <w:bookmarkStart w:id="54" w:name="_Toc415054638"/>
      <w:bookmarkStart w:id="55" w:name="_Toc415147122"/>
      <w:bookmarkStart w:id="56" w:name="_Toc415228153"/>
      <w:bookmarkEnd w:id="54"/>
      <w:bookmarkEnd w:id="55"/>
      <w:bookmarkEnd w:id="56"/>
    </w:p>
    <w:p w:rsidR="008A28CC" w:rsidRPr="00440344" w:rsidRDefault="008A28CC" w:rsidP="008A28CC">
      <w:pPr>
        <w:pStyle w:val="aa"/>
        <w:keepNext/>
        <w:keepLines/>
        <w:numPr>
          <w:ilvl w:val="0"/>
          <w:numId w:val="9"/>
        </w:numPr>
        <w:spacing w:before="240" w:after="120" w:line="400" w:lineRule="exact"/>
        <w:ind w:firstLineChars="0"/>
        <w:jc w:val="left"/>
        <w:outlineLvl w:val="2"/>
        <w:rPr>
          <w:rFonts w:ascii="黑体" w:eastAsia="黑体" w:hAnsi="黑体"/>
          <w:bCs/>
          <w:vanish/>
          <w:sz w:val="26"/>
          <w:szCs w:val="26"/>
        </w:rPr>
      </w:pPr>
      <w:bookmarkStart w:id="57" w:name="_Toc415054639"/>
      <w:bookmarkStart w:id="58" w:name="_Toc415147123"/>
      <w:bookmarkStart w:id="59" w:name="_Toc415228154"/>
      <w:bookmarkEnd w:id="57"/>
      <w:bookmarkEnd w:id="58"/>
      <w:bookmarkEnd w:id="59"/>
    </w:p>
    <w:p w:rsidR="008A28CC" w:rsidRPr="00440344" w:rsidRDefault="008A28CC" w:rsidP="008A28CC">
      <w:pPr>
        <w:pStyle w:val="aa"/>
        <w:keepNext/>
        <w:keepLines/>
        <w:numPr>
          <w:ilvl w:val="0"/>
          <w:numId w:val="9"/>
        </w:numPr>
        <w:spacing w:before="240" w:after="120" w:line="400" w:lineRule="exact"/>
        <w:ind w:firstLineChars="0"/>
        <w:jc w:val="left"/>
        <w:outlineLvl w:val="2"/>
        <w:rPr>
          <w:rFonts w:ascii="黑体" w:eastAsia="黑体" w:hAnsi="黑体"/>
          <w:bCs/>
          <w:vanish/>
          <w:sz w:val="26"/>
          <w:szCs w:val="26"/>
        </w:rPr>
      </w:pPr>
      <w:bookmarkStart w:id="60" w:name="_Toc415228155"/>
      <w:bookmarkEnd w:id="60"/>
    </w:p>
    <w:p w:rsidR="008A28CC" w:rsidRPr="00440344" w:rsidRDefault="008A28CC" w:rsidP="008A28CC">
      <w:pPr>
        <w:pStyle w:val="aa"/>
        <w:keepNext/>
        <w:keepLines/>
        <w:numPr>
          <w:ilvl w:val="0"/>
          <w:numId w:val="9"/>
        </w:numPr>
        <w:spacing w:before="240" w:after="120" w:line="400" w:lineRule="exact"/>
        <w:ind w:firstLineChars="0"/>
        <w:jc w:val="left"/>
        <w:outlineLvl w:val="2"/>
        <w:rPr>
          <w:rFonts w:ascii="黑体" w:eastAsia="黑体" w:hAnsi="黑体"/>
          <w:bCs/>
          <w:vanish/>
          <w:sz w:val="26"/>
          <w:szCs w:val="26"/>
        </w:rPr>
      </w:pPr>
      <w:bookmarkStart w:id="61" w:name="_Toc415228156"/>
      <w:bookmarkEnd w:id="61"/>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2" w:name="_Toc415228157"/>
      <w:bookmarkEnd w:id="62"/>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3" w:name="_Toc415228158"/>
      <w:bookmarkEnd w:id="63"/>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4" w:name="_Toc415228159"/>
      <w:bookmarkEnd w:id="64"/>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5" w:name="_Toc415228160"/>
      <w:bookmarkEnd w:id="65"/>
    </w:p>
    <w:p w:rsidR="008A28CC" w:rsidRPr="00440344" w:rsidRDefault="008A28CC" w:rsidP="008A28CC">
      <w:pPr>
        <w:pStyle w:val="aa"/>
        <w:keepNext/>
        <w:keepLines/>
        <w:numPr>
          <w:ilvl w:val="1"/>
          <w:numId w:val="9"/>
        </w:numPr>
        <w:spacing w:before="240" w:after="120" w:line="400" w:lineRule="exact"/>
        <w:ind w:firstLineChars="0"/>
        <w:jc w:val="left"/>
        <w:outlineLvl w:val="2"/>
        <w:rPr>
          <w:rFonts w:ascii="黑体" w:eastAsia="黑体" w:hAnsi="黑体"/>
          <w:bCs/>
          <w:vanish/>
          <w:sz w:val="26"/>
          <w:szCs w:val="26"/>
        </w:rPr>
      </w:pPr>
      <w:bookmarkStart w:id="66" w:name="_Toc415228161"/>
      <w:bookmarkEnd w:id="66"/>
    </w:p>
    <w:p w:rsidR="008A28CC" w:rsidRDefault="008A28CC" w:rsidP="008A28CC">
      <w:pPr>
        <w:pStyle w:val="31"/>
        <w:numPr>
          <w:ilvl w:val="2"/>
          <w:numId w:val="9"/>
        </w:numPr>
      </w:pPr>
      <w:bookmarkStart w:id="67" w:name="_Toc415228162"/>
      <w:r>
        <w:t>合并不可见任务</w:t>
      </w:r>
      <w:bookmarkEnd w:id="67"/>
    </w:p>
    <w:p w:rsidR="008A28CC" w:rsidRDefault="008A28CC" w:rsidP="008A28CC">
      <w:pPr>
        <w:pStyle w:val="ab"/>
      </w:pPr>
      <w:r>
        <w:t>当一个流程模型中不同的</w:t>
      </w:r>
      <w:r>
        <w:rPr>
          <w:rFonts w:hint="eastAsia"/>
        </w:rPr>
        <w:t>并行</w:t>
      </w:r>
      <w:r>
        <w:t>分支</w:t>
      </w:r>
      <w:r>
        <w:rPr>
          <w:rFonts w:hint="eastAsia"/>
        </w:rPr>
        <w:t>上</w:t>
      </w:r>
      <w:r>
        <w:t>都含有不可见</w:t>
      </w:r>
      <w:r>
        <w:rPr>
          <w:rFonts w:hint="eastAsia"/>
        </w:rPr>
        <w:t>任务</w:t>
      </w:r>
      <w:r>
        <w:t>时，这些不可见</w:t>
      </w:r>
      <w:r>
        <w:rPr>
          <w:rFonts w:hint="eastAsia"/>
        </w:rPr>
        <w:t>任务</w:t>
      </w:r>
      <w:r>
        <w:t>有可能会</w:t>
      </w:r>
      <w:r w:rsidR="00FB7BE6">
        <w:t>需要</w:t>
      </w:r>
      <w:r>
        <w:t>合并成为一个不可见任务。</w:t>
      </w:r>
      <w:r>
        <w:rPr>
          <w:rFonts w:hint="eastAsia"/>
        </w:rPr>
        <w:t>然而</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w:t>
      </w:r>
      <w:r>
        <w:rPr>
          <w:rFonts w:hint="eastAsia"/>
        </w:rPr>
        <w:t>并不会</w:t>
      </w:r>
      <w:r>
        <w:t>考虑这个情况。</w:t>
      </w:r>
      <w:r>
        <w:rPr>
          <w:rFonts w:hint="eastAsia"/>
        </w:rPr>
        <w:t>例如</w:t>
      </w:r>
      <w:r>
        <w:t>图3.5</w:t>
      </w:r>
      <w:r>
        <w:rPr>
          <w:rFonts w:hint="eastAsia"/>
        </w:rPr>
        <w:t>中</w:t>
      </w:r>
      <w:r>
        <w:t>N</w:t>
      </w:r>
      <w:r>
        <w:softHyphen/>
      </w:r>
      <w:r w:rsidRPr="00EE537E">
        <w:rPr>
          <w:vertAlign w:val="subscript"/>
        </w:rPr>
        <w:t>5</w:t>
      </w:r>
      <w:r w:rsidR="00E6721B">
        <w:rPr>
          <w:rFonts w:hint="eastAsia"/>
        </w:rPr>
        <w:t>的</w:t>
      </w:r>
      <w:r>
        <w:t>一个并行结构（B,C,P1,P2,P3,P4）中含一个不可见任务I</w:t>
      </w:r>
      <w:r w:rsidR="00E6721B">
        <w:rPr>
          <w:rFonts w:hint="eastAsia"/>
        </w:rPr>
        <w:t>，</w:t>
      </w:r>
      <w:r w:rsidRPr="00EE537E">
        <w:t xml:space="preserve"> </w:t>
      </w:r>
      <w:r>
        <w:t>N</w:t>
      </w:r>
      <w:r>
        <w:softHyphen/>
      </w:r>
      <w:r w:rsidRPr="00EE537E">
        <w:rPr>
          <w:vertAlign w:val="subscript"/>
        </w:rPr>
        <w:t>5</w:t>
      </w:r>
      <w:r w:rsidRPr="00EE537E">
        <w:rPr>
          <w:vertAlign w:val="superscript"/>
        </w:rPr>
        <w:t>’</w:t>
      </w:r>
      <w:r>
        <w:t>是</w:t>
      </w:r>
      <w:r w:rsidR="00E6721B">
        <w:rPr>
          <w:rFonts w:hint="eastAsia"/>
        </w:rPr>
        <w:t>N5的一个完备</w:t>
      </w:r>
      <w:r>
        <w:rPr>
          <w:rFonts w:hint="eastAsia"/>
        </w:rPr>
        <w:t>日志</w:t>
      </w:r>
      <w:r w:rsidR="00E6721B">
        <w:rPr>
          <w:rFonts w:hint="eastAsia"/>
        </w:rPr>
        <w:t>用</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算法挖掘的结果，</w:t>
      </w:r>
      <w:r>
        <w:rPr>
          <w:rFonts w:hint="eastAsia"/>
        </w:rPr>
        <w:t>其中</w:t>
      </w:r>
      <w:r>
        <w:t>不可见任务I1</w:t>
      </w:r>
      <w:r>
        <w:rPr>
          <w:rFonts w:hint="eastAsia"/>
        </w:rPr>
        <w:t>和</w:t>
      </w:r>
      <w:r>
        <w:t>I2分别在两个</w:t>
      </w:r>
      <w:r>
        <w:rPr>
          <w:rFonts w:hint="eastAsia"/>
        </w:rPr>
        <w:t>并行</w:t>
      </w:r>
      <w:r>
        <w:t>分支中。N</w:t>
      </w:r>
      <w:r>
        <w:softHyphen/>
      </w:r>
      <w:r w:rsidRPr="00EE537E">
        <w:rPr>
          <w:vertAlign w:val="subscript"/>
        </w:rPr>
        <w:t>5</w:t>
      </w:r>
      <w:r w:rsidRPr="00EE537E">
        <w:rPr>
          <w:vertAlign w:val="superscript"/>
        </w:rPr>
        <w:t>’</w:t>
      </w:r>
      <w:r>
        <w:t>比N</w:t>
      </w:r>
      <w:r>
        <w:softHyphen/>
      </w:r>
      <w:r w:rsidRPr="00EE537E">
        <w:rPr>
          <w:vertAlign w:val="subscript"/>
        </w:rPr>
        <w:t>5</w:t>
      </w:r>
      <w:r>
        <w:t>所能表达的行为更多，</w:t>
      </w:r>
      <w:r>
        <w:rPr>
          <w:rFonts w:hint="eastAsia"/>
        </w:rPr>
        <w:t>比如说</w:t>
      </w:r>
      <w:r>
        <w:t>事件轨迹ACE</w:t>
      </w:r>
      <w:r>
        <w:rPr>
          <w:rFonts w:hint="eastAsia"/>
        </w:rPr>
        <w:t>和</w:t>
      </w:r>
      <w:r>
        <w:t>ABE</w:t>
      </w:r>
      <w:r>
        <w:rPr>
          <w:rFonts w:hint="eastAsia"/>
        </w:rPr>
        <w:t>在</w:t>
      </w:r>
      <w:r>
        <w:t>N</w:t>
      </w:r>
      <w:r>
        <w:softHyphen/>
      </w:r>
      <w:r w:rsidRPr="00EE537E">
        <w:rPr>
          <w:vertAlign w:val="subscript"/>
        </w:rPr>
        <w:t>5</w:t>
      </w:r>
      <w:r w:rsidRPr="00EE537E">
        <w:rPr>
          <w:vertAlign w:val="superscript"/>
        </w:rPr>
        <w:t>’</w:t>
      </w:r>
      <w:r>
        <w:t>中是合理的事件轨迹，</w:t>
      </w:r>
      <w:r>
        <w:rPr>
          <w:rFonts w:hint="eastAsia"/>
        </w:rPr>
        <w:t>但是</w:t>
      </w:r>
      <w:r>
        <w:t>对于N</w:t>
      </w:r>
      <w:r>
        <w:softHyphen/>
      </w:r>
      <w:r w:rsidRPr="00EE537E">
        <w:rPr>
          <w:vertAlign w:val="subscript"/>
        </w:rPr>
        <w:t>5</w:t>
      </w:r>
      <w:r>
        <w:t>就不是合理的</w:t>
      </w:r>
      <w:r>
        <w:rPr>
          <w:rFonts w:hint="eastAsia"/>
        </w:rPr>
        <w:t>事件</w:t>
      </w:r>
      <w:r>
        <w:t>轨迹。利用定义3.8</w:t>
      </w:r>
      <w:r>
        <w:rPr>
          <w:rFonts w:hint="eastAsia"/>
        </w:rPr>
        <w:t>中</w:t>
      </w:r>
      <w:r>
        <w:t>指出的方法来</w:t>
      </w:r>
      <w:r>
        <w:rPr>
          <w:rFonts w:hint="eastAsia"/>
        </w:rPr>
        <w:t>确定</w:t>
      </w:r>
      <w:r>
        <w:t>哪些</w:t>
      </w:r>
      <w:r>
        <w:rPr>
          <w:rFonts w:hint="eastAsia"/>
        </w:rPr>
        <w:t>不可见任务</w:t>
      </w:r>
      <w:r>
        <w:t>可以合并。</w:t>
      </w:r>
    </w:p>
    <w:p w:rsidR="008A28CC" w:rsidRDefault="008A28CC" w:rsidP="008A28CC">
      <w:pPr>
        <w:pStyle w:val="ab"/>
        <w:ind w:firstLine="482"/>
      </w:pPr>
      <w:r w:rsidRPr="00C8597E">
        <w:rPr>
          <w:b/>
        </w:rPr>
        <w:t>定义3.8</w:t>
      </w:r>
      <w:r>
        <w:t>（</w:t>
      </w:r>
      <w:r w:rsidRPr="00C8597E">
        <w:rPr>
          <w:rFonts w:hint="eastAsia"/>
          <w:i/>
        </w:rPr>
        <w:t>可以合并</w:t>
      </w:r>
      <w:r w:rsidRPr="00C8597E">
        <w:rPr>
          <w:i/>
        </w:rPr>
        <w:t>的不可见任务</w:t>
      </w:r>
      <w:r>
        <w:rPr>
          <w:i/>
        </w:rPr>
        <w:t>集合</w:t>
      </w:r>
      <w:r>
        <w:t>）</w:t>
      </w:r>
      <w:r>
        <w:rPr>
          <w:rFonts w:hint="eastAsia"/>
        </w:rPr>
        <w:t>T是一个任务的集合，W是T上的一组事件日志，</w:t>
      </w:r>
      <w:r>
        <w:t>T</w:t>
      </w:r>
      <w:r w:rsidRPr="00C8597E">
        <w:rPr>
          <w:vertAlign w:val="subscript"/>
        </w:rPr>
        <w:t>I</w:t>
      </w:r>
      <w:r>
        <w:t>是</w:t>
      </w:r>
      <w:r>
        <w:rPr>
          <w:rFonts w:hint="eastAsia"/>
        </w:rPr>
        <w:t>W</w:t>
      </w:r>
      <w:r>
        <w:t>中获得的不可见任务的集合，</w:t>
      </w:r>
      <m:oMath>
        <m:r>
          <w:rPr>
            <w:rFonts w:ascii="Cambria Math" w:hAnsi="Cambria Math"/>
          </w:rPr>
          <m:t>σ∈W</m:t>
        </m:r>
      </m:oMath>
      <w:r>
        <w:t>是W</w:t>
      </w:r>
      <w:r>
        <w:rPr>
          <w:rFonts w:hint="eastAsia"/>
        </w:rPr>
        <w:t>的</w:t>
      </w:r>
      <w:r>
        <w:t>一个</w:t>
      </w:r>
      <w:r>
        <w:rPr>
          <w:rFonts w:hint="eastAsia"/>
        </w:rPr>
        <w:t>事件</w:t>
      </w:r>
      <w:r>
        <w:t>轨迹。可以合并的不可见任务集合C_Set定义如下：</w:t>
      </w:r>
    </w:p>
    <w:p w:rsidR="008A28CC" w:rsidRPr="0073304E" w:rsidRDefault="008A28CC" w:rsidP="008A28CC">
      <w:pPr>
        <w:pStyle w:val="ab"/>
        <w:numPr>
          <w:ilvl w:val="0"/>
          <w:numId w:val="26"/>
        </w:numPr>
        <w:ind w:firstLineChars="0"/>
      </w:pPr>
      <m:oMath>
        <m:r>
          <w:rPr>
            <w:rFonts w:ascii="Cambria Math" w:hAnsi="Cambria Math"/>
          </w:rPr>
          <m:t>R</m:t>
        </m:r>
        <m:d>
          <m:dPr>
            <m:ctrlPr>
              <w:rPr>
                <w:rFonts w:ascii="Cambria Math" w:hAnsi="Cambria Math" w:cs="Cambria Math"/>
                <w:i/>
              </w:rPr>
            </m:ctrlPr>
          </m:dPr>
          <m:e>
            <m:r>
              <w:rPr>
                <w:rFonts w:ascii="Cambria Math" w:hAnsi="Cambria Math" w:cs="Cambria Math"/>
              </w:rPr>
              <m:t>t</m:t>
            </m:r>
          </m:e>
        </m:d>
        <m:r>
          <w:rPr>
            <w:rFonts w:ascii="Cambria Math" w:hAnsi="Cambria Math" w:cs="Cambria Math"/>
          </w:rPr>
          <m:t>=</m:t>
        </m:r>
        <m:d>
          <m:dPr>
            <m:begChr m:val="{"/>
            <m:endChr m:val="}"/>
            <m:ctrlPr>
              <w:rPr>
                <w:rFonts w:ascii="Cambria Math" w:hAnsi="Cambria Math" w:cs="Cambria Math"/>
                <w:i/>
              </w:rPr>
            </m:ctrlPr>
          </m:dPr>
          <m:e>
            <m:r>
              <w:rPr>
                <w:rFonts w:ascii="Cambria Math" w:hAnsi="Cambria Math" w:cs="Cambria Math"/>
              </w:rPr>
              <m:t>z</m:t>
            </m:r>
          </m:e>
          <m:e>
            <m:d>
              <m:dPr>
                <m:ctrlPr>
                  <w:rPr>
                    <w:rFonts w:ascii="Cambria Math" w:hAnsi="Cambria Math" w:cs="Cambria Math"/>
                    <w:i/>
                  </w:rPr>
                </m:ctrlPr>
              </m:dPr>
              <m:e>
                <m:r>
                  <w:rPr>
                    <w:rFonts w:ascii="Cambria Math" w:hAnsi="Cambria Math" w:cs="Cambria Math"/>
                  </w:rPr>
                  <m:t>a,x,y,b</m:t>
                </m:r>
              </m:e>
            </m:d>
            <m:r>
              <w:rPr>
                <w:rFonts w:ascii="Cambria Math" w:hAnsi="Cambria Math" w:cs="Cambria Math"/>
              </w:rPr>
              <m:t>∈MD</m:t>
            </m:r>
            <m:d>
              <m:dPr>
                <m:ctrlPr>
                  <w:rPr>
                    <w:rFonts w:ascii="Cambria Math" w:hAnsi="Cambria Math" w:cs="Cambria Math"/>
                    <w:i/>
                  </w:rPr>
                </m:ctrlPr>
              </m:dPr>
              <m:e>
                <m:r>
                  <w:rPr>
                    <w:rFonts w:ascii="Cambria Math" w:hAnsi="Cambria Math" w:cs="Cambria Math"/>
                  </w:rPr>
                  <m:t>t</m:t>
                </m:r>
              </m:e>
            </m:d>
            <m:r>
              <w:rPr>
                <w:rFonts w:ascii="Cambria Math" w:hAnsi="Cambria Math" w:cs="Cambria Math"/>
              </w:rPr>
              <m:t>∧</m:t>
            </m:r>
            <m:d>
              <m:dPr>
                <m:ctrlPr>
                  <w:rPr>
                    <w:rFonts w:ascii="Cambria Math" w:hAnsi="Cambria Math" w:cs="Cambria Math"/>
                    <w:i/>
                  </w:rPr>
                </m:ctrlPr>
              </m:dPr>
              <m:e>
                <m:r>
                  <w:rPr>
                    <w:rFonts w:ascii="Cambria Math" w:hAnsi="Cambria Math" w:cs="Cambria Math"/>
                  </w:rPr>
                  <m:t>z=x∨z=y</m:t>
                </m:r>
              </m:e>
            </m:d>
          </m:e>
        </m:d>
      </m:oMath>
    </w:p>
    <w:p w:rsidR="008A28CC" w:rsidRPr="0073304E" w:rsidRDefault="008A28CC" w:rsidP="008A28CC">
      <w:pPr>
        <w:pStyle w:val="ab"/>
        <w:numPr>
          <w:ilvl w:val="0"/>
          <w:numId w:val="26"/>
        </w:numPr>
        <w:ind w:firstLineChars="0"/>
      </w:pPr>
      <m:oMath>
        <m:r>
          <w:rPr>
            <w:rFonts w:ascii="Cambria Math" w:hAnsi="Cambria Math"/>
          </w:rPr>
          <m:t>P</m:t>
        </m:r>
        <m:d>
          <m:dPr>
            <m:ctrlPr>
              <w:rPr>
                <w:rFonts w:ascii="Cambria Math" w:hAnsi="Cambria Math"/>
                <w:i/>
              </w:rPr>
            </m:ctrlPr>
          </m:dPr>
          <m:e>
            <m:r>
              <w:rPr>
                <w:rFonts w:ascii="Cambria Math" w:hAnsi="Cambria Math"/>
              </w:rPr>
              <m:t>σ,a,b</m:t>
            </m:r>
          </m:e>
        </m:d>
        <m:r>
          <w:rPr>
            <w:rFonts w:ascii="Cambria Math" w:hAnsi="Cambria Math"/>
          </w:rPr>
          <m:t>=σ↑</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∪R</m:t>
            </m:r>
            <m:d>
              <m:dPr>
                <m:ctrlPr>
                  <w:rPr>
                    <w:rFonts w:ascii="Cambria Math" w:hAnsi="Cambria Math"/>
                    <w:i/>
                  </w:rPr>
                </m:ctrlPr>
              </m:dPr>
              <m:e>
                <m:r>
                  <w:rPr>
                    <w:rFonts w:ascii="Cambria Math" w:hAnsi="Cambria Math"/>
                  </w:rPr>
                  <m:t>b</m:t>
                </m:r>
              </m:e>
            </m:d>
          </m:e>
        </m:d>
      </m:oMath>
    </w:p>
    <w:p w:rsidR="008A28CC" w:rsidRPr="00562847" w:rsidRDefault="008A28CC" w:rsidP="008A28CC">
      <w:pPr>
        <w:pStyle w:val="ab"/>
        <w:numPr>
          <w:ilvl w:val="0"/>
          <w:numId w:val="26"/>
        </w:numPr>
        <w:ind w:firstLineChars="0"/>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σ,a,b</m:t>
                </m:r>
              </m:e>
            </m:d>
          </m:e>
        </m:d>
        <m:r>
          <w:rPr>
            <w:rFonts w:ascii="Cambria Math" w:hAnsi="Cambria Math"/>
          </w:rPr>
          <m:t>=0∨(</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σ,a,b</m:t>
                </m:r>
              </m:e>
            </m:d>
          </m:e>
        </m:d>
        <m:r>
          <w:rPr>
            <w:rFonts w:ascii="Cambria Math" w:hAnsi="Cambria Math"/>
          </w:rPr>
          <m:t>%2=0</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1≤k&lt;</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P</m:t>
                    </m:r>
                  </m:e>
                </m:d>
              </m:num>
              <m:den>
                <m:r>
                  <w:rPr>
                    <w:rFonts w:ascii="Cambria Math" w:hAnsi="Cambria Math" w:cs="Cambria Math"/>
                  </w:rPr>
                  <m:t>2</m:t>
                </m:r>
              </m:den>
            </m:f>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2k+1</m:t>
                </m:r>
              </m:sub>
            </m:sSub>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2k+2</m:t>
                </m:r>
              </m:sub>
            </m:sSub>
            <m:r>
              <w:rPr>
                <w:rFonts w:ascii="Cambria Math" w:hAnsi="Cambria Math"/>
              </w:rPr>
              <m:t>∈R</m:t>
            </m:r>
            <m:d>
              <m:dPr>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2k+1</m:t>
                </m:r>
              </m:sub>
            </m:sSub>
            <m:r>
              <w:rPr>
                <w:rFonts w:ascii="Cambria Math" w:hAnsi="Cambria Math"/>
              </w:rPr>
              <m:t>∈R</m:t>
            </m:r>
            <m:d>
              <m:dPr>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σ,a,b</m:t>
                    </m:r>
                  </m:e>
                </m:d>
              </m:e>
              <m:sub>
                <m:r>
                  <w:rPr>
                    <w:rFonts w:ascii="Cambria Math" w:hAnsi="Cambria Math"/>
                  </w:rPr>
                  <m:t>2k+2</m:t>
                </m:r>
              </m:sub>
            </m:sSub>
            <m:r>
              <w:rPr>
                <w:rFonts w:ascii="Cambria Math" w:hAnsi="Cambria Math"/>
              </w:rPr>
              <m:t>∈R</m:t>
            </m:r>
            <m:d>
              <m:dPr>
                <m:ctrlPr>
                  <w:rPr>
                    <w:rFonts w:ascii="Cambria Math" w:hAnsi="Cambria Math"/>
                    <w:i/>
                  </w:rPr>
                </m:ctrlPr>
              </m:dPr>
              <m:e>
                <m:r>
                  <w:rPr>
                    <w:rFonts w:ascii="Cambria Math" w:hAnsi="Cambria Math"/>
                  </w:rPr>
                  <m:t>a</m:t>
                </m:r>
              </m:e>
            </m:d>
          </m:e>
        </m:d>
        <m:r>
          <w:rPr>
            <w:rFonts w:ascii="Cambria Math" w:hAnsi="Cambria Math"/>
          </w:rPr>
          <m:t>)</m:t>
        </m:r>
      </m:oMath>
    </w:p>
    <w:p w:rsidR="008A28CC" w:rsidRPr="0073304E" w:rsidRDefault="008A28CC" w:rsidP="008A28CC">
      <w:pPr>
        <w:pStyle w:val="ab"/>
        <w:numPr>
          <w:ilvl w:val="0"/>
          <w:numId w:val="26"/>
        </w:numPr>
        <w:ind w:firstLineChars="0"/>
      </w:pP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p>
    <w:p w:rsidR="008A28CC" w:rsidRDefault="007F666D" w:rsidP="008A28CC">
      <w:pPr>
        <w:pStyle w:val="ab"/>
        <w:numPr>
          <w:ilvl w:val="0"/>
          <w:numId w:val="26"/>
        </w:numPr>
        <w:ind w:firstLineChars="0"/>
      </w:pPr>
      <m:oMath>
        <m:sSub>
          <m:sSubPr>
            <m:ctrlPr>
              <w:rPr>
                <w:rFonts w:ascii="Cambria Math" w:hAnsi="Cambria Math"/>
                <w:i/>
              </w:rPr>
            </m:ctrlPr>
          </m:sSubPr>
          <m:e>
            <m:r>
              <w:rPr>
                <w:rFonts w:ascii="Cambria Math" w:hAnsi="Cambria Math"/>
              </w:rPr>
              <m:t>C</m:t>
            </m:r>
          </m:e>
          <m:sub>
            <m:r>
              <w:rPr>
                <w:rFonts w:ascii="Cambria Math" w:hAnsi="Cambria Math"/>
              </w:rPr>
              <m:t>Set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d>
          </m:sub>
        </m:sSub>
        <m:r>
          <w:rPr>
            <w:rFonts w:ascii="Cambria Math" w:hAnsi="Cambria Math"/>
          </w:rPr>
          <m:t>={(a,b)|a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oMath>
    </w:p>
    <w:p w:rsidR="008A28CC" w:rsidRPr="00EE537E" w:rsidRDefault="008A28CC" w:rsidP="008A28CC">
      <w:pPr>
        <w:pStyle w:val="ab"/>
        <w:spacing w:beforeLines="0" w:before="0" w:afterLines="0" w:after="0" w:line="400" w:lineRule="exact"/>
      </w:pPr>
      <w:r>
        <w:t>R(t)是指与发现不可见任务t</w:t>
      </w:r>
      <w:r>
        <w:rPr>
          <w:rFonts w:hint="eastAsia"/>
        </w:rPr>
        <w:t>相关</w:t>
      </w:r>
      <w:r>
        <w:t>的任务的集合。</w:t>
      </w:r>
      <m:oMath>
        <m:r>
          <w:rPr>
            <w:rFonts w:ascii="Cambria Math" w:hAnsi="Cambria Math"/>
          </w:rPr>
          <m:t>P</m:t>
        </m:r>
        <m:d>
          <m:dPr>
            <m:ctrlPr>
              <w:rPr>
                <w:rFonts w:ascii="Cambria Math" w:hAnsi="Cambria Math"/>
                <w:i/>
              </w:rPr>
            </m:ctrlPr>
          </m:dPr>
          <m:e>
            <m:r>
              <w:rPr>
                <w:rFonts w:ascii="Cambria Math" w:hAnsi="Cambria Math"/>
              </w:rPr>
              <m:t>σ,a,b</m:t>
            </m:r>
          </m:e>
        </m:d>
      </m:oMath>
      <w:r>
        <w:t>是事件轨迹</w:t>
      </w:r>
      <m:oMath>
        <m:r>
          <w:rPr>
            <w:rFonts w:ascii="Cambria Math" w:hAnsi="Cambria Math"/>
          </w:rPr>
          <m:t xml:space="preserve"> σ</m:t>
        </m:r>
      </m:oMath>
      <w:r>
        <w:t>在</w:t>
      </w:r>
      <w:r>
        <w:rPr>
          <w:rFonts w:hint="eastAsia"/>
        </w:rPr>
        <w:t>任务</w:t>
      </w:r>
      <w:r>
        <w:t>集合</w:t>
      </w:r>
      <m:oMath>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∪R</m:t>
        </m:r>
        <m:d>
          <m:dPr>
            <m:ctrlPr>
              <w:rPr>
                <w:rFonts w:ascii="Cambria Math" w:hAnsi="Cambria Math"/>
                <w:i/>
              </w:rPr>
            </m:ctrlPr>
          </m:dPr>
          <m:e>
            <m:r>
              <w:rPr>
                <w:rFonts w:ascii="Cambria Math" w:hAnsi="Cambria Math"/>
              </w:rPr>
              <m:t>b</m:t>
            </m:r>
          </m:e>
        </m:d>
      </m:oMath>
      <w:r>
        <w:t>上的投影。</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r>
        <w:t>成立的充要条件是</w:t>
      </w:r>
      <m:oMath>
        <m:r>
          <w:rPr>
            <w:rFonts w:ascii="Cambria Math" w:hAnsi="Cambria Math"/>
          </w:rPr>
          <m:t>R</m:t>
        </m:r>
        <m:d>
          <m:dPr>
            <m:ctrlPr>
              <w:rPr>
                <w:rFonts w:ascii="Cambria Math" w:hAnsi="Cambria Math"/>
                <w:i/>
              </w:rPr>
            </m:ctrlPr>
          </m:dPr>
          <m:e>
            <m:r>
              <w:rPr>
                <w:rFonts w:ascii="Cambria Math" w:hAnsi="Cambria Math"/>
              </w:rPr>
              <m:t>a</m:t>
            </m:r>
          </m:e>
        </m:d>
      </m:oMath>
      <w:r>
        <w:t>和</w:t>
      </w:r>
      <m:oMath>
        <m:r>
          <w:rPr>
            <w:rFonts w:ascii="Cambria Math" w:hAnsi="Cambria Math"/>
          </w:rPr>
          <m:t>R</m:t>
        </m:r>
        <m:d>
          <m:dPr>
            <m:ctrlPr>
              <w:rPr>
                <w:rFonts w:ascii="Cambria Math" w:hAnsi="Cambria Math"/>
                <w:i/>
              </w:rPr>
            </m:ctrlPr>
          </m:dPr>
          <m:e>
            <m:r>
              <w:rPr>
                <w:rFonts w:ascii="Cambria Math" w:hAnsi="Cambria Math"/>
              </w:rPr>
              <m:t>b</m:t>
            </m:r>
          </m:e>
        </m:d>
      </m:oMath>
      <w:r>
        <w:t>中的任务在</w:t>
      </w:r>
      <m:oMath>
        <m:r>
          <w:rPr>
            <w:rFonts w:ascii="Cambria Math" w:hAnsi="Cambria Math"/>
          </w:rPr>
          <m:t xml:space="preserve"> P</m:t>
        </m:r>
        <m:d>
          <m:dPr>
            <m:ctrlPr>
              <w:rPr>
                <w:rFonts w:ascii="Cambria Math" w:hAnsi="Cambria Math"/>
                <w:i/>
              </w:rPr>
            </m:ctrlPr>
          </m:dPr>
          <m:e>
            <m:r>
              <w:rPr>
                <w:rFonts w:ascii="Cambria Math" w:hAnsi="Cambria Math"/>
              </w:rPr>
              <m:t>σ,a,b</m:t>
            </m:r>
          </m:e>
        </m:d>
      </m:oMath>
      <w:r>
        <w:t>中要么交叠出现，要么</w:t>
      </w:r>
      <w:r>
        <w:rPr>
          <w:rFonts w:hint="eastAsia"/>
        </w:rPr>
        <w:t>都不出现</w:t>
      </w:r>
      <w:r>
        <w:t>。</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r>
        <w:t>的含义表示在事件轨迹</w:t>
      </w:r>
      <m:oMath>
        <m:r>
          <w:rPr>
            <w:rFonts w:ascii="Cambria Math" w:hAnsi="Cambria Math"/>
          </w:rPr>
          <m:t>σ</m:t>
        </m:r>
      </m:oMath>
      <w:r>
        <w:t>上不可见任务a</w:t>
      </w:r>
      <w:r>
        <w:rPr>
          <w:rFonts w:hint="eastAsia"/>
        </w:rPr>
        <w:t>和</w:t>
      </w:r>
      <w:r>
        <w:t>b</w:t>
      </w:r>
      <w:r>
        <w:rPr>
          <w:rFonts w:hint="eastAsia"/>
        </w:rPr>
        <w:t>要么</w:t>
      </w:r>
      <w:r>
        <w:t>一起出现，</w:t>
      </w:r>
      <w:r>
        <w:rPr>
          <w:rFonts w:hint="eastAsia"/>
        </w:rPr>
        <w:t>要么</w:t>
      </w:r>
      <w:r>
        <w:t>一个都不出现。如果对于事件日志W中的</w:t>
      </w:r>
      <w:r>
        <w:rPr>
          <w:rFonts w:hint="eastAsia"/>
        </w:rPr>
        <w:t>任何</w:t>
      </w:r>
      <w:r>
        <w:t>一个事件轨迹</w:t>
      </w:r>
      <m:oMath>
        <m:r>
          <w:rPr>
            <w:rFonts w:ascii="Cambria Math" w:hAnsi="Cambria Math"/>
          </w:rPr>
          <m:t>σ</m:t>
        </m:r>
      </m:oMath>
      <w:r>
        <w:t>均满足</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σ</m:t>
            </m:r>
          </m:sub>
        </m:sSub>
        <m:r>
          <w:rPr>
            <w:rFonts w:ascii="Cambria Math" w:hAnsi="Cambria Math"/>
          </w:rPr>
          <m:t>b</m:t>
        </m:r>
      </m:oMath>
      <w:r>
        <w:t>，（即</w:t>
      </w:r>
      <m:oMath>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W</m:t>
            </m:r>
          </m:sub>
        </m:sSub>
        <m:r>
          <w:rPr>
            <w:rFonts w:ascii="Cambria Math" w:hAnsi="Cambria Math"/>
          </w:rPr>
          <m:t>b</m:t>
        </m:r>
        <m:r>
          <m:rPr>
            <m:sty m:val="p"/>
          </m:rPr>
          <w:rPr>
            <w:rFonts w:ascii="Cambria Math" w:hAnsi="Cambria Math"/>
          </w:rPr>
          <m:t>成立</m:t>
        </m:r>
      </m:oMath>
      <w:r>
        <w:t>），那么说明不可见任务在事件日</w:t>
      </w:r>
      <w:r>
        <w:lastRenderedPageBreak/>
        <w:t>志W上</w:t>
      </w:r>
      <w:r>
        <w:rPr>
          <w:rFonts w:hint="eastAsia"/>
        </w:rPr>
        <w:t>均在</w:t>
      </w:r>
      <w:r>
        <w:t>一起出现或者在一起不出现，</w:t>
      </w:r>
      <w:r>
        <w:rPr>
          <w:rFonts w:hint="eastAsia"/>
        </w:rPr>
        <w:t>那么不可见任务</w:t>
      </w:r>
      <w:r>
        <w:t>a</w:t>
      </w:r>
      <w:r>
        <w:rPr>
          <w:rFonts w:hint="eastAsia"/>
        </w:rPr>
        <w:t>和</w:t>
      </w:r>
      <w:r>
        <w:t>b</w:t>
      </w:r>
      <w:r>
        <w:rPr>
          <w:rFonts w:hint="eastAsia"/>
        </w:rPr>
        <w:t>应当</w:t>
      </w:r>
      <w:r>
        <w:t>合并成为一个不可见任务。</w:t>
      </w:r>
    </w:p>
    <w:p w:rsidR="008A28CC" w:rsidRDefault="003E5B83" w:rsidP="008A28CC">
      <w:pPr>
        <w:pStyle w:val="31"/>
        <w:numPr>
          <w:ilvl w:val="2"/>
          <w:numId w:val="9"/>
        </w:numPr>
      </w:pPr>
      <w:bookmarkStart w:id="68" w:name="_Toc415228163"/>
      <w:r>
        <w:rPr>
          <w:rFonts w:hint="eastAsia"/>
        </w:rPr>
        <w:t>分裂</w:t>
      </w:r>
      <w:r w:rsidR="008A28CC">
        <w:t>不可见任务</w:t>
      </w:r>
      <w:bookmarkEnd w:id="68"/>
    </w:p>
    <w:p w:rsidR="008A28CC" w:rsidRDefault="008A28CC" w:rsidP="008A28CC">
      <w:pPr>
        <w:pStyle w:val="ab"/>
        <w:spacing w:beforeLines="0" w:before="0" w:afterLines="0" w:after="0" w:line="400" w:lineRule="exact"/>
      </w:pPr>
      <w:r>
        <w:t>非自由选择结构是在</w:t>
      </w:r>
      <w:r>
        <w:rPr>
          <w:rFonts w:hint="eastAsia"/>
        </w:rPr>
        <w:t>发现</w:t>
      </w:r>
      <w:r>
        <w:t>不可见任务以后</w:t>
      </w:r>
      <w:r>
        <w:rPr>
          <w:rFonts w:hint="eastAsia"/>
        </w:rPr>
        <w:t>发现的</w:t>
      </w:r>
      <w:r>
        <w:t>，</w:t>
      </w:r>
      <w:r>
        <w:rPr>
          <w:rFonts w:hint="eastAsia"/>
        </w:rPr>
        <w:t>然而</w:t>
      </w:r>
      <w:r>
        <w:t>由于非自由选择结构会给</w:t>
      </w:r>
      <w:r>
        <w:rPr>
          <w:rFonts w:hint="eastAsia"/>
        </w:rPr>
        <w:t>任务</w:t>
      </w:r>
      <w:r>
        <w:t>间带来更多的依赖关系。</w:t>
      </w:r>
      <w:r>
        <w:rPr>
          <w:rFonts w:hint="eastAsia"/>
        </w:rPr>
        <w:t>这些</w:t>
      </w:r>
      <w:r>
        <w:t>非自由选择结构</w:t>
      </w:r>
      <w:r>
        <w:rPr>
          <w:rFonts w:hint="eastAsia"/>
        </w:rPr>
        <w:t>有可能</w:t>
      </w:r>
      <w:r>
        <w:t>在一些情况下给不可见任务带来死锁。在图3.5</w:t>
      </w:r>
      <w:r>
        <w:rPr>
          <w:rFonts w:hint="eastAsia"/>
        </w:rPr>
        <w:t>中</w:t>
      </w:r>
      <w:r>
        <w:t>，N</w:t>
      </w:r>
      <w:r w:rsidRPr="001972F4">
        <w:rPr>
          <w:vertAlign w:val="subscript"/>
        </w:rPr>
        <w:t>6</w:t>
      </w:r>
      <w:r>
        <w:t>和N</w:t>
      </w:r>
      <w:r w:rsidRPr="001972F4">
        <w:rPr>
          <w:vertAlign w:val="subscript"/>
        </w:rPr>
        <w:t>6</w:t>
      </w:r>
      <w:r w:rsidRPr="001972F4">
        <w:rPr>
          <w:vertAlign w:val="superscript"/>
        </w:rPr>
        <w:t>’</w:t>
      </w:r>
      <w:r>
        <w:rPr>
          <w:rFonts w:hint="eastAsia"/>
        </w:rPr>
        <w:t>给出了</w:t>
      </w:r>
      <w:r>
        <w:t>一个这种死锁的</w:t>
      </w:r>
      <w:r>
        <w:rPr>
          <w:rFonts w:hint="eastAsia"/>
        </w:rPr>
        <w:t>样例</w:t>
      </w:r>
      <w:r>
        <w:t>。N</w:t>
      </w:r>
      <w:r w:rsidRPr="00DF3959">
        <w:rPr>
          <w:vertAlign w:val="subscript"/>
        </w:rPr>
        <w:t>6</w:t>
      </w:r>
      <w:r>
        <w:t>是原始的合理模型，N</w:t>
      </w:r>
      <w:r w:rsidRPr="001972F4">
        <w:rPr>
          <w:vertAlign w:val="subscript"/>
        </w:rPr>
        <w:t>6</w:t>
      </w:r>
      <w:r w:rsidRPr="001972F4">
        <w:rPr>
          <w:vertAlign w:val="superscript"/>
        </w:rPr>
        <w:t>’</w:t>
      </w:r>
      <w:r>
        <w:rPr>
          <w:rFonts w:hint="eastAsia"/>
        </w:rPr>
        <w:t>是</w:t>
      </w:r>
      <w:r>
        <w:t>没有经过分裂操作的流程模型。</w:t>
      </w:r>
      <w:r>
        <w:rPr>
          <w:rFonts w:hint="eastAsia"/>
        </w:rPr>
        <w:t>在</w:t>
      </w:r>
      <w:r>
        <w:t>N</w:t>
      </w:r>
      <w:r w:rsidRPr="001972F4">
        <w:rPr>
          <w:vertAlign w:val="subscript"/>
        </w:rPr>
        <w:t>6</w:t>
      </w:r>
      <w:r w:rsidRPr="001972F4">
        <w:rPr>
          <w:vertAlign w:val="superscript"/>
        </w:rPr>
        <w:t>’</w:t>
      </w:r>
      <w:r>
        <w:t>中，</w:t>
      </w:r>
      <w:r>
        <w:rPr>
          <w:rFonts w:hint="eastAsia"/>
        </w:rPr>
        <w:t>不可见任务</w:t>
      </w:r>
      <w:r>
        <w:t>I比非自由选择结构（P1,P2,P3,E,D）的发现更早一些，</w:t>
      </w:r>
      <w:r>
        <w:rPr>
          <w:rFonts w:hint="eastAsia"/>
        </w:rPr>
        <w:t>库所</w:t>
      </w:r>
      <w:r>
        <w:t>P1,P3</w:t>
      </w:r>
      <w:r>
        <w:rPr>
          <w:rFonts w:hint="eastAsia"/>
        </w:rPr>
        <w:t>和</w:t>
      </w:r>
      <w:r>
        <w:t>虚线的边是为了构造</w:t>
      </w:r>
      <w:r>
        <w:rPr>
          <w:rFonts w:hint="eastAsia"/>
        </w:rPr>
        <w:t>非自由选择</w:t>
      </w:r>
      <w:r>
        <w:t>结构而添加的。新添加的依赖关系(A,E)和（B,D）使得这个网不合理。</w:t>
      </w:r>
      <w:r>
        <w:rPr>
          <w:rFonts w:hint="eastAsia"/>
        </w:rPr>
        <w:t>例如</w:t>
      </w:r>
      <w:r>
        <w:t>在执行完事件ACI或者BCI</w:t>
      </w:r>
      <w:r>
        <w:rPr>
          <w:rFonts w:hint="eastAsia"/>
        </w:rPr>
        <w:t>以后</w:t>
      </w:r>
      <w:r>
        <w:t>，</w:t>
      </w:r>
      <w:r>
        <w:rPr>
          <w:rFonts w:hint="eastAsia"/>
        </w:rPr>
        <w:t>会在</w:t>
      </w:r>
      <w:r>
        <w:t>库所P1</w:t>
      </w:r>
      <w:r>
        <w:rPr>
          <w:rFonts w:hint="eastAsia"/>
        </w:rPr>
        <w:t>或者</w:t>
      </w:r>
      <w:r>
        <w:t>P2</w:t>
      </w:r>
      <w:r>
        <w:rPr>
          <w:rFonts w:hint="eastAsia"/>
        </w:rPr>
        <w:t>上出现</w:t>
      </w:r>
      <w:r>
        <w:t>残存的令牌。</w:t>
      </w:r>
      <w:r>
        <w:rPr>
          <w:rFonts w:hint="eastAsia"/>
        </w:rPr>
        <w:t>因此</w:t>
      </w:r>
      <w:r>
        <w:t>，在</w:t>
      </w:r>
      <w:r>
        <w:rPr>
          <w:rFonts w:hint="eastAsia"/>
        </w:rPr>
        <w:t>本节</w:t>
      </w:r>
      <w:r>
        <w:t>，</w:t>
      </w:r>
      <w:r>
        <w:rPr>
          <w:rFonts w:hint="eastAsia"/>
        </w:rPr>
        <w:t>对于</w:t>
      </w:r>
      <w:r>
        <w:t>每一个不可见任务</w:t>
      </w:r>
      <w:r>
        <w:rPr>
          <w:rFonts w:hint="eastAsia"/>
        </w:rPr>
        <w:t>检查</w:t>
      </w:r>
      <w:r>
        <w:t>，</w:t>
      </w:r>
      <w:r>
        <w:rPr>
          <w:rFonts w:hint="eastAsia"/>
        </w:rPr>
        <w:t>判断</w:t>
      </w:r>
      <w:r>
        <w:t>这个</w:t>
      </w:r>
      <w:r>
        <w:rPr>
          <w:rFonts w:hint="eastAsia"/>
        </w:rPr>
        <w:t>不可见任务</w:t>
      </w:r>
      <w:r>
        <w:t>是否需要分裂。</w:t>
      </w:r>
    </w:p>
    <w:p w:rsidR="008A28CC" w:rsidRDefault="008A28CC" w:rsidP="008A28CC">
      <w:pPr>
        <w:pStyle w:val="ab"/>
        <w:spacing w:beforeLines="0" w:before="0" w:afterLines="0" w:after="0" w:line="400" w:lineRule="exact"/>
        <w:ind w:firstLine="482"/>
      </w:pPr>
      <w:r w:rsidRPr="00C8597E">
        <w:rPr>
          <w:b/>
        </w:rPr>
        <w:t>定义3.</w:t>
      </w:r>
      <w:r>
        <w:rPr>
          <w:b/>
        </w:rPr>
        <w:t>9</w:t>
      </w:r>
      <w:r>
        <w:t>（</w:t>
      </w:r>
      <w:r w:rsidRPr="00C8597E">
        <w:rPr>
          <w:rFonts w:hint="eastAsia"/>
          <w:i/>
        </w:rPr>
        <w:t>可以</w:t>
      </w:r>
      <w:r>
        <w:rPr>
          <w:rFonts w:hint="eastAsia"/>
          <w:i/>
        </w:rPr>
        <w:t>分裂</w:t>
      </w:r>
      <w:r w:rsidRPr="00C8597E">
        <w:rPr>
          <w:i/>
        </w:rPr>
        <w:t>的不可见任务</w:t>
      </w:r>
      <w:r>
        <w:rPr>
          <w:i/>
        </w:rPr>
        <w:t>集合</w:t>
      </w:r>
      <w:r>
        <w:t>）</w:t>
      </w:r>
      <w:r>
        <w:rPr>
          <w:rFonts w:hint="eastAsia"/>
        </w:rPr>
        <w:t>T是一个任务的集合，W是T上的一组事件日志</w:t>
      </w:r>
      <w:r>
        <w:t>,</w:t>
      </w:r>
      <w:r w:rsidRPr="00266FD4">
        <w:t xml:space="preserve"> </w:t>
      </w:r>
      <w:r>
        <w:t>T</w:t>
      </w:r>
      <w:r w:rsidRPr="00C8597E">
        <w:rPr>
          <w:vertAlign w:val="subscript"/>
        </w:rPr>
        <w:t>I</w:t>
      </w:r>
      <w:r>
        <w:t>是</w:t>
      </w:r>
      <w:r>
        <w:rPr>
          <w:rFonts w:hint="eastAsia"/>
        </w:rPr>
        <w:t>W</w:t>
      </w:r>
      <w:r>
        <w:t>中获得的不可见任务的集合。</w:t>
      </w:r>
      <w:r>
        <w:rPr>
          <w:rFonts w:hint="eastAsia"/>
        </w:rPr>
        <w:t>可以</w:t>
      </w:r>
      <w:r>
        <w:t>分裂的不可见任务集合定义S_Set如下：</w:t>
      </w:r>
    </w:p>
    <w:p w:rsidR="008A28CC" w:rsidRPr="00266FD4" w:rsidRDefault="008A28CC" w:rsidP="008A28CC">
      <w:pPr>
        <w:pStyle w:val="ab"/>
        <w:numPr>
          <w:ilvl w:val="0"/>
          <w:numId w:val="27"/>
        </w:numPr>
        <w:spacing w:beforeLines="0" w:before="0" w:afterLines="0" w:after="0" w:line="400" w:lineRule="exact"/>
        <w:ind w:firstLineChars="0"/>
      </w:pPr>
      <m:oMath>
        <m:r>
          <w:rPr>
            <w:rFonts w:ascii="Cambria Math" w:hAnsi="Cambria Math"/>
          </w:rPr>
          <m:t>IMD</m:t>
        </m:r>
        <m:d>
          <m:dPr>
            <m:ctrlPr>
              <w:rPr>
                <w:rFonts w:ascii="Cambria Math" w:hAnsi="Cambria Math"/>
                <w:i/>
              </w:rPr>
            </m:ctrlPr>
          </m:dPr>
          <m:e>
            <m:r>
              <w:rPr>
                <w:rFonts w:ascii="Cambria Math" w:hAnsi="Cambria Math"/>
              </w:rPr>
              <m:t>t</m:t>
            </m:r>
          </m:e>
        </m:d>
        <m:r>
          <w:rPr>
            <w:rFonts w:ascii="Cambria Math" w:hAnsi="Cambria Math"/>
          </w:rPr>
          <m:t>={(a,x,y,b)∈MD(t)|∃(m,n)∈ID:(n=x∨m=y)}</m:t>
        </m:r>
      </m:oMath>
    </w:p>
    <w:p w:rsidR="008A28CC" w:rsidRDefault="008A28CC" w:rsidP="008A28CC">
      <w:pPr>
        <w:pStyle w:val="ab"/>
        <w:numPr>
          <w:ilvl w:val="0"/>
          <w:numId w:val="27"/>
        </w:numPr>
        <w:spacing w:beforeLines="0" w:before="0" w:afterLines="0" w:after="0" w:line="400" w:lineRule="exact"/>
        <w:ind w:firstLineChars="0"/>
      </w:pPr>
      <m:oMath>
        <m:r>
          <w:rPr>
            <w:rFonts w:ascii="Cambria Math" w:hAnsi="Cambria Math"/>
          </w:rPr>
          <m:t>Splittabl</m:t>
        </m:r>
        <m:sSub>
          <m:sSubPr>
            <m:ctrlPr>
              <w:rPr>
                <w:rFonts w:ascii="Cambria Math" w:hAnsi="Cambria Math"/>
                <w:i/>
              </w:rPr>
            </m:ctrlPr>
          </m:sSubPr>
          <m:e>
            <m:r>
              <w:rPr>
                <w:rFonts w:ascii="Cambria Math" w:hAnsi="Cambria Math"/>
              </w:rPr>
              <m:t>e</m:t>
            </m:r>
          </m:e>
          <m:sub>
            <m:r>
              <w:rPr>
                <w:rFonts w:ascii="Cambria Math" w:hAnsi="Cambria Math"/>
              </w:rPr>
              <m:t>Set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d>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IMD</m:t>
            </m:r>
            <m:d>
              <m:dPr>
                <m:ctrlPr>
                  <w:rPr>
                    <w:rFonts w:ascii="Cambria Math" w:hAnsi="Cambria Math"/>
                    <w:i/>
                  </w:rPr>
                </m:ctrlPr>
              </m:dPr>
              <m:e>
                <m:r>
                  <w:rPr>
                    <w:rFonts w:ascii="Cambria Math" w:hAnsi="Cambria Math"/>
                  </w:rPr>
                  <m:t>t</m:t>
                </m:r>
              </m:e>
            </m:d>
          </m:e>
        </m:d>
        <m:r>
          <w:rPr>
            <w:rFonts w:ascii="Cambria Math" w:hAnsi="Cambria Math"/>
          </w:rPr>
          <m:t>&gt;1}</m:t>
        </m:r>
      </m:oMath>
    </w:p>
    <w:p w:rsidR="008A28CC" w:rsidRPr="00DF3959" w:rsidRDefault="008A28CC" w:rsidP="008A28CC">
      <w:pPr>
        <w:pStyle w:val="ab"/>
        <w:spacing w:beforeLines="0" w:before="0" w:afterLines="0" w:after="0" w:line="400" w:lineRule="exact"/>
      </w:pPr>
      <w:r>
        <w:rPr>
          <w:rFonts w:hint="eastAsia"/>
        </w:rPr>
        <w:t>对任何</w:t>
      </w:r>
      <w:r>
        <w:t>一个</w:t>
      </w:r>
      <w:r>
        <w:rPr>
          <w:rFonts w:hint="eastAsia"/>
        </w:rPr>
        <w:t>不可见</w:t>
      </w:r>
      <w:r>
        <w:t>任务t,IMD(t)</w:t>
      </w:r>
      <w:r>
        <w:rPr>
          <w:rFonts w:hint="eastAsia"/>
        </w:rPr>
        <w:t>表示</w:t>
      </w:r>
      <w:r>
        <w:t>与t的虚假</w:t>
      </w:r>
      <w:r>
        <w:rPr>
          <w:rFonts w:hint="eastAsia"/>
        </w:rPr>
        <w:t>依赖</w:t>
      </w:r>
      <w:r>
        <w:t>相关的隐式</w:t>
      </w:r>
      <w:r>
        <w:rPr>
          <w:rFonts w:hint="eastAsia"/>
        </w:rPr>
        <w:t>依赖</w:t>
      </w:r>
      <w:r>
        <w:t>（简称其为混合依赖）。根据对流程模型的分析，</w:t>
      </w:r>
      <w:r w:rsidR="004A0113">
        <w:rPr>
          <w:rFonts w:hint="eastAsia"/>
        </w:rPr>
        <w:t>可以</w:t>
      </w:r>
      <w:r>
        <w:rPr>
          <w:rFonts w:hint="eastAsia"/>
        </w:rPr>
        <w:t>发现</w:t>
      </w:r>
      <w:r>
        <w:t>每个混合</w:t>
      </w:r>
      <w:r>
        <w:rPr>
          <w:rFonts w:hint="eastAsia"/>
        </w:rPr>
        <w:t>依赖</w:t>
      </w:r>
      <w:r>
        <w:t>都</w:t>
      </w:r>
      <w:r>
        <w:rPr>
          <w:rFonts w:hint="eastAsia"/>
        </w:rPr>
        <w:t>应该对应</w:t>
      </w:r>
      <w:r>
        <w:t>一个</w:t>
      </w:r>
      <w:r>
        <w:rPr>
          <w:rFonts w:hint="eastAsia"/>
        </w:rPr>
        <w:t>不可见</w:t>
      </w:r>
      <w:r>
        <w:t>任务。如果</w:t>
      </w:r>
      <w:r>
        <w:rPr>
          <w:rFonts w:hint="eastAsia"/>
        </w:rPr>
        <w:t>挖掘出来</w:t>
      </w:r>
      <w:r>
        <w:t>的模型中</w:t>
      </w:r>
      <w:r>
        <w:rPr>
          <w:rFonts w:hint="eastAsia"/>
        </w:rPr>
        <w:t>存在</w:t>
      </w:r>
      <w:r>
        <w:t>一个</w:t>
      </w:r>
      <w:r>
        <w:rPr>
          <w:rFonts w:hint="eastAsia"/>
        </w:rPr>
        <w:t>不可见任务</w:t>
      </w:r>
      <w:r>
        <w:t>表达了两个</w:t>
      </w:r>
      <w:r>
        <w:rPr>
          <w:rFonts w:hint="eastAsia"/>
        </w:rPr>
        <w:t>混合</w:t>
      </w:r>
      <w:r>
        <w:t>依赖的情况，</w:t>
      </w:r>
      <w:r>
        <w:rPr>
          <w:rFonts w:hint="eastAsia"/>
        </w:rPr>
        <w:t>那么</w:t>
      </w:r>
      <w:r>
        <w:t>这个流程模型</w:t>
      </w:r>
      <w:r>
        <w:rPr>
          <w:rFonts w:hint="eastAsia"/>
        </w:rPr>
        <w:t>将会像</w:t>
      </w:r>
      <w:r>
        <w:t>图3.5</w:t>
      </w:r>
      <w:r>
        <w:rPr>
          <w:rFonts w:hint="eastAsia"/>
        </w:rPr>
        <w:t>中</w:t>
      </w:r>
      <w:r>
        <w:t>的N</w:t>
      </w:r>
      <w:r w:rsidRPr="006C421E">
        <w:rPr>
          <w:vertAlign w:val="subscript"/>
        </w:rPr>
        <w:t>6</w:t>
      </w:r>
      <w:r w:rsidRPr="006C421E">
        <w:rPr>
          <w:vertAlign w:val="superscript"/>
        </w:rPr>
        <w:t>’</w:t>
      </w:r>
      <w:r>
        <w:t>一样</w:t>
      </w:r>
      <w:r>
        <w:rPr>
          <w:rFonts w:hint="eastAsia"/>
        </w:rPr>
        <w:t>是</w:t>
      </w:r>
      <w:r>
        <w:t>不合理的，因此当一个不可见任务表达了</w:t>
      </w:r>
      <w:r>
        <w:rPr>
          <w:rFonts w:hint="eastAsia"/>
        </w:rPr>
        <w:t>多余</w:t>
      </w:r>
      <w:r>
        <w:t>一个混合</w:t>
      </w:r>
      <w:r>
        <w:rPr>
          <w:rFonts w:hint="eastAsia"/>
        </w:rPr>
        <w:t>依赖</w:t>
      </w:r>
      <w:r>
        <w:t>时，</w:t>
      </w:r>
      <w:r>
        <w:rPr>
          <w:rFonts w:hint="eastAsia"/>
        </w:rPr>
        <w:t>这个</w:t>
      </w:r>
      <w:r>
        <w:t>不可见任务应该被分裂。</w:t>
      </w:r>
    </w:p>
    <w:p w:rsidR="008A28CC" w:rsidRDefault="008A28CC" w:rsidP="008A28CC">
      <w:pPr>
        <w:pStyle w:val="2"/>
      </w:pPr>
      <w:bookmarkStart w:id="69" w:name="_Toc415228164"/>
      <w:r w:rsidRPr="00CE039B">
        <w:t>算法的实现</w:t>
      </w:r>
      <w:bookmarkEnd w:id="69"/>
    </w:p>
    <w:p w:rsidR="008A28CC" w:rsidRDefault="00AB0F19" w:rsidP="008A28CC">
      <w:pPr>
        <w:pStyle w:val="ab"/>
        <w:spacing w:beforeLines="0" w:before="0" w:afterLines="0" w:after="0" w:line="400" w:lineRule="atLeast"/>
      </w:pPr>
      <w:r>
        <w:t>本文</w:t>
      </w:r>
      <w:r w:rsidR="008A28CC" w:rsidRPr="00CE30FC">
        <w:t>将</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8A28CC" w:rsidRPr="00CE30FC">
        <w:t>算法</w:t>
      </w:r>
      <w:r w:rsidR="008A28CC">
        <w:t>实现于</w:t>
      </w:r>
      <w:r w:rsidR="008A28CC" w:rsidRPr="00CE30FC">
        <w:t>软件</w:t>
      </w:r>
      <w:r w:rsidR="008A28CC" w:rsidRPr="00CE30FC">
        <w:rPr>
          <w:rFonts w:hint="eastAsia"/>
        </w:rPr>
        <w:t>BeehiveZ。</w:t>
      </w:r>
      <w:r w:rsidR="008A28CC" w:rsidRPr="00CE30FC">
        <w:t>B</w:t>
      </w:r>
      <w:r w:rsidR="008A28CC" w:rsidRPr="00CE30FC">
        <w:rPr>
          <w:rFonts w:hint="eastAsia"/>
        </w:rPr>
        <w:t>eehive</w:t>
      </w:r>
      <w:r w:rsidR="008A28CC" w:rsidRPr="00CE30FC">
        <w:t>Z</w:t>
      </w:r>
      <w:r w:rsidR="008A28CC" w:rsidRPr="00CE30FC">
        <w:rPr>
          <w:rFonts w:hint="eastAsia"/>
        </w:rPr>
        <w:t>是</w:t>
      </w:r>
      <w:r w:rsidR="008A28CC" w:rsidRPr="00CE30FC">
        <w:t>由清华大学软件学院</w:t>
      </w:r>
      <w:r w:rsidR="008A28CC" w:rsidRPr="00CE30FC">
        <w:rPr>
          <w:rFonts w:hint="eastAsia"/>
        </w:rPr>
        <w:t>信息</w:t>
      </w:r>
      <w:r w:rsidR="008A28CC" w:rsidRPr="00CE30FC">
        <w:t>系统与工程研究所实现</w:t>
      </w:r>
      <w:r w:rsidR="00864757">
        <w:t>的</w:t>
      </w:r>
      <w:r w:rsidR="008A28CC" w:rsidRPr="00CE30FC">
        <w:t>开源业务流程与数据分析软件</w:t>
      </w:r>
      <w:r w:rsidR="008A28CC" w:rsidRPr="00CE30FC">
        <w:rPr>
          <w:rFonts w:hint="eastAsia"/>
        </w:rPr>
        <w:t>原型</w:t>
      </w:r>
      <w:r w:rsidR="008A28CC" w:rsidRPr="00CE30FC">
        <w:t>系统。BeehiveZ</w:t>
      </w:r>
      <w:r w:rsidR="008A28CC" w:rsidRPr="00CE30FC">
        <w:rPr>
          <w:rFonts w:hint="eastAsia"/>
        </w:rPr>
        <w:t>既是一个</w:t>
      </w:r>
      <w:r w:rsidR="008A28CC" w:rsidRPr="00CE30FC">
        <w:t>流程模型数据管理工具，</w:t>
      </w:r>
      <w:r w:rsidR="008A28CC" w:rsidRPr="00CE30FC">
        <w:rPr>
          <w:rFonts w:hint="eastAsia"/>
        </w:rPr>
        <w:t>也是</w:t>
      </w:r>
      <w:r w:rsidR="008A28CC" w:rsidRPr="00CE30FC">
        <w:t>一个流程模型数据的应用开发框架。作为流程</w:t>
      </w:r>
      <w:r w:rsidR="008A28CC" w:rsidRPr="00CE30FC">
        <w:rPr>
          <w:rFonts w:hint="eastAsia"/>
        </w:rPr>
        <w:t>模型</w:t>
      </w:r>
      <w:r w:rsidR="008A28CC" w:rsidRPr="00CE30FC">
        <w:t>数据</w:t>
      </w:r>
      <w:r w:rsidR="008A28CC" w:rsidRPr="00CE30FC">
        <w:rPr>
          <w:rFonts w:hint="eastAsia"/>
        </w:rPr>
        <w:t>管理</w:t>
      </w:r>
      <w:r w:rsidR="008A28CC" w:rsidRPr="00CE30FC">
        <w:t>工具，BeehiveZ</w:t>
      </w:r>
      <w:r w:rsidR="008A28CC" w:rsidRPr="00CE30FC">
        <w:rPr>
          <w:rFonts w:hint="eastAsia"/>
        </w:rPr>
        <w:t>中</w:t>
      </w:r>
      <w:r w:rsidR="008A28CC" w:rsidRPr="00CE30FC">
        <w:t>可以导入、</w:t>
      </w:r>
      <w:r w:rsidR="008A28CC" w:rsidRPr="00CE30FC">
        <w:rPr>
          <w:rFonts w:hint="eastAsia"/>
        </w:rPr>
        <w:t>导出</w:t>
      </w:r>
      <w:r w:rsidR="008A28CC" w:rsidRPr="00CE30FC">
        <w:t>、</w:t>
      </w:r>
      <w:r w:rsidR="008A28CC" w:rsidRPr="00CE30FC">
        <w:rPr>
          <w:rFonts w:hint="eastAsia"/>
        </w:rPr>
        <w:t>存储</w:t>
      </w:r>
      <w:r w:rsidR="008A28CC" w:rsidRPr="00CE30FC">
        <w:t>、可视化展现以及批量生成</w:t>
      </w:r>
      <w:r w:rsidR="008A28CC" w:rsidRPr="00CE30FC">
        <w:rPr>
          <w:rFonts w:hint="eastAsia"/>
        </w:rPr>
        <w:t>流程</w:t>
      </w:r>
      <w:r w:rsidR="008A28CC" w:rsidRPr="00CE30FC">
        <w:t>模型。同样的，</w:t>
      </w:r>
      <w:r w:rsidR="008A28CC" w:rsidRPr="00CE30FC">
        <w:rPr>
          <w:rFonts w:hint="eastAsia"/>
        </w:rPr>
        <w:t>作为应为</w:t>
      </w:r>
      <w:r w:rsidR="008A28CC" w:rsidRPr="00CE30FC">
        <w:t>开发框架，BeehiveZ</w:t>
      </w:r>
      <w:r w:rsidR="008A28CC" w:rsidRPr="00CE30FC">
        <w:rPr>
          <w:rFonts w:hint="eastAsia"/>
        </w:rPr>
        <w:t>提供了</w:t>
      </w:r>
      <w:r w:rsidR="008A28CC" w:rsidRPr="00CE30FC">
        <w:t>进行流程模型相似度度量、</w:t>
      </w:r>
      <w:r w:rsidR="008A28CC" w:rsidRPr="00CE30FC">
        <w:rPr>
          <w:rFonts w:hint="eastAsia"/>
        </w:rPr>
        <w:t>流程模型索引</w:t>
      </w:r>
      <w:r w:rsidR="008A28CC" w:rsidRPr="00CE30FC">
        <w:t>、</w:t>
      </w:r>
      <w:r w:rsidR="008A28CC" w:rsidRPr="00CE30FC">
        <w:rPr>
          <w:rFonts w:hint="eastAsia"/>
        </w:rPr>
        <w:t>流程</w:t>
      </w:r>
      <w:r w:rsidR="008A28CC" w:rsidRPr="00CE30FC">
        <w:t>挖掘</w:t>
      </w:r>
      <w:r w:rsidR="008B01F3">
        <w:rPr>
          <w:rFonts w:hint="eastAsia"/>
        </w:rPr>
        <w:t>、</w:t>
      </w:r>
      <w:r w:rsidR="008B01F3">
        <w:t>流程模型检索</w:t>
      </w:r>
      <w:r w:rsidR="008A28CC" w:rsidRPr="00CE30FC">
        <w:t>的开发接口。</w:t>
      </w:r>
    </w:p>
    <w:p w:rsidR="008A28CC" w:rsidRDefault="008A28CC" w:rsidP="008A28CC">
      <w:pPr>
        <w:pStyle w:val="ab"/>
        <w:spacing w:beforeLines="0" w:before="0" w:afterLines="0" w:after="0" w:line="400" w:lineRule="atLeast"/>
      </w:pPr>
      <w:r>
        <w:t xml:space="preserve">图3.6 </w:t>
      </w:r>
      <w:r>
        <w:rPr>
          <w:rFonts w:hint="eastAsia"/>
        </w:rPr>
        <w:t>是Bee</w:t>
      </w:r>
      <w:r>
        <w:t>hiveZ</w:t>
      </w:r>
      <w:r>
        <w:rPr>
          <w:rFonts w:hint="eastAsia"/>
        </w:rPr>
        <w:t>的</w:t>
      </w:r>
      <w:r>
        <w:t>流程挖掘算法模块的</w:t>
      </w:r>
      <w:r>
        <w:rPr>
          <w:rFonts w:hint="eastAsia"/>
        </w:rPr>
        <w:t>用户</w:t>
      </w:r>
      <w:r>
        <w:t>界面。其中界面中</w:t>
      </w:r>
      <w:r>
        <w:rPr>
          <w:rFonts w:hint="eastAsia"/>
        </w:rPr>
        <w:t>主要</w:t>
      </w:r>
      <w:r>
        <w:t>功能是集中在“流程挖掘”</w:t>
      </w:r>
      <w:r>
        <w:rPr>
          <w:rFonts w:hint="eastAsia"/>
        </w:rPr>
        <w:t>的</w:t>
      </w:r>
      <w:r>
        <w:t>标签页中</w:t>
      </w:r>
      <w:r w:rsidRPr="00BD3865">
        <w:rPr>
          <w:highlight w:val="yellow"/>
        </w:rPr>
        <w:t>（需要将界面中的“过程挖掘”修改为“流程</w:t>
      </w:r>
      <w:r w:rsidRPr="00BD3865">
        <w:rPr>
          <w:highlight w:val="yellow"/>
        </w:rPr>
        <w:lastRenderedPageBreak/>
        <w:t>挖掘”）</w:t>
      </w:r>
      <w:r>
        <w:t>。</w:t>
      </w:r>
      <w:r>
        <w:rPr>
          <w:rFonts w:hint="eastAsia"/>
        </w:rPr>
        <w:t>在</w:t>
      </w:r>
      <w:r>
        <w:t>“流程挖掘”</w:t>
      </w:r>
      <w:r>
        <w:rPr>
          <w:rFonts w:hint="eastAsia"/>
        </w:rPr>
        <w:t>标签</w:t>
      </w:r>
      <w:r>
        <w:t>页中,</w:t>
      </w:r>
      <w:r>
        <w:rPr>
          <w:rFonts w:hint="eastAsia"/>
        </w:rPr>
        <w:t>主要</w:t>
      </w:r>
      <w:r>
        <w:t>由三个部分组成，</w:t>
      </w:r>
      <w:r>
        <w:rPr>
          <w:rFonts w:hint="eastAsia"/>
        </w:rPr>
        <w:t>分别是</w:t>
      </w:r>
      <w:r>
        <w:t>“选择日志文件夹”、“</w:t>
      </w:r>
      <w:r>
        <w:rPr>
          <w:rFonts w:hint="eastAsia"/>
        </w:rPr>
        <w:t>选择</w:t>
      </w:r>
      <w:r>
        <w:t>挖掘算法”</w:t>
      </w:r>
      <w:r>
        <w:rPr>
          <w:rFonts w:hint="eastAsia"/>
        </w:rPr>
        <w:t>和</w:t>
      </w:r>
      <w:r>
        <w:t>“</w:t>
      </w:r>
      <w:r>
        <w:rPr>
          <w:rFonts w:hint="eastAsia"/>
        </w:rPr>
        <w:t>选择</w:t>
      </w:r>
      <w:r>
        <w:t>输出文件夹”。</w:t>
      </w:r>
      <w:r>
        <w:rPr>
          <w:rFonts w:hint="eastAsia"/>
        </w:rPr>
        <w:t>其中</w:t>
      </w:r>
      <w:r>
        <w:t>“选择日志文件夹”和“</w:t>
      </w:r>
      <w:r>
        <w:rPr>
          <w:rFonts w:hint="eastAsia"/>
        </w:rPr>
        <w:t>选择</w:t>
      </w:r>
      <w:r>
        <w:t>输出文件夹”</w:t>
      </w:r>
      <w:r>
        <w:rPr>
          <w:rFonts w:hint="eastAsia"/>
        </w:rPr>
        <w:t>是</w:t>
      </w:r>
      <w:r>
        <w:t>由两个文件</w:t>
      </w:r>
      <w:r>
        <w:rPr>
          <w:rFonts w:hint="eastAsia"/>
        </w:rPr>
        <w:t>树构成</w:t>
      </w:r>
      <w:r>
        <w:t>，</w:t>
      </w:r>
      <w:r>
        <w:rPr>
          <w:rFonts w:hint="eastAsia"/>
        </w:rPr>
        <w:t>可以</w:t>
      </w:r>
      <w:r>
        <w:t>分别用来选择流程挖掘用来输入的</w:t>
      </w:r>
      <w:r>
        <w:rPr>
          <w:rFonts w:hint="eastAsia"/>
        </w:rPr>
        <w:t>事件</w:t>
      </w:r>
      <w:r>
        <w:t>日志的文件夹和</w:t>
      </w:r>
      <w:r>
        <w:rPr>
          <w:rFonts w:hint="eastAsia"/>
        </w:rPr>
        <w:t>用于</w:t>
      </w:r>
      <w:r>
        <w:t>输出流程模型的文件夹。</w:t>
      </w:r>
      <w:r>
        <w:rPr>
          <w:rFonts w:hint="eastAsia"/>
        </w:rPr>
        <w:t>中间的</w:t>
      </w:r>
      <w:r>
        <w:t>“选择流程挖掘算法”标签下</w:t>
      </w:r>
      <w:r>
        <w:rPr>
          <w:rFonts w:hint="eastAsia"/>
        </w:rPr>
        <w:t>列举了</w:t>
      </w:r>
      <w:r>
        <w:t>一些常用的业务流程挖掘算法，</w:t>
      </w:r>
      <w:r>
        <w:rPr>
          <w:rFonts w:hint="eastAsia"/>
        </w:rPr>
        <w:t>如</w:t>
      </w:r>
      <m:oMath>
        <m:r>
          <w:rPr>
            <w:rFonts w:ascii="Cambria Math" w:hAnsi="Cambria Math"/>
          </w:rPr>
          <m:t>∝</m:t>
        </m:r>
      </m:oMath>
      <w:r>
        <w:t>系列</w:t>
      </w:r>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oMath>
      <w:r>
        <w:t>、Genetic、</w:t>
      </w:r>
      <w:r>
        <w:rPr>
          <w:rFonts w:hint="eastAsia"/>
        </w:rPr>
        <w:t>Heuristic</w:t>
      </w:r>
      <w:r>
        <w:t>等流程挖掘算法。</w:t>
      </w:r>
      <w:r>
        <w:rPr>
          <w:rFonts w:hint="eastAsia"/>
        </w:rPr>
        <w:t>用户</w:t>
      </w:r>
      <w:r>
        <w:t>分别在“选择日志文件夹”</w:t>
      </w:r>
      <w:r>
        <w:rPr>
          <w:rFonts w:hint="eastAsia"/>
        </w:rPr>
        <w:t>中</w:t>
      </w:r>
      <w:r>
        <w:t>选择流程挖掘中存放</w:t>
      </w:r>
      <w:r>
        <w:rPr>
          <w:rFonts w:hint="eastAsia"/>
        </w:rPr>
        <w:t>流程</w:t>
      </w:r>
      <w:r>
        <w:t>挖掘的输入的事件日志的</w:t>
      </w:r>
      <w:r>
        <w:rPr>
          <w:rFonts w:hint="eastAsia"/>
        </w:rPr>
        <w:t>文件夹</w:t>
      </w:r>
      <w:r>
        <w:t>，然后在“选择输出文件夹”中</w:t>
      </w:r>
      <w:r>
        <w:rPr>
          <w:rFonts w:hint="eastAsia"/>
        </w:rPr>
        <w:t>选择</w:t>
      </w:r>
      <w:r>
        <w:t>输出</w:t>
      </w:r>
      <w:r>
        <w:rPr>
          <w:rFonts w:hint="eastAsia"/>
        </w:rPr>
        <w:t>的</w:t>
      </w:r>
      <w:r>
        <w:t>流程模型的文件夹位置，</w:t>
      </w:r>
      <w:r>
        <w:rPr>
          <w:rFonts w:hint="eastAsia"/>
        </w:rPr>
        <w:t>在</w:t>
      </w:r>
      <w:r>
        <w:t>选择</w:t>
      </w:r>
      <w:r>
        <w:rPr>
          <w:rFonts w:hint="eastAsia"/>
        </w:rPr>
        <w:t>挖掘</w:t>
      </w:r>
      <w:r>
        <w:t>算法中选择</w:t>
      </w:r>
      <w:r>
        <w:rPr>
          <w:rFonts w:hint="eastAsia"/>
        </w:rPr>
        <w:t>希望</w:t>
      </w:r>
      <w:r>
        <w:t>使用的流程挖掘算法。最后</w:t>
      </w:r>
      <w:r>
        <w:rPr>
          <w:rFonts w:hint="eastAsia"/>
        </w:rPr>
        <w:t>点击</w:t>
      </w:r>
      <w:r>
        <w:t>面板左下方的“挖掘”按钮，即可</w:t>
      </w:r>
      <w:r>
        <w:rPr>
          <w:rFonts w:hint="eastAsia"/>
        </w:rPr>
        <w:t>开始</w:t>
      </w:r>
      <w:r>
        <w:t>流程挖掘。同时在挖掘按钮右侧的进度条会显示挖掘的进度。</w:t>
      </w:r>
      <w:r>
        <w:rPr>
          <w:rFonts w:hint="eastAsia"/>
        </w:rPr>
        <w:t>图</w:t>
      </w:r>
      <w:r>
        <w:t>3.7</w:t>
      </w:r>
      <w:r>
        <w:rPr>
          <w:rFonts w:hint="eastAsia"/>
        </w:rPr>
        <w:t>是</w:t>
      </w:r>
      <w:r>
        <w:t>挖掘</w:t>
      </w:r>
      <w:r>
        <w:rPr>
          <w:rFonts w:hint="eastAsia"/>
        </w:rPr>
        <w:t>完成</w:t>
      </w:r>
      <w:r>
        <w:t>的界面，</w:t>
      </w:r>
      <w:r>
        <w:rPr>
          <w:rFonts w:hint="eastAsia"/>
        </w:rPr>
        <w:t>其中界面</w:t>
      </w:r>
      <w:r>
        <w:t>中弹出提示框“挖掘完成”，</w:t>
      </w:r>
      <w:r>
        <w:rPr>
          <w:rFonts w:hint="eastAsia"/>
        </w:rPr>
        <w:t>同时可以看到</w:t>
      </w:r>
      <w:r>
        <w:t>界面</w:t>
      </w:r>
      <w:r>
        <w:rPr>
          <w:rFonts w:hint="eastAsia"/>
        </w:rPr>
        <w:t>中</w:t>
      </w:r>
      <w:r>
        <w:t>的进度条也</w:t>
      </w:r>
      <w:r>
        <w:rPr>
          <w:rFonts w:hint="eastAsia"/>
        </w:rPr>
        <w:t>展示</w:t>
      </w:r>
      <w:r>
        <w:t>出了流程挖掘已经</w:t>
      </w:r>
      <w:r>
        <w:rPr>
          <w:rFonts w:hint="eastAsia"/>
        </w:rPr>
        <w:t>完成</w:t>
      </w:r>
      <w:r>
        <w:t>。</w:t>
      </w:r>
    </w:p>
    <w:p w:rsidR="008A28CC" w:rsidRDefault="008A28CC" w:rsidP="00953074">
      <w:pPr>
        <w:pStyle w:val="ab"/>
        <w:spacing w:beforeLines="0" w:before="0" w:afterLines="0" w:after="0" w:line="400" w:lineRule="atLeast"/>
        <w:ind w:firstLineChars="0" w:firstLine="0"/>
      </w:pPr>
      <w:r>
        <w:rPr>
          <w:noProof/>
        </w:rPr>
        <w:drawing>
          <wp:inline distT="0" distB="0" distL="0" distR="0" wp14:anchorId="509B2FAA" wp14:editId="6C807308">
            <wp:extent cx="5486400" cy="44532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453255"/>
                    </a:xfrm>
                    <a:prstGeom prst="rect">
                      <a:avLst/>
                    </a:prstGeom>
                  </pic:spPr>
                </pic:pic>
              </a:graphicData>
            </a:graphic>
          </wp:inline>
        </w:drawing>
      </w:r>
    </w:p>
    <w:p w:rsidR="008A28CC" w:rsidRPr="008D6FCF" w:rsidRDefault="008A28CC" w:rsidP="008A28CC">
      <w:pPr>
        <w:spacing w:line="400" w:lineRule="exact"/>
        <w:ind w:left="440"/>
        <w:jc w:val="center"/>
        <w:rPr>
          <w:sz w:val="22"/>
        </w:rPr>
      </w:pPr>
      <w:r w:rsidRPr="008D6FCF">
        <w:rPr>
          <w:sz w:val="22"/>
        </w:rPr>
        <w:t>图</w:t>
      </w:r>
      <w:r w:rsidRPr="008D6FCF">
        <w:rPr>
          <w:sz w:val="22"/>
        </w:rPr>
        <w:t>3.</w:t>
      </w:r>
      <w:r>
        <w:rPr>
          <w:sz w:val="22"/>
        </w:rPr>
        <w:t xml:space="preserve">7 </w:t>
      </w:r>
      <w:r>
        <w:rPr>
          <w:sz w:val="22"/>
        </w:rPr>
        <w:t>流程</w:t>
      </w:r>
      <w:r>
        <w:rPr>
          <w:rFonts w:hint="eastAsia"/>
          <w:sz w:val="22"/>
        </w:rPr>
        <w:t>挖掘</w:t>
      </w:r>
      <w:r>
        <w:rPr>
          <w:sz w:val="22"/>
        </w:rPr>
        <w:t>结束的界面</w:t>
      </w:r>
    </w:p>
    <w:p w:rsidR="008A28CC" w:rsidRPr="00603591" w:rsidRDefault="008A28CC" w:rsidP="008A28CC">
      <w:pPr>
        <w:pStyle w:val="ab"/>
        <w:spacing w:beforeLines="0" w:before="0" w:afterLines="0" w:after="0" w:line="400" w:lineRule="atLeast"/>
      </w:pPr>
    </w:p>
    <w:p w:rsidR="008A28CC" w:rsidRPr="00CE30FC" w:rsidRDefault="008A28CC" w:rsidP="008A28CC">
      <w:pPr>
        <w:pStyle w:val="ab"/>
        <w:spacing w:beforeLines="0" w:before="0" w:afterLines="0" w:after="0" w:line="400" w:lineRule="atLeast"/>
      </w:pPr>
      <w:r>
        <w:t>以事件日志{AF,ACDEGI,ADEG}</w:t>
      </w:r>
      <w:r>
        <w:rPr>
          <w:rFonts w:hint="eastAsia"/>
        </w:rPr>
        <w:t>为例</w:t>
      </w:r>
      <w:r>
        <w:t>，利用</w:t>
      </w:r>
      <w:r>
        <w:rPr>
          <w:rFonts w:hint="eastAsia"/>
        </w:rPr>
        <w:t>在</w:t>
      </w:r>
      <w:r>
        <w:t>BeehiveZ</w:t>
      </w:r>
      <w:r>
        <w:rPr>
          <w:rFonts w:hint="eastAsia"/>
        </w:rPr>
        <w:t>中</w:t>
      </w:r>
      <w:r>
        <w:t>实现的</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w:t>
      </w:r>
      <w:r>
        <w:rPr>
          <w:rFonts w:hint="eastAsia"/>
        </w:rPr>
        <w:t>挖掘</w:t>
      </w:r>
      <w:r>
        <w:t>，</w:t>
      </w:r>
      <w:r>
        <w:rPr>
          <w:rFonts w:hint="eastAsia"/>
        </w:rPr>
        <w:t>图</w:t>
      </w:r>
      <w:r>
        <w:t>3.9</w:t>
      </w:r>
      <w:r>
        <w:rPr>
          <w:rFonts w:hint="eastAsia"/>
        </w:rPr>
        <w:t>展示</w:t>
      </w:r>
      <w:r>
        <w:t>了流程</w:t>
      </w:r>
      <w:r>
        <w:rPr>
          <w:rFonts w:hint="eastAsia"/>
        </w:rPr>
        <w:t>挖掘</w:t>
      </w:r>
      <w:r>
        <w:t>的结果。</w:t>
      </w:r>
      <w:r>
        <w:rPr>
          <w:rFonts w:hint="eastAsia"/>
        </w:rPr>
        <w:t>可以</w:t>
      </w:r>
      <w:r>
        <w:t>看到</w:t>
      </w:r>
      <m:oMath>
        <m:sSup>
          <m:sSupPr>
            <m:ctrlPr>
              <w:rPr>
                <w:rFonts w:ascii="Cambria Math" w:hAnsi="Cambria Math"/>
                <w:i/>
              </w:rPr>
            </m:ctrlPr>
          </m:sSupPr>
          <m:e>
            <m:r>
              <w:rPr>
                <w:rFonts w:ascii="Cambria Math" w:hAnsi="Cambria Math"/>
              </w:rPr>
              <m:t>∝</m:t>
            </m:r>
          </m:e>
          <m:sup>
            <m:r>
              <w:rPr>
                <w:rFonts w:ascii="Cambria Math" w:hAnsi="Cambria Math"/>
              </w:rPr>
              <m:t>$</m:t>
            </m:r>
          </m:sup>
        </m:sSup>
      </m:oMath>
      <w:r>
        <w:t>挖掘</w:t>
      </w:r>
      <w:r>
        <w:rPr>
          <w:rFonts w:hint="eastAsia"/>
        </w:rPr>
        <w:t>了</w:t>
      </w:r>
      <w:r>
        <w:t>流程模型中</w:t>
      </w:r>
      <w:r>
        <w:rPr>
          <w:rFonts w:hint="eastAsia"/>
        </w:rPr>
        <w:t>一个</w:t>
      </w:r>
      <w:r>
        <w:t>非自由选择</w:t>
      </w:r>
      <w:r>
        <w:lastRenderedPageBreak/>
        <w:t>结构和两个不可见任务</w:t>
      </w:r>
      <w:r>
        <w:rPr>
          <w:rFonts w:hint="eastAsia"/>
        </w:rPr>
        <w:t>(</w:t>
      </w:r>
      <w:r>
        <w:t>图中黑色框所示</w:t>
      </w:r>
      <w:r>
        <w:rPr>
          <w:rFonts w:hint="eastAsia"/>
        </w:rPr>
        <w:t>)，</w:t>
      </w:r>
      <w:r>
        <w:t>成功的将</w:t>
      </w:r>
      <w:r w:rsidRPr="000C7F3E">
        <w:rPr>
          <w:highlight w:val="yellow"/>
        </w:rPr>
        <w:t>图</w:t>
      </w:r>
      <w:r w:rsidR="008322EA">
        <w:rPr>
          <w:rFonts w:hint="eastAsia"/>
          <w:highlight w:val="yellow"/>
        </w:rPr>
        <w:t>3.1</w:t>
      </w:r>
      <w:r>
        <w:rPr>
          <w:rFonts w:hint="eastAsia"/>
          <w:highlight w:val="yellow"/>
        </w:rPr>
        <w:t>中的业务流程模型挖掘出来。</w:t>
      </w:r>
    </w:p>
    <w:p w:rsidR="008A28CC" w:rsidRDefault="008A28CC" w:rsidP="008A28CC"/>
    <w:p w:rsidR="008A28CC" w:rsidRDefault="008A28CC" w:rsidP="008A28CC"/>
    <w:p w:rsidR="008A28CC" w:rsidRDefault="008A28CC" w:rsidP="008A28CC">
      <w:r>
        <w:rPr>
          <w:noProof/>
        </w:rPr>
        <w:drawing>
          <wp:inline distT="0" distB="0" distL="0" distR="0" wp14:anchorId="16C9F7CA" wp14:editId="5D33B9DA">
            <wp:extent cx="548640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71800"/>
                    </a:xfrm>
                    <a:prstGeom prst="rect">
                      <a:avLst/>
                    </a:prstGeom>
                  </pic:spPr>
                </pic:pic>
              </a:graphicData>
            </a:graphic>
          </wp:inline>
        </w:drawing>
      </w:r>
    </w:p>
    <w:p w:rsidR="008A28CC" w:rsidRDefault="008A28CC" w:rsidP="008A28CC">
      <w:pPr>
        <w:jc w:val="center"/>
      </w:pPr>
      <w:r>
        <w:t>图</w:t>
      </w:r>
      <w:r>
        <w:rPr>
          <w:rFonts w:hint="eastAsia"/>
        </w:rPr>
        <w:t xml:space="preserve">3.9 </w:t>
      </w:r>
      <w:r>
        <w:rPr>
          <w:rFonts w:hint="eastAsia"/>
        </w:rPr>
        <w:t>流程挖掘的结果</w:t>
      </w:r>
    </w:p>
    <w:p w:rsidR="008A28CC" w:rsidRDefault="008A28CC" w:rsidP="008A28CC">
      <w:pPr>
        <w:pStyle w:val="2"/>
      </w:pPr>
      <w:bookmarkStart w:id="70" w:name="_Toc415228165"/>
      <w:r>
        <w:t>实验设计与分析</w:t>
      </w:r>
      <w:bookmarkEnd w:id="70"/>
    </w:p>
    <w:p w:rsidR="008A28CC" w:rsidRDefault="008A28CC" w:rsidP="008A28CC">
      <w:pPr>
        <w:pStyle w:val="ab"/>
        <w:spacing w:beforeLines="0" w:before="0" w:afterLines="0" w:after="0" w:line="400" w:lineRule="exact"/>
      </w:pPr>
      <w:r>
        <w:t>本节介绍对</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算法的实验评价。将</w:t>
      </w:r>
      <m:oMath>
        <m:sSup>
          <m:sSupPr>
            <m:ctrlPr>
              <w:rPr>
                <w:rFonts w:ascii="Cambria Math" w:hAnsi="Cambria Math"/>
                <w:i/>
              </w:rPr>
            </m:ctrlPr>
          </m:sSupPr>
          <m:e>
            <m:r>
              <w:rPr>
                <w:rFonts w:ascii="Cambria Math" w:hAnsi="Cambria Math"/>
              </w:rPr>
              <m:t>∝</m:t>
            </m:r>
          </m:e>
          <m:sup>
            <m:r>
              <w:rPr>
                <w:rFonts w:ascii="Cambria Math" w:hAnsi="Cambria Math"/>
              </w:rPr>
              <m:t>$</m:t>
            </m:r>
          </m:sup>
        </m:sSup>
      </m:oMath>
      <w:r>
        <w:t>算法与主流的流程挖掘算法</w:t>
      </w:r>
      <m:oMath>
        <m:r>
          <w:rPr>
            <w:rFonts w:ascii="Cambria Math" w:hAnsi="Cambria Math"/>
          </w:rPr>
          <m:t>∝</m:t>
        </m:r>
      </m:oMath>
      <w:r w:rsidR="00953074">
        <w:rPr>
          <w:rFonts w:hint="eastAsia"/>
        </w:rPr>
        <w:t>、</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953074">
        <w:rPr>
          <w:rFonts w:hint="eastAsia"/>
        </w:rPr>
        <w:t>、</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953074">
        <w:rPr>
          <w:rFonts w:hint="eastAsia"/>
        </w:rPr>
        <w:t>、</w:t>
      </w:r>
      <w:r>
        <w:t>Genetic</w:t>
      </w:r>
      <w:r w:rsidR="00953074">
        <w:rPr>
          <w:rFonts w:hint="eastAsia"/>
        </w:rPr>
        <w:t>、</w:t>
      </w:r>
      <w:r>
        <w:t xml:space="preserve"> Heuristic</w:t>
      </w:r>
      <w:r w:rsidR="00953074">
        <w:rPr>
          <w:rFonts w:hint="eastAsia"/>
        </w:rPr>
        <w:t>、</w:t>
      </w:r>
      <w:r>
        <w:t xml:space="preserve"> ILP和</w:t>
      </w:r>
      <w:r>
        <w:rPr>
          <w:rFonts w:hint="eastAsia"/>
        </w:rPr>
        <w:t>Re</w:t>
      </w:r>
      <w:r>
        <w:t>gion分别在人工数据和真实数据上做了对比。</w:t>
      </w:r>
      <w:r>
        <w:rPr>
          <w:rFonts w:hint="eastAsia"/>
        </w:rPr>
        <w:t>需要</w:t>
      </w:r>
      <w:r>
        <w:t>注意的</w:t>
      </w:r>
      <w:r>
        <w:rPr>
          <w:rFonts w:hint="eastAsia"/>
        </w:rPr>
        <w:t>是</w:t>
      </w:r>
      <w:r>
        <w:t>，</w:t>
      </w:r>
      <w:r>
        <w:rPr>
          <w:rFonts w:hint="eastAsia"/>
        </w:rPr>
        <w:t>G</w:t>
      </w:r>
      <w:r>
        <w:t>enetic</w:t>
      </w:r>
      <w:r>
        <w:rPr>
          <w:rFonts w:hint="eastAsia"/>
        </w:rPr>
        <w:t>和</w:t>
      </w:r>
      <w:r>
        <w:t>Heuristic算法的默认输出</w:t>
      </w:r>
      <w:r>
        <w:rPr>
          <w:rFonts w:hint="eastAsia"/>
        </w:rPr>
        <w:t>是</w:t>
      </w:r>
      <w:r>
        <w:t>Heuristic</w:t>
      </w:r>
      <w:r>
        <w:rPr>
          <w:rFonts w:hint="eastAsia"/>
        </w:rPr>
        <w:t>网</w:t>
      </w:r>
      <w:r>
        <w:t>，使用ProM</w:t>
      </w:r>
      <w:r>
        <w:rPr>
          <w:rFonts w:hint="eastAsia"/>
        </w:rPr>
        <w:t>中</w:t>
      </w:r>
      <w:r>
        <w:t>的转换</w:t>
      </w:r>
      <w:r>
        <w:rPr>
          <w:rFonts w:hint="eastAsia"/>
        </w:rPr>
        <w:t>插件将</w:t>
      </w:r>
      <w:r>
        <w:t>Heuristic</w:t>
      </w:r>
      <w:r>
        <w:rPr>
          <w:rFonts w:hint="eastAsia"/>
        </w:rPr>
        <w:t>网转换为</w:t>
      </w:r>
      <w:r>
        <w:t>Petri</w:t>
      </w:r>
      <w:r>
        <w:rPr>
          <w:rFonts w:hint="eastAsia"/>
        </w:rPr>
        <w:t>网</w:t>
      </w:r>
      <w:r>
        <w:t>。</w:t>
      </w:r>
      <w:r>
        <w:rPr>
          <w:rFonts w:hint="eastAsia"/>
        </w:rPr>
        <w:t>所有</w:t>
      </w:r>
      <w:r w:rsidR="00953074">
        <w:rPr>
          <w:rFonts w:hint="eastAsia"/>
        </w:rPr>
        <w:t>被测</w:t>
      </w:r>
      <w:r>
        <w:t>算法执行</w:t>
      </w:r>
      <w:r w:rsidR="00721859">
        <w:t>时</w:t>
      </w:r>
      <w:r>
        <w:t>的参数</w:t>
      </w:r>
      <w:r>
        <w:rPr>
          <w:rFonts w:hint="eastAsia"/>
        </w:rPr>
        <w:t>都是</w:t>
      </w:r>
      <w:r>
        <w:t>默认的。</w:t>
      </w:r>
    </w:p>
    <w:p w:rsidR="008A28CC" w:rsidRPr="00440344" w:rsidRDefault="008A28CC" w:rsidP="008A28CC">
      <w:pPr>
        <w:pStyle w:val="aa"/>
        <w:keepNext/>
        <w:keepLines/>
        <w:numPr>
          <w:ilvl w:val="0"/>
          <w:numId w:val="5"/>
        </w:numPr>
        <w:spacing w:before="240" w:after="120" w:line="400" w:lineRule="exact"/>
        <w:ind w:firstLineChars="0"/>
        <w:jc w:val="left"/>
        <w:outlineLvl w:val="2"/>
        <w:rPr>
          <w:rFonts w:ascii="黑体" w:eastAsia="黑体" w:hAnsi="黑体"/>
          <w:bCs/>
          <w:vanish/>
          <w:sz w:val="26"/>
          <w:szCs w:val="26"/>
        </w:rPr>
      </w:pPr>
      <w:bookmarkStart w:id="71" w:name="_Toc414998232"/>
      <w:bookmarkStart w:id="72" w:name="_Toc415053584"/>
      <w:bookmarkStart w:id="73" w:name="_Toc415054652"/>
      <w:bookmarkStart w:id="74" w:name="_Toc415147136"/>
      <w:bookmarkStart w:id="75" w:name="_Toc415228166"/>
      <w:bookmarkEnd w:id="71"/>
      <w:bookmarkEnd w:id="72"/>
      <w:bookmarkEnd w:id="73"/>
      <w:bookmarkEnd w:id="74"/>
      <w:bookmarkEnd w:id="75"/>
    </w:p>
    <w:p w:rsidR="008A28CC" w:rsidRPr="00440344" w:rsidRDefault="008A28CC" w:rsidP="008A28CC">
      <w:pPr>
        <w:pStyle w:val="aa"/>
        <w:keepNext/>
        <w:keepLines/>
        <w:numPr>
          <w:ilvl w:val="0"/>
          <w:numId w:val="5"/>
        </w:numPr>
        <w:spacing w:before="240" w:after="120" w:line="400" w:lineRule="exact"/>
        <w:ind w:firstLineChars="0"/>
        <w:jc w:val="left"/>
        <w:outlineLvl w:val="2"/>
        <w:rPr>
          <w:rFonts w:ascii="黑体" w:eastAsia="黑体" w:hAnsi="黑体"/>
          <w:bCs/>
          <w:vanish/>
          <w:sz w:val="26"/>
          <w:szCs w:val="26"/>
        </w:rPr>
      </w:pPr>
      <w:bookmarkStart w:id="76" w:name="_Toc415228167"/>
      <w:bookmarkEnd w:id="76"/>
    </w:p>
    <w:p w:rsidR="008A28CC" w:rsidRPr="00440344" w:rsidRDefault="008A28CC" w:rsidP="008A28CC">
      <w:pPr>
        <w:pStyle w:val="aa"/>
        <w:keepNext/>
        <w:keepLines/>
        <w:numPr>
          <w:ilvl w:val="0"/>
          <w:numId w:val="5"/>
        </w:numPr>
        <w:spacing w:before="240" w:after="120" w:line="400" w:lineRule="exact"/>
        <w:ind w:firstLineChars="0"/>
        <w:jc w:val="left"/>
        <w:outlineLvl w:val="2"/>
        <w:rPr>
          <w:rFonts w:ascii="黑体" w:eastAsia="黑体" w:hAnsi="黑体"/>
          <w:bCs/>
          <w:vanish/>
          <w:sz w:val="26"/>
          <w:szCs w:val="26"/>
        </w:rPr>
      </w:pPr>
      <w:bookmarkStart w:id="77" w:name="_Toc415228168"/>
      <w:bookmarkEnd w:id="77"/>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8" w:name="_Toc415228169"/>
      <w:bookmarkEnd w:id="78"/>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79" w:name="_Toc415228170"/>
      <w:bookmarkEnd w:id="79"/>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0" w:name="_Toc415228171"/>
      <w:bookmarkEnd w:id="80"/>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1" w:name="_Toc415228172"/>
      <w:bookmarkEnd w:id="81"/>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2" w:name="_Toc415228173"/>
      <w:bookmarkEnd w:id="82"/>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3" w:name="_Toc415228174"/>
      <w:bookmarkEnd w:id="83"/>
    </w:p>
    <w:p w:rsidR="008A28CC" w:rsidRPr="00440344" w:rsidRDefault="008A28CC" w:rsidP="008A28CC">
      <w:pPr>
        <w:pStyle w:val="aa"/>
        <w:keepNext/>
        <w:keepLines/>
        <w:numPr>
          <w:ilvl w:val="1"/>
          <w:numId w:val="5"/>
        </w:numPr>
        <w:spacing w:before="240" w:after="120" w:line="400" w:lineRule="exact"/>
        <w:ind w:firstLineChars="0"/>
        <w:jc w:val="left"/>
        <w:outlineLvl w:val="2"/>
        <w:rPr>
          <w:rFonts w:ascii="黑体" w:eastAsia="黑体" w:hAnsi="黑体"/>
          <w:bCs/>
          <w:vanish/>
          <w:sz w:val="26"/>
          <w:szCs w:val="26"/>
        </w:rPr>
      </w:pPr>
      <w:bookmarkStart w:id="84" w:name="_Toc415228175"/>
      <w:bookmarkEnd w:id="84"/>
    </w:p>
    <w:p w:rsidR="008A28CC" w:rsidRDefault="008A28CC" w:rsidP="008A28CC">
      <w:pPr>
        <w:pStyle w:val="31"/>
        <w:numPr>
          <w:ilvl w:val="2"/>
          <w:numId w:val="5"/>
        </w:numPr>
      </w:pPr>
      <w:bookmarkStart w:id="85" w:name="_Toc415228176"/>
      <w:r>
        <w:t>人工数据对比试验</w:t>
      </w:r>
      <w:bookmarkEnd w:id="85"/>
    </w:p>
    <w:p w:rsidR="008A28CC" w:rsidRDefault="008A28CC" w:rsidP="008A28CC">
      <w:pPr>
        <w:pStyle w:val="ab"/>
        <w:spacing w:beforeLines="0" w:before="0" w:afterLines="0" w:after="0" w:line="400" w:lineRule="exact"/>
      </w:pPr>
      <w:r>
        <w:t>首先，为了说明</w:t>
      </w:r>
      <m:oMath>
        <m:sSup>
          <m:sSupPr>
            <m:ctrlPr>
              <w:rPr>
                <w:rFonts w:ascii="Cambria Math" w:hAnsi="Cambria Math"/>
                <w:i/>
              </w:rPr>
            </m:ctrlPr>
          </m:sSupPr>
          <m:e>
            <m:r>
              <w:rPr>
                <w:rFonts w:ascii="Cambria Math" w:hAnsi="Cambria Math"/>
              </w:rPr>
              <m:t>∝</m:t>
            </m:r>
          </m:e>
          <m:sup>
            <m:r>
              <w:rPr>
                <w:rFonts w:ascii="Cambria Math" w:hAnsi="Cambria Math"/>
              </w:rPr>
              <m:t>$</m:t>
            </m:r>
          </m:sup>
        </m:sSup>
      </m:oMath>
      <w:r>
        <w:t>流程挖掘算法在非自由选择结构和不可见任务上的挖掘能力，本文介绍一组流程挖掘算法的对比样例。</w:t>
      </w:r>
    </w:p>
    <w:p w:rsidR="008A28CC" w:rsidRDefault="008A28CC" w:rsidP="008A28CC">
      <w:pPr>
        <w:pStyle w:val="ab"/>
        <w:spacing w:beforeLines="0" w:before="0" w:afterLines="0" w:after="0" w:line="400" w:lineRule="exact"/>
      </w:pPr>
      <w:r>
        <w:t>表3</w:t>
      </w:r>
      <w:r>
        <w:rPr>
          <w:rFonts w:hint="eastAsia"/>
        </w:rPr>
        <w:t>.1(a) 是一个不可见任务与并行结构嵌套的例子。在正确的参考模型中，两个并行结构共享一个不可见任务。</w:t>
      </w:r>
      <w:bookmarkStart w:id="86" w:name="OLE_LINK33"/>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bookmarkEnd w:id="86"/>
      <w:r>
        <w:t>和Genetic成功的挖掘出了正确的流程模型</w:t>
      </w:r>
      <w:r>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t>和Heuristic没有能够挖掘出不可见任务</w:t>
      </w:r>
      <w:r w:rsidR="00805BE1">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t>在每个并行分支上各挖掘出了一个不可见任务</w:t>
      </w:r>
      <w:r>
        <w:rPr>
          <w:rFonts w:hint="eastAsia"/>
        </w:rPr>
        <w:t>，</w:t>
      </w:r>
      <w:r>
        <w:t>但是没有能够将这两个并行分支合并成为一个不可加任务</w:t>
      </w:r>
      <w:r>
        <w:rPr>
          <w:rFonts w:hint="eastAsia"/>
        </w:rPr>
        <w:t>。</w:t>
      </w:r>
      <w:r>
        <w:t>ILP</w:t>
      </w:r>
      <w:r>
        <w:rPr>
          <w:rFonts w:hint="eastAsia"/>
        </w:rPr>
        <w:t>算法</w:t>
      </w:r>
      <w:r>
        <w:t>没有能够挖掘出一个</w:t>
      </w:r>
      <w:r>
        <w:rPr>
          <w:rFonts w:hint="eastAsia"/>
        </w:rPr>
        <w:t>合理</w:t>
      </w:r>
      <w:r>
        <w:t>的工作流网</w:t>
      </w:r>
      <w:r w:rsidR="00805BE1">
        <w:rPr>
          <w:rFonts w:hint="eastAsia"/>
        </w:rPr>
        <w:t>，</w:t>
      </w:r>
      <w:r>
        <w:rPr>
          <w:rFonts w:hint="eastAsia"/>
        </w:rPr>
        <w:t>而且在表3.1的</w:t>
      </w:r>
      <w:r>
        <w:t>其他例子中，ILP</w:t>
      </w:r>
      <w:r>
        <w:rPr>
          <w:rFonts w:hint="eastAsia"/>
        </w:rPr>
        <w:t>算法</w:t>
      </w:r>
      <w:r>
        <w:t>也不能够挖掘出</w:t>
      </w:r>
      <w:r>
        <w:rPr>
          <w:rFonts w:hint="eastAsia"/>
        </w:rPr>
        <w:t>正确</w:t>
      </w:r>
      <w:r>
        <w:t>的模型。表</w:t>
      </w:r>
      <w:r>
        <w:rPr>
          <w:rFonts w:hint="eastAsia"/>
        </w:rPr>
        <w:t>3.</w:t>
      </w:r>
      <w:r>
        <w:t>1</w:t>
      </w:r>
      <w:r>
        <w:rPr>
          <w:rFonts w:hint="eastAsia"/>
        </w:rPr>
        <w:t>（b</w:t>
      </w:r>
      <w:r>
        <w:t>）</w:t>
      </w:r>
      <w:r>
        <w:rPr>
          <w:rFonts w:hint="eastAsia"/>
        </w:rPr>
        <w:t>中</w:t>
      </w:r>
      <w:r w:rsidR="00805BE1">
        <w:rPr>
          <w:rFonts w:hint="eastAsia"/>
        </w:rPr>
        <w:t>正确</w:t>
      </w:r>
      <w:r>
        <w:t>的</w:t>
      </w:r>
      <w:r>
        <w:rPr>
          <w:rFonts w:hint="eastAsia"/>
        </w:rPr>
        <w:t>参考</w:t>
      </w:r>
      <w:r>
        <w:t>流程模型</w:t>
      </w:r>
      <w:r>
        <w:rPr>
          <w:rFonts w:hint="eastAsia"/>
        </w:rPr>
        <w:t>中</w:t>
      </w:r>
      <w:r>
        <w:t>含有</w:t>
      </w:r>
      <w:r>
        <w:rPr>
          <w:rFonts w:hint="eastAsia"/>
        </w:rPr>
        <w:lastRenderedPageBreak/>
        <w:t>一个</w:t>
      </w:r>
      <w:r>
        <w:t>非自由选择结构与两个不可见任务</w:t>
      </w:r>
      <w:r>
        <w:rPr>
          <w:rFonts w:hint="eastAsia"/>
        </w:rPr>
        <w:t>嵌套</w:t>
      </w:r>
      <w:r>
        <w:t>的结构，</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成功的</w:t>
      </w:r>
      <w:r>
        <w:t>挖掘出了</w:t>
      </w:r>
      <w:r>
        <w:rPr>
          <w:rFonts w:hint="eastAsia"/>
        </w:rPr>
        <w:t>正确</w:t>
      </w:r>
      <w:r>
        <w:t>的模型，</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805BE1">
        <w:rPr>
          <w:rFonts w:hint="eastAsia"/>
        </w:rPr>
        <w:t>、</w:t>
      </w:r>
      <w:r>
        <w:t>Genetic</w:t>
      </w:r>
      <w:r>
        <w:rPr>
          <w:rFonts w:hint="eastAsia"/>
        </w:rPr>
        <w:t>和</w:t>
      </w:r>
      <w:r>
        <w:t>Heuristic</w:t>
      </w:r>
      <w:r>
        <w:rPr>
          <w:rFonts w:hint="eastAsia"/>
        </w:rPr>
        <w:t>算法</w:t>
      </w:r>
      <w:r>
        <w:t>都没有能够</w:t>
      </w:r>
      <w:r>
        <w:rPr>
          <w:rFonts w:hint="eastAsia"/>
        </w:rPr>
        <w:t>将所有非自由选择</w:t>
      </w:r>
      <w:r>
        <w:t>结构</w:t>
      </w:r>
      <w:r>
        <w:rPr>
          <w:rFonts w:hint="eastAsia"/>
        </w:rPr>
        <w:t>挖掘出来，</w:t>
      </w:r>
      <w:r>
        <w:t>这三个流程</w:t>
      </w:r>
      <w:r>
        <w:rPr>
          <w:rFonts w:hint="eastAsia"/>
        </w:rPr>
        <w:t>挖掘算法</w:t>
      </w:r>
      <w:r>
        <w:t>挖掘出来的</w:t>
      </w:r>
      <w:r>
        <w:rPr>
          <w:rFonts w:hint="eastAsia"/>
        </w:rPr>
        <w:t>模型</w:t>
      </w:r>
      <w:r>
        <w:t>相比</w:t>
      </w:r>
      <w:r>
        <w:rPr>
          <w:rFonts w:hint="eastAsia"/>
        </w:rPr>
        <w:t>正确</w:t>
      </w:r>
      <w:r>
        <w:t>的模型就会有更多的行为。</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rPr>
          <w:rFonts w:hint="eastAsia"/>
        </w:rPr>
        <w:t>算法</w:t>
      </w:r>
      <w:r>
        <w:t>没有能够挖掘出来不可见任务。表</w:t>
      </w:r>
      <w:r>
        <w:rPr>
          <w:rFonts w:hint="eastAsia"/>
        </w:rPr>
        <w:t>3.1（</w:t>
      </w:r>
      <w:r>
        <w:t>c）</w:t>
      </w:r>
      <w:r>
        <w:rPr>
          <w:rFonts w:hint="eastAsia"/>
        </w:rPr>
        <w:t>也是一个</w:t>
      </w:r>
      <w:r>
        <w:t>不可见任务与非自由选择结构嵌套的</w:t>
      </w:r>
      <w:r>
        <w:rPr>
          <w:rFonts w:hint="eastAsia"/>
        </w:rPr>
        <w:t>例子。</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rsidR="00462C4E">
        <w:rPr>
          <w:rFonts w:hint="eastAsia"/>
        </w:rPr>
        <w:t>、</w:t>
      </w:r>
      <w:r>
        <w:t>Genetic</w:t>
      </w:r>
      <w:r w:rsidR="00462C4E">
        <w:rPr>
          <w:rFonts w:hint="eastAsia"/>
        </w:rPr>
        <w:t>、</w:t>
      </w:r>
      <w:r>
        <w:t xml:space="preserve"> Heuristic</w:t>
      </w:r>
      <w:r>
        <w:rPr>
          <w:rFonts w:hint="eastAsia"/>
        </w:rPr>
        <w:t>都没有</w:t>
      </w:r>
      <w:r>
        <w:t>挖掘出不可见任务，而</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虽然</w:t>
      </w:r>
      <w:r>
        <w:t>发现了不可见</w:t>
      </w:r>
      <w:r>
        <w:rPr>
          <w:rFonts w:hint="eastAsia"/>
        </w:rPr>
        <w:t>任务</w:t>
      </w:r>
      <w:r>
        <w:t>，但是没有</w:t>
      </w:r>
      <w:r>
        <w:rPr>
          <w:rFonts w:hint="eastAsia"/>
        </w:rPr>
        <w:t>挖掘出</w:t>
      </w:r>
      <w:r>
        <w:t>非自由选择结构。表</w:t>
      </w:r>
      <w:r>
        <w:rPr>
          <w:rFonts w:hint="eastAsia"/>
        </w:rPr>
        <w:t>3.1（</w:t>
      </w:r>
      <w:r>
        <w:t>d）</w:t>
      </w:r>
      <w:r>
        <w:rPr>
          <w:rFonts w:hint="eastAsia"/>
        </w:rPr>
        <w:t>中的</w:t>
      </w:r>
      <w:r>
        <w:t>正确模型含有一个不可见任务，</w:t>
      </w:r>
      <m:oMath>
        <m:sSup>
          <m:sSupPr>
            <m:ctrlPr>
              <w:rPr>
                <w:rFonts w:ascii="Cambria Math" w:hAnsi="Cambria Math"/>
              </w:rPr>
            </m:ctrlPr>
          </m:sSupPr>
          <m:e>
            <m:r>
              <w:rPr>
                <w:rFonts w:ascii="Cambria Math" w:hAnsi="Cambria Math"/>
              </w:rPr>
              <m:t>∝</m:t>
            </m:r>
          </m:e>
          <m:sup>
            <m:r>
              <w:rPr>
                <w:rFonts w:ascii="Cambria Math" w:hAnsi="Cambria Math" w:hint="eastAsia"/>
              </w:rPr>
              <m:t>+</m:t>
            </m:r>
            <m:r>
              <w:rPr>
                <w:rFonts w:ascii="Cambria Math" w:hAnsi="Cambria Math"/>
              </w:rPr>
              <m:t>+</m:t>
            </m:r>
          </m:sup>
        </m:sSup>
      </m:oMath>
      <w:r w:rsidR="00462C4E">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Pr>
          <w:rFonts w:hint="eastAsia"/>
        </w:rPr>
        <w:t>和</w:t>
      </w:r>
      <w:r>
        <w:t>Heuristic</w:t>
      </w:r>
      <w:r>
        <w:rPr>
          <w:rFonts w:hint="eastAsia"/>
        </w:rPr>
        <w:t>没有</w:t>
      </w:r>
      <w:r>
        <w:t>能够发现不可见任务</w:t>
      </w:r>
      <w:r w:rsidR="00462C4E">
        <w:rPr>
          <w:rFonts w:hint="eastAsia"/>
        </w:rPr>
        <w:t>，</w:t>
      </w:r>
      <w:r>
        <w:t>而</w:t>
      </w:r>
      <w:r>
        <w:rPr>
          <w:rFonts w:hint="eastAsia"/>
        </w:rPr>
        <w:t>Gene</w:t>
      </w:r>
      <w:r>
        <w:t>tic</w:t>
      </w:r>
      <w:r>
        <w:rPr>
          <w:rFonts w:hint="eastAsia"/>
        </w:rPr>
        <w:t>算法</w:t>
      </w:r>
      <w:r>
        <w:t>挖掘出来的模型是</w:t>
      </w:r>
      <w:r>
        <w:rPr>
          <w:rFonts w:hint="eastAsia"/>
        </w:rPr>
        <w:t>不合理</w:t>
      </w:r>
      <w:r>
        <w:t>的。</w:t>
      </w:r>
    </w:p>
    <w:p w:rsidR="008A28CC" w:rsidRDefault="008A28CC" w:rsidP="008A28CC">
      <w:pPr>
        <w:pStyle w:val="ab"/>
        <w:spacing w:beforeLines="0" w:before="0" w:afterLines="0" w:after="0" w:line="400" w:lineRule="exact"/>
      </w:pPr>
      <w:r>
        <w:rPr>
          <w:rFonts w:hint="eastAsia"/>
        </w:rPr>
        <w:t>在人工数据</w:t>
      </w:r>
      <w:r>
        <w:t>模型集合中，一共有</w:t>
      </w:r>
      <w:r>
        <w:rPr>
          <w:rFonts w:hint="eastAsia"/>
        </w:rPr>
        <w:t>40个</w:t>
      </w:r>
      <w:r>
        <w:t>流程模型。其中</w:t>
      </w:r>
      <w:r>
        <w:rPr>
          <w:rFonts w:hint="eastAsia"/>
        </w:rPr>
        <w:t>30个</w:t>
      </w:r>
      <w:r>
        <w:t>流程模型是来自</w:t>
      </w:r>
      <w:r>
        <w:rPr>
          <w:rFonts w:hint="eastAsia"/>
        </w:rPr>
        <w:t>典型</w:t>
      </w:r>
      <w:r>
        <w:t>流程模型参考</w:t>
      </w:r>
      <w:r>
        <w:rPr>
          <w:rFonts w:hint="eastAsia"/>
        </w:rPr>
        <w:t>库，</w:t>
      </w:r>
      <w:r>
        <w:t>会在下一</w:t>
      </w:r>
      <w:r w:rsidR="00EF50FA">
        <w:rPr>
          <w:rFonts w:hint="eastAsia"/>
        </w:rPr>
        <w:t>节</w:t>
      </w:r>
      <w:r>
        <w:t>中详细介绍。另外</w:t>
      </w:r>
      <w:r>
        <w:rPr>
          <w:rFonts w:hint="eastAsia"/>
        </w:rPr>
        <w:t>，</w:t>
      </w:r>
      <w:r>
        <w:t>有</w:t>
      </w:r>
      <w:r>
        <w:rPr>
          <w:rFonts w:hint="eastAsia"/>
        </w:rPr>
        <w:t>5个</w:t>
      </w:r>
      <w:r>
        <w:t>流程模型</w:t>
      </w:r>
      <w:r>
        <w:rPr>
          <w:rFonts w:hint="eastAsia"/>
        </w:rPr>
        <w:t>(</w:t>
      </w:r>
      <w:r>
        <w:t>Artif-1</w:t>
      </w:r>
      <w:r>
        <w:rPr>
          <w:rFonts w:hint="eastAsia"/>
        </w:rPr>
        <w:t>)</w:t>
      </w:r>
      <w:r>
        <w:t>是</w:t>
      </w:r>
      <w:r>
        <w:rPr>
          <w:rFonts w:hint="eastAsia"/>
        </w:rPr>
        <w:t>手工构造</w:t>
      </w:r>
      <w:r>
        <w:t>的</w:t>
      </w:r>
      <w:r>
        <w:rPr>
          <w:rFonts w:hint="eastAsia"/>
        </w:rPr>
        <w:t>含有</w:t>
      </w:r>
      <w:r>
        <w:t>非自由选择结构与不可见任务嵌套的流程模型，用来说明</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Pr>
          <w:rFonts w:hint="eastAsia"/>
        </w:rPr>
        <w:t>的</w:t>
      </w:r>
      <w:r>
        <w:t>挖掘能力。</w:t>
      </w:r>
      <w:r>
        <w:rPr>
          <w:rFonts w:hint="eastAsia"/>
        </w:rPr>
        <w:t>另外5个</w:t>
      </w:r>
      <w:r>
        <w:t>人工模型</w:t>
      </w:r>
      <w:r>
        <w:rPr>
          <w:rFonts w:hint="eastAsia"/>
        </w:rPr>
        <w:t>(</w:t>
      </w:r>
      <w:r>
        <w:t>Artif-2</w:t>
      </w:r>
      <w:r>
        <w:rPr>
          <w:rFonts w:hint="eastAsia"/>
        </w:rPr>
        <w:t>)是利用</w:t>
      </w:r>
      <w:r>
        <w:t>流程模型与事件日志生成</w:t>
      </w:r>
      <w:r>
        <w:rPr>
          <w:rFonts w:hint="eastAsia"/>
        </w:rPr>
        <w:t>工具Process Log Generator(PLG)【alpha$的21</w:t>
      </w:r>
      <w:r>
        <w:t>】</w:t>
      </w:r>
      <w:r>
        <w:rPr>
          <w:rFonts w:hint="eastAsia"/>
        </w:rPr>
        <w:t>生成的</w:t>
      </w:r>
      <w:r>
        <w:t>。</w:t>
      </w:r>
    </w:p>
    <w:p w:rsidR="008A28CC" w:rsidRDefault="008A28CC" w:rsidP="008A28CC">
      <w:pPr>
        <w:pStyle w:val="ab"/>
        <w:spacing w:beforeLines="0" w:before="0" w:afterLines="0" w:after="0" w:line="400" w:lineRule="exact"/>
      </w:pPr>
      <w:r>
        <w:rPr>
          <w:rFonts w:hint="eastAsia"/>
        </w:rPr>
        <w:t>在</w:t>
      </w:r>
      <w:r>
        <w:t>评估中</w:t>
      </w:r>
      <w:r>
        <w:rPr>
          <w:rFonts w:hint="eastAsia"/>
        </w:rPr>
        <w:t>，</w:t>
      </w:r>
      <w:r>
        <w:t>使用了两个评价</w:t>
      </w:r>
      <w:r>
        <w:rPr>
          <w:rFonts w:hint="eastAsia"/>
        </w:rPr>
        <w:t>标准：</w:t>
      </w:r>
    </w:p>
    <w:p w:rsidR="008A28CC" w:rsidRDefault="008A28CC" w:rsidP="008A28CC">
      <w:pPr>
        <w:pStyle w:val="ab"/>
        <w:spacing w:beforeLines="0" w:before="0" w:afterLines="0" w:after="0" w:line="400" w:lineRule="exact"/>
      </w:pPr>
      <w:r>
        <w:t>一个评价标准</w:t>
      </w:r>
      <w:r>
        <w:rPr>
          <w:rFonts w:hint="eastAsia"/>
        </w:rPr>
        <w:t>是</w:t>
      </w:r>
      <w:r>
        <w:t>Fitness,</w:t>
      </w:r>
      <w:r>
        <w:rPr>
          <w:rFonts w:hint="eastAsia"/>
        </w:rPr>
        <w:t>指用来衡量</w:t>
      </w:r>
      <w:r>
        <w:t>挖掘出来的模型与</w:t>
      </w:r>
      <w:r>
        <w:rPr>
          <w:rFonts w:hint="eastAsia"/>
        </w:rPr>
        <w:t>输入</w:t>
      </w:r>
      <w:r>
        <w:t>流程挖掘算法的事件日志</w:t>
      </w:r>
      <w:r>
        <w:rPr>
          <w:rFonts w:hint="eastAsia"/>
        </w:rPr>
        <w:t>之间</w:t>
      </w:r>
      <w:r>
        <w:t>的匹配程度。Fitness</w:t>
      </w:r>
      <w:r>
        <w:rPr>
          <w:rFonts w:hint="eastAsia"/>
        </w:rPr>
        <w:t>的</w:t>
      </w:r>
      <w:r>
        <w:t>计算是通过将事件日志在流程模型上</w:t>
      </w:r>
      <w:r>
        <w:rPr>
          <w:rFonts w:hint="eastAsia"/>
        </w:rPr>
        <w:t>重现</w:t>
      </w:r>
      <w:r>
        <w:t>的</w:t>
      </w:r>
      <w:r>
        <w:rPr>
          <w:rFonts w:hint="eastAsia"/>
        </w:rPr>
        <w:t>方式</w:t>
      </w:r>
      <w:r>
        <w:t>进行的，如果</w:t>
      </w:r>
      <w:r>
        <w:rPr>
          <w:rFonts w:hint="eastAsia"/>
        </w:rPr>
        <w:t>事件日志</w:t>
      </w:r>
      <w:r>
        <w:t>中的所有事件轨迹都可以</w:t>
      </w:r>
      <w:r>
        <w:rPr>
          <w:rFonts w:hint="eastAsia"/>
        </w:rPr>
        <w:t>在</w:t>
      </w:r>
      <w:r>
        <w:t>流程模型上重现，那么</w:t>
      </w:r>
      <w:r>
        <w:rPr>
          <w:rFonts w:hint="eastAsia"/>
        </w:rPr>
        <w:t>说明流程</w:t>
      </w:r>
      <w:r>
        <w:t>模型与事件日志之前的匹配</w:t>
      </w:r>
      <w:r>
        <w:rPr>
          <w:rFonts w:hint="eastAsia"/>
        </w:rPr>
        <w:t>程度</w:t>
      </w:r>
      <w:r>
        <w:t>很好，即有Fitness = 1</w:t>
      </w:r>
      <w:r>
        <w:rPr>
          <w:rFonts w:hint="eastAsia"/>
        </w:rPr>
        <w:t>。</w:t>
      </w:r>
    </w:p>
    <w:p w:rsidR="008A28CC" w:rsidRDefault="008A28CC" w:rsidP="008A28CC">
      <w:pPr>
        <w:pStyle w:val="ab"/>
        <w:spacing w:beforeLines="0" w:before="0" w:afterLines="0" w:after="0" w:line="400" w:lineRule="exact"/>
      </w:pPr>
      <w:r>
        <w:rPr>
          <w:rFonts w:hint="eastAsia"/>
        </w:rPr>
        <w:t>另一个评价标准是模型重现性（Model Rediscoverability）。在已知原始模型的情况下，模型重现性通过计算原始模型与挖掘所得的模型之间的相似程度来反应流程挖掘算法的挖掘能力。如果挖掘所得的流程模型与原始</w:t>
      </w:r>
      <w:r>
        <w:t>模型完全一样，那么说明流程挖掘算法可以根据</w:t>
      </w:r>
      <w:r>
        <w:rPr>
          <w:rFonts w:hint="eastAsia"/>
        </w:rPr>
        <w:t>事件</w:t>
      </w:r>
      <w:r>
        <w:t>日志完全的重构出原始</w:t>
      </w:r>
      <w:r>
        <w:rPr>
          <w:rFonts w:hint="eastAsia"/>
        </w:rPr>
        <w:t>模型</w:t>
      </w:r>
      <w:r>
        <w:t>，</w:t>
      </w:r>
      <w:r>
        <w:rPr>
          <w:rFonts w:hint="eastAsia"/>
        </w:rPr>
        <w:t>即</w:t>
      </w:r>
      <w:r>
        <w:t>Model Rediscoverability = 1.</w:t>
      </w:r>
    </w:p>
    <w:p w:rsidR="008A28CC" w:rsidRDefault="008A28CC" w:rsidP="008A28CC">
      <w:pPr>
        <w:jc w:val="center"/>
        <w:rPr>
          <w:sz w:val="22"/>
        </w:rPr>
      </w:pPr>
      <w:bookmarkStart w:id="87" w:name="_Toc415228177"/>
      <w:r w:rsidRPr="00A60E59">
        <w:rPr>
          <w:sz w:val="22"/>
        </w:rPr>
        <w:t>表</w:t>
      </w:r>
      <w:r>
        <w:rPr>
          <w:rFonts w:hint="eastAsia"/>
          <w:sz w:val="22"/>
        </w:rPr>
        <w:t>3</w:t>
      </w:r>
      <w:r w:rsidRPr="00A60E59">
        <w:rPr>
          <w:sz w:val="22"/>
        </w:rPr>
        <w:t>.1</w:t>
      </w:r>
      <w:r>
        <w:rPr>
          <w:sz w:val="22"/>
        </w:rPr>
        <w:t>四个</w:t>
      </w:r>
      <w:r w:rsidR="001744DC">
        <w:rPr>
          <w:sz w:val="22"/>
        </w:rPr>
        <w:t>基于人工日志的</w:t>
      </w:r>
      <w:r>
        <w:rPr>
          <w:sz w:val="22"/>
        </w:rPr>
        <w:t>流程模型</w:t>
      </w:r>
      <w:r w:rsidR="001744DC">
        <w:rPr>
          <w:sz w:val="22"/>
        </w:rPr>
        <w:t>挖掘</w:t>
      </w:r>
      <w:r>
        <w:rPr>
          <w:sz w:val="22"/>
        </w:rPr>
        <w:t>的例子</w:t>
      </w:r>
    </w:p>
    <w:p w:rsidR="008A28CC" w:rsidRDefault="008A28CC" w:rsidP="008A28CC">
      <w:pPr>
        <w:jc w:val="center"/>
        <w:rPr>
          <w:sz w:val="22"/>
        </w:rPr>
      </w:pPr>
      <w:r>
        <w:rPr>
          <w:sz w:val="22"/>
        </w:rPr>
        <w:t>（</w:t>
      </w:r>
      <w:r>
        <w:rPr>
          <w:sz w:val="22"/>
        </w:rPr>
        <w:t>a</w:t>
      </w:r>
      <w:r>
        <w:rPr>
          <w:rFonts w:hint="eastAsia"/>
          <w:sz w:val="22"/>
        </w:rPr>
        <w:t>）</w:t>
      </w:r>
    </w:p>
    <w:tbl>
      <w:tblPr>
        <w:tblStyle w:val="a5"/>
        <w:tblW w:w="0" w:type="auto"/>
        <w:tblLook w:val="04A0" w:firstRow="1" w:lastRow="0" w:firstColumn="1" w:lastColumn="0" w:noHBand="0" w:noVBand="1"/>
      </w:tblPr>
      <w:tblGrid>
        <w:gridCol w:w="2764"/>
        <w:gridCol w:w="2764"/>
        <w:gridCol w:w="2768"/>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Default="008A28CC" w:rsidP="00981D55">
            <w:pPr>
              <w:autoSpaceDE w:val="0"/>
              <w:autoSpaceDN w:val="0"/>
              <w:adjustRightInd w:val="0"/>
              <w:jc w:val="left"/>
              <w:rPr>
                <w:sz w:val="22"/>
              </w:rPr>
            </w:pPr>
            <w:r w:rsidRPr="00830018">
              <w:rPr>
                <w:rFonts w:asciiTheme="minorHAnsi" w:hAnsiTheme="minorHAnsi" w:cs="CMSY9"/>
                <w:sz w:val="24"/>
                <w:szCs w:val="24"/>
              </w:rPr>
              <w:t>{</w:t>
            </w:r>
            <w:r w:rsidRPr="00830018">
              <w:rPr>
                <w:rFonts w:asciiTheme="minorHAnsi" w:hAnsiTheme="minorHAnsi" w:cs="CMR9"/>
                <w:sz w:val="24"/>
                <w:szCs w:val="24"/>
              </w:rPr>
              <w:t>ABCD</w:t>
            </w:r>
            <w:r w:rsidRPr="00830018">
              <w:rPr>
                <w:rFonts w:asciiTheme="minorHAnsi" w:hAnsiTheme="minorHAnsi" w:cs="CMR6"/>
                <w:sz w:val="24"/>
                <w:szCs w:val="24"/>
                <w:vertAlign w:val="superscript"/>
              </w:rPr>
              <w:t>7</w:t>
            </w:r>
            <w:r w:rsidRPr="00830018">
              <w:rPr>
                <w:rFonts w:asciiTheme="minorHAnsi" w:hAnsiTheme="minorHAnsi" w:cs="CMR9"/>
                <w:sz w:val="24"/>
                <w:szCs w:val="24"/>
              </w:rPr>
              <w:t>, ACBD</w:t>
            </w:r>
            <w:r w:rsidRPr="00830018">
              <w:rPr>
                <w:rFonts w:asciiTheme="minorHAnsi" w:hAnsiTheme="minorHAnsi" w:cs="CMR6"/>
                <w:sz w:val="24"/>
                <w:szCs w:val="24"/>
                <w:vertAlign w:val="superscript"/>
              </w:rPr>
              <w:t>9</w:t>
            </w:r>
            <w:r w:rsidRPr="00830018">
              <w:rPr>
                <w:rFonts w:asciiTheme="minorHAnsi" w:hAnsiTheme="minorHAnsi" w:cs="CMR9"/>
                <w:sz w:val="24"/>
                <w:szCs w:val="24"/>
              </w:rPr>
              <w:t>, AB</w:t>
            </w:r>
            <w:r w:rsidRPr="00830018">
              <w:rPr>
                <w:rFonts w:asciiTheme="minorHAnsi" w:hAnsiTheme="minorHAnsi" w:cs="CMR6"/>
                <w:sz w:val="24"/>
                <w:szCs w:val="24"/>
                <w:vertAlign w:val="subscript"/>
              </w:rPr>
              <w:t>1</w:t>
            </w:r>
            <w:r w:rsidRPr="00830018">
              <w:rPr>
                <w:rFonts w:asciiTheme="minorHAnsi" w:hAnsiTheme="minorHAnsi" w:cs="CMR9"/>
                <w:sz w:val="24"/>
                <w:szCs w:val="24"/>
              </w:rPr>
              <w:t>CD</w:t>
            </w:r>
            <w:r w:rsidRPr="00830018">
              <w:rPr>
                <w:rFonts w:asciiTheme="minorHAnsi" w:hAnsiTheme="minorHAnsi" w:cs="CMR6"/>
                <w:sz w:val="24"/>
                <w:szCs w:val="24"/>
                <w:vertAlign w:val="superscript"/>
              </w:rPr>
              <w:t>4</w:t>
            </w:r>
            <w:r w:rsidRPr="00830018">
              <w:rPr>
                <w:rFonts w:asciiTheme="minorHAnsi" w:hAnsiTheme="minorHAnsi" w:cs="CMR9"/>
                <w:sz w:val="24"/>
                <w:szCs w:val="24"/>
              </w:rPr>
              <w:t>, ABC</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3</w:t>
            </w:r>
            <w:r w:rsidRPr="00830018">
              <w:rPr>
                <w:rFonts w:asciiTheme="minorHAnsi" w:hAnsiTheme="minorHAnsi" w:cs="CMR9"/>
                <w:sz w:val="24"/>
                <w:szCs w:val="24"/>
              </w:rPr>
              <w:t>, AC</w:t>
            </w:r>
            <w:r w:rsidRPr="00830018">
              <w:rPr>
                <w:rFonts w:asciiTheme="minorHAnsi" w:hAnsiTheme="minorHAnsi" w:cs="CMR6"/>
                <w:sz w:val="24"/>
                <w:szCs w:val="24"/>
                <w:vertAlign w:val="subscript"/>
              </w:rPr>
              <w:t>1</w:t>
            </w:r>
            <w:r w:rsidRPr="00830018">
              <w:rPr>
                <w:rFonts w:asciiTheme="minorHAnsi" w:hAnsiTheme="minorHAnsi" w:cs="CMR9"/>
                <w:sz w:val="24"/>
                <w:szCs w:val="24"/>
              </w:rPr>
              <w:t>BD</w:t>
            </w:r>
            <w:r w:rsidRPr="00830018">
              <w:rPr>
                <w:rFonts w:asciiTheme="minorHAnsi" w:hAnsiTheme="minorHAnsi" w:cs="CMR6"/>
                <w:sz w:val="24"/>
                <w:szCs w:val="24"/>
                <w:vertAlign w:val="superscript"/>
              </w:rPr>
              <w:t>6</w:t>
            </w:r>
            <w:r w:rsidRPr="00830018">
              <w:rPr>
                <w:rFonts w:asciiTheme="minorHAnsi" w:hAnsiTheme="minorHAnsi" w:cs="CMR9"/>
                <w:sz w:val="24"/>
                <w:szCs w:val="24"/>
              </w:rPr>
              <w:t>,ACB</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5</w:t>
            </w:r>
            <w:r w:rsidRPr="00830018">
              <w:rPr>
                <w:rFonts w:asciiTheme="minorHAnsi" w:hAnsiTheme="minorHAnsi" w:cs="CMR9"/>
                <w:sz w:val="24"/>
                <w:szCs w:val="24"/>
              </w:rPr>
              <w:t>, AC</w:t>
            </w:r>
            <w:r w:rsidRPr="00830018">
              <w:rPr>
                <w:rFonts w:asciiTheme="minorHAnsi" w:hAnsiTheme="minorHAnsi" w:cs="CMR6"/>
                <w:sz w:val="24"/>
                <w:szCs w:val="24"/>
                <w:vertAlign w:val="subscript"/>
              </w:rPr>
              <w:t>1</w:t>
            </w:r>
            <w:r w:rsidRPr="00830018">
              <w:rPr>
                <w:rFonts w:asciiTheme="minorHAnsi" w:hAnsiTheme="minorHAnsi" w:cs="CMR9"/>
                <w:sz w:val="24"/>
                <w:szCs w:val="24"/>
              </w:rPr>
              <w:t>B</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3</w:t>
            </w:r>
            <w:r w:rsidRPr="00830018">
              <w:rPr>
                <w:rFonts w:asciiTheme="minorHAnsi" w:hAnsiTheme="minorHAnsi" w:cs="CMR9"/>
                <w:sz w:val="24"/>
                <w:szCs w:val="24"/>
              </w:rPr>
              <w:t>, AB</w:t>
            </w:r>
            <w:r w:rsidRPr="00830018">
              <w:rPr>
                <w:rFonts w:asciiTheme="minorHAnsi" w:hAnsiTheme="minorHAnsi" w:cs="CMR6"/>
                <w:sz w:val="24"/>
                <w:szCs w:val="24"/>
                <w:vertAlign w:val="subscript"/>
              </w:rPr>
              <w:t>1</w:t>
            </w:r>
            <w:r w:rsidRPr="00830018">
              <w:rPr>
                <w:rFonts w:asciiTheme="minorHAnsi" w:hAnsiTheme="minorHAnsi" w:cs="CMR9"/>
                <w:sz w:val="24"/>
                <w:szCs w:val="24"/>
              </w:rPr>
              <w:t>C</w:t>
            </w:r>
            <w:r w:rsidRPr="00830018">
              <w:rPr>
                <w:rFonts w:asciiTheme="minorHAnsi" w:hAnsiTheme="minorHAnsi" w:cs="CMR6"/>
                <w:sz w:val="24"/>
                <w:szCs w:val="24"/>
                <w:vertAlign w:val="subscript"/>
              </w:rPr>
              <w:t>1</w:t>
            </w:r>
            <w:r w:rsidRPr="00830018">
              <w:rPr>
                <w:rFonts w:asciiTheme="minorHAnsi" w:hAnsiTheme="minorHAnsi" w:cs="CMR9"/>
                <w:sz w:val="24"/>
                <w:szCs w:val="24"/>
              </w:rPr>
              <w:t>D</w:t>
            </w:r>
            <w:r w:rsidRPr="00830018">
              <w:rPr>
                <w:rFonts w:asciiTheme="minorHAnsi" w:hAnsiTheme="minorHAnsi" w:cs="CMR6"/>
                <w:sz w:val="24"/>
                <w:szCs w:val="24"/>
                <w:vertAlign w:val="superscript"/>
              </w:rPr>
              <w:t>4</w:t>
            </w:r>
            <w:r w:rsidRPr="00830018">
              <w:rPr>
                <w:rFonts w:asciiTheme="minorHAnsi" w:hAnsiTheme="minorHAnsi" w:cs="CMR9"/>
                <w:sz w:val="24"/>
                <w:szCs w:val="24"/>
              </w:rPr>
              <w:t>, AD</w:t>
            </w:r>
            <w:r w:rsidRPr="00830018">
              <w:rPr>
                <w:rFonts w:asciiTheme="minorHAnsi" w:hAnsiTheme="minorHAnsi" w:cs="CMR6"/>
                <w:sz w:val="24"/>
                <w:szCs w:val="24"/>
                <w:vertAlign w:val="superscript"/>
              </w:rPr>
              <w:t>11</w:t>
            </w:r>
            <w:r w:rsidRPr="00830018">
              <w:rPr>
                <w:rFonts w:asciiTheme="minorHAnsi" w:hAnsiTheme="minorHAnsi" w:cs="CMR6"/>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3D9BB6E3" wp14:editId="19C3F437">
                  <wp:extent cx="1509395" cy="733425"/>
                  <wp:effectExtent l="0" t="0" r="0" b="9525"/>
                  <wp:docPr id="26" name="图片 26"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9395" cy="73342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0D7C9BFA" wp14:editId="00788FEE">
                  <wp:extent cx="1509395" cy="750570"/>
                  <wp:effectExtent l="0" t="0" r="0" b="0"/>
                  <wp:docPr id="23" name="图片 23" descr="1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b"/>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395" cy="75057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246DC640" wp14:editId="225B47DD">
                  <wp:extent cx="1514566" cy="738000"/>
                  <wp:effectExtent l="0" t="0" r="0" b="5080"/>
                  <wp:docPr id="24" name="图片 24" descr="C:\Users\GUO Qinlong\AppData\Local\Microsoft\Windows\INetCache\Content.Wor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O Qinlong\AppData\Local\Microsoft\Windows\INetCache\Content.Word\1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4566" cy="738000"/>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64F5A2D2" wp14:editId="3E74374B">
                  <wp:extent cx="1509395" cy="733425"/>
                  <wp:effectExtent l="0" t="0" r="0" b="9525"/>
                  <wp:docPr id="20" name="图片 20" descr="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9395" cy="73342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22E0AF1F" wp14:editId="20AAF6D4">
                  <wp:extent cx="1504950" cy="736600"/>
                  <wp:effectExtent l="0" t="0" r="0" b="6350"/>
                  <wp:docPr id="25" name="图片 25" descr="C:\Users\GUO Qinlong\AppData\Local\Microsoft\Windows\INetCache\Content.Wor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O Qinlong\AppData\Local\Microsoft\Windows\INetCache\Content.Word\1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4950" cy="73660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59CBF031" wp14:editId="7FCA6515">
                  <wp:extent cx="1504950" cy="736600"/>
                  <wp:effectExtent l="0" t="0" r="0" b="6350"/>
                  <wp:docPr id="27" name="图片 27" descr="C:\Users\GUO Qinlong\AppData\Local\Microsoft\Windows\INetCache\Content.Word\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UO Qinlong\AppData\Local\Microsoft\Windows\INetCache\Content.Word\1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4950" cy="736600"/>
                          </a:xfrm>
                          <a:prstGeom prst="rect">
                            <a:avLst/>
                          </a:prstGeom>
                          <a:noFill/>
                          <a:ln>
                            <a:noFill/>
                          </a:ln>
                        </pic:spPr>
                      </pic:pic>
                    </a:graphicData>
                  </a:graphic>
                </wp:inline>
              </w:drawing>
            </w:r>
          </w:p>
        </w:tc>
      </w:tr>
    </w:tbl>
    <w:p w:rsidR="008A28CC" w:rsidRDefault="008A28CC" w:rsidP="008A28CC">
      <w:pPr>
        <w:jc w:val="center"/>
        <w:rPr>
          <w:sz w:val="22"/>
        </w:rPr>
      </w:pPr>
      <w:r w:rsidRPr="00A60E59">
        <w:rPr>
          <w:rFonts w:hint="eastAsia"/>
          <w:sz w:val="22"/>
        </w:rPr>
        <w:t xml:space="preserve"> </w:t>
      </w:r>
    </w:p>
    <w:p w:rsidR="008A28CC" w:rsidRDefault="008A28CC" w:rsidP="008A28CC">
      <w:pPr>
        <w:jc w:val="center"/>
        <w:rPr>
          <w:sz w:val="22"/>
        </w:rPr>
      </w:pPr>
      <w:r>
        <w:rPr>
          <w:sz w:val="22"/>
        </w:rPr>
        <w:lastRenderedPageBreak/>
        <w:t>（</w:t>
      </w:r>
      <w:r>
        <w:rPr>
          <w:sz w:val="22"/>
        </w:rPr>
        <w:t>b</w:t>
      </w:r>
      <w:r>
        <w:rPr>
          <w:rFonts w:hint="eastAsia"/>
          <w:sz w:val="22"/>
        </w:rPr>
        <w:t>）</w:t>
      </w:r>
    </w:p>
    <w:tbl>
      <w:tblPr>
        <w:tblStyle w:val="a5"/>
        <w:tblW w:w="0" w:type="auto"/>
        <w:tblLook w:val="04A0" w:firstRow="1" w:lastRow="0" w:firstColumn="1" w:lastColumn="0" w:noHBand="0" w:noVBand="1"/>
      </w:tblPr>
      <w:tblGrid>
        <w:gridCol w:w="2766"/>
        <w:gridCol w:w="2766"/>
        <w:gridCol w:w="2764"/>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Pr="0073626F" w:rsidRDefault="008A28CC" w:rsidP="00981D55">
            <w:pPr>
              <w:autoSpaceDE w:val="0"/>
              <w:autoSpaceDN w:val="0"/>
              <w:adjustRightInd w:val="0"/>
              <w:jc w:val="left"/>
              <w:rPr>
                <w:rFonts w:asciiTheme="minorHAnsi" w:hAnsiTheme="minorHAnsi"/>
                <w:sz w:val="24"/>
                <w:szCs w:val="24"/>
              </w:rPr>
            </w:pPr>
            <w:r w:rsidRPr="0073626F">
              <w:rPr>
                <w:rFonts w:asciiTheme="minorHAnsi" w:hAnsiTheme="minorHAnsi" w:cs="CMSY9"/>
                <w:sz w:val="24"/>
                <w:szCs w:val="24"/>
              </w:rPr>
              <w:t>{</w:t>
            </w:r>
            <w:r w:rsidRPr="0073626F">
              <w:rPr>
                <w:rFonts w:asciiTheme="minorHAnsi" w:hAnsiTheme="minorHAnsi" w:cs="CMR9"/>
                <w:sz w:val="24"/>
                <w:szCs w:val="24"/>
              </w:rPr>
              <w:t>BCDFG</w:t>
            </w:r>
            <w:r w:rsidRPr="0073626F">
              <w:rPr>
                <w:rFonts w:asciiTheme="minorHAnsi" w:hAnsiTheme="minorHAnsi" w:cs="CMR6"/>
                <w:sz w:val="24"/>
                <w:szCs w:val="24"/>
                <w:vertAlign w:val="superscript"/>
              </w:rPr>
              <w:t>22</w:t>
            </w:r>
            <w:r w:rsidRPr="0073626F">
              <w:rPr>
                <w:rFonts w:asciiTheme="minorHAnsi" w:hAnsiTheme="minorHAnsi" w:cs="CMR9"/>
                <w:sz w:val="24"/>
                <w:szCs w:val="24"/>
              </w:rPr>
              <w:t>, ACEFH</w:t>
            </w:r>
            <w:r w:rsidRPr="0073626F">
              <w:rPr>
                <w:rFonts w:asciiTheme="minorHAnsi" w:hAnsiTheme="minorHAnsi" w:cs="CMR6"/>
                <w:sz w:val="24"/>
                <w:szCs w:val="24"/>
                <w:vertAlign w:val="superscript"/>
              </w:rPr>
              <w:t>17</w:t>
            </w:r>
            <w:r w:rsidRPr="0073626F">
              <w:rPr>
                <w:rFonts w:asciiTheme="minorHAnsi" w:hAnsiTheme="minorHAnsi" w:cs="CMR9"/>
                <w:sz w:val="24"/>
                <w:szCs w:val="24"/>
              </w:rPr>
              <w:t>, BCFG</w:t>
            </w:r>
            <w:r w:rsidRPr="0073626F">
              <w:rPr>
                <w:rFonts w:asciiTheme="minorHAnsi" w:hAnsiTheme="minorHAnsi" w:cs="CMR6"/>
                <w:sz w:val="24"/>
                <w:szCs w:val="24"/>
                <w:vertAlign w:val="superscript"/>
              </w:rPr>
              <w:t>32</w:t>
            </w:r>
            <w:r w:rsidRPr="0073626F">
              <w:rPr>
                <w:rFonts w:asciiTheme="minorHAnsi" w:hAnsiTheme="minorHAnsi" w:cs="CMR9"/>
                <w:sz w:val="24"/>
                <w:szCs w:val="24"/>
              </w:rPr>
              <w:t>, ACFH</w:t>
            </w:r>
            <w:r w:rsidRPr="0073626F">
              <w:rPr>
                <w:rFonts w:asciiTheme="minorHAnsi" w:hAnsiTheme="minorHAnsi" w:cs="CMR6"/>
                <w:sz w:val="24"/>
                <w:szCs w:val="24"/>
                <w:vertAlign w:val="superscript"/>
              </w:rPr>
              <w:t>18</w:t>
            </w:r>
            <w:r w:rsidRPr="0073626F">
              <w:rPr>
                <w:rFonts w:asciiTheme="minorHAnsi" w:hAnsiTheme="minorHAnsi" w:cs="CMSY9"/>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0243FC9F" wp14:editId="053EFE7C">
                  <wp:extent cx="1509395" cy="664210"/>
                  <wp:effectExtent l="0" t="0" r="0" b="2540"/>
                  <wp:docPr id="19" name="图片 19" descr="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9395" cy="66421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5CB5A0A8" wp14:editId="3EE1340C">
                  <wp:extent cx="1509395" cy="370840"/>
                  <wp:effectExtent l="0" t="0" r="0" b="0"/>
                  <wp:docPr id="18" name="图片 18" desc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9395" cy="37084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09697E9" wp14:editId="0C4EA089">
                  <wp:extent cx="1501140" cy="440055"/>
                  <wp:effectExtent l="0" t="0" r="3810" b="0"/>
                  <wp:docPr id="17" name="图片 17" desc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40" cy="440055"/>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3F7167E9" wp14:editId="7CAC1BB3">
                  <wp:extent cx="1501140" cy="440055"/>
                  <wp:effectExtent l="0" t="0" r="3810" b="0"/>
                  <wp:docPr id="16" name="图片 16" descr="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40" cy="44005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1294DC4E" wp14:editId="73D4519B">
                  <wp:extent cx="1504800" cy="371405"/>
                  <wp:effectExtent l="0" t="0" r="635" b="0"/>
                  <wp:docPr id="50" name="图片 50" descr="C:\Users\GUO Qinlong\AppData\Local\Microsoft\Windows\INetCache\Content.Wor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GUO Qinlong\AppData\Local\Microsoft\Windows\INetCache\Content.Word\2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4800" cy="37140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rFonts w:hint="eastAsia"/>
                <w:noProof/>
                <w:sz w:val="22"/>
              </w:rPr>
              <w:drawing>
                <wp:inline distT="0" distB="0" distL="0" distR="0" wp14:anchorId="334BAD22" wp14:editId="793DB4B5">
                  <wp:extent cx="1504800" cy="402791"/>
                  <wp:effectExtent l="0" t="0" r="635" b="0"/>
                  <wp:docPr id="49" name="图片 49" descr="C:\Users\GUO Qinlong\AppData\Local\Microsoft\Windows\INetCache\Content.Word\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GUO Qinlong\AppData\Local\Microsoft\Windows\INetCache\Content.Word\2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4800" cy="402791"/>
                          </a:xfrm>
                          <a:prstGeom prst="rect">
                            <a:avLst/>
                          </a:prstGeom>
                          <a:noFill/>
                          <a:ln>
                            <a:noFill/>
                          </a:ln>
                        </pic:spPr>
                      </pic:pic>
                    </a:graphicData>
                  </a:graphic>
                </wp:inline>
              </w:drawing>
            </w:r>
          </w:p>
        </w:tc>
      </w:tr>
    </w:tbl>
    <w:p w:rsidR="008A28CC" w:rsidRDefault="008A28CC" w:rsidP="008A28CC">
      <w:pPr>
        <w:jc w:val="center"/>
        <w:rPr>
          <w:sz w:val="22"/>
        </w:rPr>
      </w:pPr>
    </w:p>
    <w:p w:rsidR="008A28CC" w:rsidRDefault="008A28CC" w:rsidP="008A28CC">
      <w:pPr>
        <w:jc w:val="center"/>
        <w:rPr>
          <w:sz w:val="22"/>
        </w:rPr>
      </w:pPr>
      <w:r>
        <w:rPr>
          <w:sz w:val="22"/>
        </w:rPr>
        <w:t>（</w:t>
      </w:r>
      <w:r>
        <w:rPr>
          <w:sz w:val="22"/>
        </w:rPr>
        <w:t>c</w:t>
      </w:r>
      <w:r>
        <w:rPr>
          <w:sz w:val="22"/>
        </w:rPr>
        <w:t>）</w:t>
      </w:r>
    </w:p>
    <w:tbl>
      <w:tblPr>
        <w:tblStyle w:val="a5"/>
        <w:tblW w:w="0" w:type="auto"/>
        <w:tblLook w:val="04A0" w:firstRow="1" w:lastRow="0" w:firstColumn="1" w:lastColumn="0" w:noHBand="0" w:noVBand="1"/>
      </w:tblPr>
      <w:tblGrid>
        <w:gridCol w:w="2764"/>
        <w:gridCol w:w="2766"/>
        <w:gridCol w:w="2766"/>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Pr="0073626F" w:rsidRDefault="008A28CC" w:rsidP="00981D55">
            <w:pPr>
              <w:autoSpaceDE w:val="0"/>
              <w:autoSpaceDN w:val="0"/>
              <w:adjustRightInd w:val="0"/>
              <w:jc w:val="left"/>
              <w:rPr>
                <w:rFonts w:asciiTheme="minorHAnsi" w:hAnsiTheme="minorHAnsi"/>
                <w:sz w:val="24"/>
                <w:szCs w:val="24"/>
              </w:rPr>
            </w:pPr>
            <w:r w:rsidRPr="0073626F">
              <w:rPr>
                <w:rFonts w:asciiTheme="minorHAnsi" w:hAnsiTheme="minorHAnsi" w:cs="CMR9"/>
                <w:sz w:val="24"/>
                <w:szCs w:val="24"/>
              </w:rPr>
              <w:t>{ACD</w:t>
            </w:r>
            <w:r w:rsidRPr="0073626F">
              <w:rPr>
                <w:rFonts w:asciiTheme="minorHAnsi" w:hAnsiTheme="minorHAnsi" w:cs="CMR6"/>
                <w:sz w:val="24"/>
                <w:szCs w:val="24"/>
                <w:vertAlign w:val="superscript"/>
              </w:rPr>
              <w:t>22</w:t>
            </w:r>
            <w:r w:rsidRPr="0073626F">
              <w:rPr>
                <w:rFonts w:asciiTheme="minorHAnsi" w:hAnsiTheme="minorHAnsi" w:cs="CMR9"/>
                <w:sz w:val="24"/>
                <w:szCs w:val="24"/>
              </w:rPr>
              <w:t>, C</w:t>
            </w:r>
            <w:r w:rsidRPr="0073626F">
              <w:rPr>
                <w:rFonts w:asciiTheme="minorHAnsi" w:hAnsiTheme="minorHAnsi" w:cs="CMR6"/>
                <w:sz w:val="24"/>
                <w:szCs w:val="24"/>
                <w:vertAlign w:val="superscript"/>
              </w:rPr>
              <w:t>23</w:t>
            </w:r>
            <w:r w:rsidRPr="0073626F">
              <w:rPr>
                <w:rFonts w:asciiTheme="minorHAnsi" w:hAnsiTheme="minorHAnsi" w:cs="CMSY9"/>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4957E5AB" wp14:editId="4C12AB69">
                  <wp:extent cx="1501140" cy="664210"/>
                  <wp:effectExtent l="0" t="0" r="3810" b="2540"/>
                  <wp:docPr id="15" name="图片 15" descr="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1140" cy="66421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0346B044" wp14:editId="49E4E15E">
                  <wp:extent cx="1509395" cy="621030"/>
                  <wp:effectExtent l="0" t="0" r="0" b="7620"/>
                  <wp:docPr id="13" name="图片 13"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9395" cy="621030"/>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CA6A39F" wp14:editId="4FDFFEC0">
                  <wp:extent cx="1501140" cy="483235"/>
                  <wp:effectExtent l="0" t="0" r="3810" b="0"/>
                  <wp:docPr id="12" name="图片 12"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1140" cy="483235"/>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5F3CEC7B" wp14:editId="3F4917A1">
                  <wp:extent cx="1509395" cy="224155"/>
                  <wp:effectExtent l="0" t="0" r="0" b="4445"/>
                  <wp:docPr id="10" name="图片 10" descr="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9395" cy="22415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721C595F" wp14:editId="449D8234">
                  <wp:extent cx="1509395" cy="155575"/>
                  <wp:effectExtent l="0" t="0" r="0" b="0"/>
                  <wp:docPr id="9" name="图片 9" desc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9395" cy="15557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998E5EC" wp14:editId="29B97131">
                  <wp:extent cx="1509395" cy="707390"/>
                  <wp:effectExtent l="0" t="0" r="0" b="0"/>
                  <wp:docPr id="7" name="图片 7" desc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tc>
      </w:tr>
    </w:tbl>
    <w:p w:rsidR="008A28CC" w:rsidRDefault="008A28CC" w:rsidP="008A28CC">
      <w:pPr>
        <w:jc w:val="center"/>
        <w:rPr>
          <w:sz w:val="22"/>
        </w:rPr>
      </w:pPr>
    </w:p>
    <w:p w:rsidR="008A28CC" w:rsidRDefault="008A28CC" w:rsidP="008A28CC">
      <w:pPr>
        <w:jc w:val="center"/>
        <w:rPr>
          <w:sz w:val="22"/>
        </w:rPr>
      </w:pPr>
      <w:r>
        <w:rPr>
          <w:rFonts w:hint="eastAsia"/>
          <w:sz w:val="22"/>
        </w:rPr>
        <w:t>(d)</w:t>
      </w:r>
    </w:p>
    <w:tbl>
      <w:tblPr>
        <w:tblStyle w:val="a5"/>
        <w:tblW w:w="0" w:type="auto"/>
        <w:tblLook w:val="04A0" w:firstRow="1" w:lastRow="0" w:firstColumn="1" w:lastColumn="0" w:noHBand="0" w:noVBand="1"/>
      </w:tblPr>
      <w:tblGrid>
        <w:gridCol w:w="2764"/>
        <w:gridCol w:w="2766"/>
        <w:gridCol w:w="2766"/>
      </w:tblGrid>
      <w:tr w:rsidR="008A28CC" w:rsidTr="00981D55">
        <w:tc>
          <w:tcPr>
            <w:tcW w:w="2876" w:type="dxa"/>
          </w:tcPr>
          <w:p w:rsidR="008A28CC" w:rsidRDefault="008A28CC" w:rsidP="00981D55">
            <w:pPr>
              <w:jc w:val="center"/>
              <w:rPr>
                <w:sz w:val="22"/>
              </w:rPr>
            </w:pPr>
            <w:r>
              <w:rPr>
                <w:rFonts w:hint="eastAsia"/>
                <w:sz w:val="22"/>
              </w:rPr>
              <w:t>事件日志</w:t>
            </w:r>
          </w:p>
        </w:tc>
        <w:tc>
          <w:tcPr>
            <w:tcW w:w="5754" w:type="dxa"/>
            <w:gridSpan w:val="2"/>
          </w:tcPr>
          <w:p w:rsidR="008A28CC" w:rsidRDefault="008A28CC" w:rsidP="00981D55">
            <w:pPr>
              <w:autoSpaceDE w:val="0"/>
              <w:autoSpaceDN w:val="0"/>
              <w:adjustRightInd w:val="0"/>
              <w:jc w:val="left"/>
              <w:rPr>
                <w:sz w:val="22"/>
              </w:rPr>
            </w:pPr>
            <w:r w:rsidRPr="0073626F">
              <w:rPr>
                <w:rFonts w:asciiTheme="minorHAnsi" w:hAnsiTheme="minorHAnsi" w:cs="CMSY9"/>
                <w:sz w:val="24"/>
                <w:szCs w:val="24"/>
              </w:rPr>
              <w:t>{</w:t>
            </w:r>
            <w:r w:rsidRPr="0073626F">
              <w:rPr>
                <w:rFonts w:asciiTheme="minorHAnsi" w:hAnsiTheme="minorHAnsi" w:cs="CMR9"/>
                <w:sz w:val="24"/>
                <w:szCs w:val="24"/>
              </w:rPr>
              <w:t>AEFG, AEBCFG</w:t>
            </w:r>
            <w:r w:rsidRPr="0073626F">
              <w:rPr>
                <w:rFonts w:asciiTheme="minorHAnsi" w:hAnsiTheme="minorHAnsi" w:cs="CMR6"/>
                <w:sz w:val="24"/>
                <w:szCs w:val="24"/>
                <w:vertAlign w:val="superscript"/>
              </w:rPr>
              <w:t>6</w:t>
            </w:r>
            <w:r w:rsidRPr="0073626F">
              <w:rPr>
                <w:rFonts w:asciiTheme="minorHAnsi" w:hAnsiTheme="minorHAnsi" w:cs="CMR9"/>
                <w:sz w:val="24"/>
                <w:szCs w:val="24"/>
              </w:rPr>
              <w:t>, AECBFG, AECFBG</w:t>
            </w:r>
            <w:r w:rsidRPr="0073626F">
              <w:rPr>
                <w:rFonts w:asciiTheme="minorHAnsi" w:hAnsiTheme="minorHAnsi" w:cs="CMR6"/>
                <w:sz w:val="24"/>
                <w:szCs w:val="24"/>
                <w:vertAlign w:val="superscript"/>
              </w:rPr>
              <w:t>10</w:t>
            </w:r>
            <w:r w:rsidRPr="0073626F">
              <w:rPr>
                <w:rFonts w:asciiTheme="minorHAnsi" w:hAnsiTheme="minorHAnsi" w:cs="CMR9"/>
                <w:sz w:val="24"/>
                <w:szCs w:val="24"/>
              </w:rPr>
              <w:t>,ACEFBG</w:t>
            </w:r>
            <w:r w:rsidRPr="0073626F">
              <w:rPr>
                <w:rFonts w:asciiTheme="minorHAnsi" w:hAnsiTheme="minorHAnsi" w:cs="CMR6"/>
                <w:sz w:val="24"/>
                <w:szCs w:val="24"/>
                <w:vertAlign w:val="superscript"/>
              </w:rPr>
              <w:t>8</w:t>
            </w:r>
            <w:r w:rsidRPr="0073626F">
              <w:rPr>
                <w:rFonts w:asciiTheme="minorHAnsi" w:hAnsiTheme="minorHAnsi" w:cs="CMR9"/>
                <w:sz w:val="24"/>
                <w:szCs w:val="24"/>
              </w:rPr>
              <w:t>, ACFEBG</w:t>
            </w:r>
            <w:r w:rsidRPr="0073626F">
              <w:rPr>
                <w:rFonts w:asciiTheme="minorHAnsi" w:hAnsiTheme="minorHAnsi" w:cs="CMR6"/>
                <w:sz w:val="24"/>
                <w:szCs w:val="24"/>
                <w:vertAlign w:val="superscript"/>
              </w:rPr>
              <w:t>6</w:t>
            </w:r>
            <w:r w:rsidRPr="0073626F">
              <w:rPr>
                <w:rFonts w:asciiTheme="minorHAnsi" w:hAnsiTheme="minorHAnsi" w:cs="CMR9"/>
                <w:sz w:val="24"/>
                <w:szCs w:val="24"/>
              </w:rPr>
              <w:t>, ACEBFG</w:t>
            </w:r>
            <w:r w:rsidRPr="0073626F">
              <w:rPr>
                <w:rFonts w:asciiTheme="minorHAnsi" w:hAnsiTheme="minorHAnsi" w:cs="CMR6"/>
                <w:sz w:val="24"/>
                <w:szCs w:val="24"/>
                <w:vertAlign w:val="superscript"/>
              </w:rPr>
              <w:t>4</w:t>
            </w:r>
            <w:r w:rsidRPr="0073626F">
              <w:rPr>
                <w:rFonts w:asciiTheme="minorHAnsi" w:hAnsiTheme="minorHAnsi" w:cs="CMSY9"/>
                <w:sz w:val="24"/>
                <w:szCs w:val="24"/>
              </w:rPr>
              <w:t>}</w:t>
            </w:r>
          </w:p>
        </w:tc>
      </w:tr>
      <w:tr w:rsidR="008A28CC" w:rsidTr="00981D55">
        <w:tc>
          <w:tcPr>
            <w:tcW w:w="2876" w:type="dxa"/>
          </w:tcPr>
          <w:p w:rsidR="008A28CC" w:rsidRDefault="008A28CC" w:rsidP="00981D55">
            <w:pPr>
              <w:jc w:val="center"/>
              <w:rPr>
                <w:sz w:val="22"/>
              </w:rPr>
            </w:pPr>
            <w:r>
              <w:rPr>
                <w:rFonts w:hint="eastAsia"/>
                <w:sz w:val="22"/>
              </w:rPr>
              <w:t>参考模型</w:t>
            </w:r>
            <w:r>
              <w:rPr>
                <w:rFonts w:hint="eastAsia"/>
                <w:sz w:val="22"/>
              </w:rPr>
              <w:t>&amp;</w:t>
            </w:r>
            <m:oMath>
              <m:sSup>
                <m:sSupPr>
                  <m:ctrlPr>
                    <w:rPr>
                      <w:rFonts w:ascii="Cambria Math" w:hAnsi="Cambria Math"/>
                      <w:sz w:val="22"/>
                    </w:rPr>
                  </m:ctrlPr>
                </m:sSupPr>
                <m:e>
                  <m:r>
                    <w:rPr>
                      <w:rFonts w:ascii="Cambria Math" w:hAnsi="Cambria Math"/>
                      <w:sz w:val="22"/>
                    </w:rPr>
                    <m:t>∝</m:t>
                  </m:r>
                </m:e>
                <m:sup>
                  <m:r>
                    <w:rPr>
                      <w:rFonts w:ascii="Cambria Math" w:hAnsi="Cambria Math"/>
                      <w:sz w:val="22"/>
                    </w:rPr>
                    <m:t>$</m:t>
                  </m:r>
                </m:sup>
              </m:sSup>
            </m:oMath>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2877" w:type="dxa"/>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r>
      <w:tr w:rsidR="008A28CC" w:rsidTr="00981D55">
        <w:tc>
          <w:tcPr>
            <w:tcW w:w="2876" w:type="dxa"/>
          </w:tcPr>
          <w:p w:rsidR="008A28CC" w:rsidRDefault="008A28CC" w:rsidP="00981D55">
            <w:pPr>
              <w:jc w:val="center"/>
              <w:rPr>
                <w:sz w:val="22"/>
              </w:rPr>
            </w:pPr>
            <w:r>
              <w:rPr>
                <w:noProof/>
                <w:sz w:val="22"/>
              </w:rPr>
              <w:drawing>
                <wp:inline distT="0" distB="0" distL="0" distR="0" wp14:anchorId="4A383234" wp14:editId="68EAC0B7">
                  <wp:extent cx="1509395" cy="569595"/>
                  <wp:effectExtent l="0" t="0" r="0" b="1905"/>
                  <wp:docPr id="6" name="图片 6" descr="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10F025CB" wp14:editId="67E69324">
                  <wp:extent cx="1509395" cy="569595"/>
                  <wp:effectExtent l="0" t="0" r="0" b="1905"/>
                  <wp:docPr id="5" name="图片 5" desc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13A7C757" wp14:editId="2697005E">
                  <wp:extent cx="1509395" cy="569595"/>
                  <wp:effectExtent l="0" t="0" r="0" b="1905"/>
                  <wp:docPr id="4" name="图片 4" desc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r>
      <w:tr w:rsidR="008A28CC" w:rsidTr="00981D55">
        <w:tc>
          <w:tcPr>
            <w:tcW w:w="2876" w:type="dxa"/>
          </w:tcPr>
          <w:p w:rsidR="008A28CC" w:rsidRDefault="008A28CC" w:rsidP="00981D55">
            <w:pPr>
              <w:jc w:val="center"/>
              <w:rPr>
                <w:sz w:val="22"/>
              </w:rPr>
            </w:pPr>
            <w:r>
              <w:rPr>
                <w:rFonts w:hint="eastAsia"/>
                <w:sz w:val="22"/>
              </w:rPr>
              <w:t>Gene</w:t>
            </w:r>
            <w:r>
              <w:rPr>
                <w:sz w:val="22"/>
              </w:rPr>
              <w:t>tic</w:t>
            </w:r>
          </w:p>
        </w:tc>
        <w:tc>
          <w:tcPr>
            <w:tcW w:w="2877" w:type="dxa"/>
          </w:tcPr>
          <w:p w:rsidR="008A28CC" w:rsidRDefault="008A28CC" w:rsidP="00981D55">
            <w:pPr>
              <w:jc w:val="center"/>
              <w:rPr>
                <w:sz w:val="22"/>
              </w:rPr>
            </w:pPr>
            <w:r>
              <w:rPr>
                <w:rFonts w:hint="eastAsia"/>
                <w:sz w:val="22"/>
              </w:rPr>
              <w:t>Heuristic</w:t>
            </w:r>
          </w:p>
        </w:tc>
        <w:tc>
          <w:tcPr>
            <w:tcW w:w="2877" w:type="dxa"/>
          </w:tcPr>
          <w:p w:rsidR="008A28CC" w:rsidRDefault="008A28CC" w:rsidP="00981D55">
            <w:pPr>
              <w:jc w:val="center"/>
              <w:rPr>
                <w:sz w:val="22"/>
              </w:rPr>
            </w:pPr>
            <w:r>
              <w:rPr>
                <w:rFonts w:hint="eastAsia"/>
                <w:sz w:val="22"/>
              </w:rPr>
              <w:t>ILP</w:t>
            </w:r>
          </w:p>
        </w:tc>
      </w:tr>
      <w:tr w:rsidR="008A28CC" w:rsidTr="00981D55">
        <w:tc>
          <w:tcPr>
            <w:tcW w:w="2876" w:type="dxa"/>
          </w:tcPr>
          <w:p w:rsidR="008A28CC" w:rsidRDefault="008A28CC" w:rsidP="00981D55">
            <w:pPr>
              <w:jc w:val="center"/>
              <w:rPr>
                <w:sz w:val="22"/>
              </w:rPr>
            </w:pPr>
            <w:r>
              <w:rPr>
                <w:noProof/>
                <w:sz w:val="22"/>
              </w:rPr>
              <w:drawing>
                <wp:inline distT="0" distB="0" distL="0" distR="0" wp14:anchorId="09F5CCA0" wp14:editId="35B7CBA0">
                  <wp:extent cx="1509395" cy="569595"/>
                  <wp:effectExtent l="0" t="0" r="0" b="1905"/>
                  <wp:docPr id="3" name="图片 3" descr="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670B8720" wp14:editId="404BB3D6">
                  <wp:extent cx="1509395" cy="569595"/>
                  <wp:effectExtent l="0" t="0" r="0" b="1905"/>
                  <wp:docPr id="2" name="图片 2" descr="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9395" cy="569595"/>
                          </a:xfrm>
                          <a:prstGeom prst="rect">
                            <a:avLst/>
                          </a:prstGeom>
                          <a:noFill/>
                          <a:ln>
                            <a:noFill/>
                          </a:ln>
                        </pic:spPr>
                      </pic:pic>
                    </a:graphicData>
                  </a:graphic>
                </wp:inline>
              </w:drawing>
            </w:r>
          </w:p>
        </w:tc>
        <w:tc>
          <w:tcPr>
            <w:tcW w:w="2877" w:type="dxa"/>
          </w:tcPr>
          <w:p w:rsidR="008A28CC" w:rsidRDefault="008A28CC" w:rsidP="00981D55">
            <w:pPr>
              <w:jc w:val="center"/>
              <w:rPr>
                <w:sz w:val="22"/>
              </w:rPr>
            </w:pPr>
            <w:r>
              <w:rPr>
                <w:noProof/>
                <w:sz w:val="22"/>
              </w:rPr>
              <w:drawing>
                <wp:inline distT="0" distB="0" distL="0" distR="0" wp14:anchorId="333EF115" wp14:editId="10B39264">
                  <wp:extent cx="1509395" cy="750570"/>
                  <wp:effectExtent l="0" t="0" r="0" b="0"/>
                  <wp:docPr id="1" name="图片 1" desc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9395" cy="750570"/>
                          </a:xfrm>
                          <a:prstGeom prst="rect">
                            <a:avLst/>
                          </a:prstGeom>
                          <a:noFill/>
                          <a:ln>
                            <a:noFill/>
                          </a:ln>
                        </pic:spPr>
                      </pic:pic>
                    </a:graphicData>
                  </a:graphic>
                </wp:inline>
              </w:drawing>
            </w:r>
          </w:p>
        </w:tc>
      </w:tr>
    </w:tbl>
    <w:p w:rsidR="008A28CC" w:rsidRDefault="008A28CC" w:rsidP="008A28CC">
      <w:pPr>
        <w:jc w:val="center"/>
        <w:rPr>
          <w:sz w:val="22"/>
        </w:rPr>
      </w:pPr>
    </w:p>
    <w:p w:rsidR="008322EA" w:rsidRDefault="008322EA" w:rsidP="008A28CC">
      <w:pPr>
        <w:jc w:val="center"/>
        <w:rPr>
          <w:sz w:val="22"/>
        </w:rPr>
      </w:pPr>
    </w:p>
    <w:p w:rsidR="008A28CC" w:rsidRDefault="008A28CC" w:rsidP="008A28CC">
      <w:pPr>
        <w:jc w:val="center"/>
        <w:rPr>
          <w:sz w:val="22"/>
        </w:rPr>
      </w:pPr>
      <w:r w:rsidRPr="00A60E59">
        <w:rPr>
          <w:sz w:val="22"/>
        </w:rPr>
        <w:t>表</w:t>
      </w:r>
      <w:r>
        <w:rPr>
          <w:rFonts w:hint="eastAsia"/>
          <w:sz w:val="22"/>
        </w:rPr>
        <w:t>3</w:t>
      </w:r>
      <w:r w:rsidRPr="00A60E59">
        <w:rPr>
          <w:sz w:val="22"/>
        </w:rPr>
        <w:t>.</w:t>
      </w:r>
      <w:r>
        <w:rPr>
          <w:sz w:val="22"/>
        </w:rPr>
        <w:t>2</w:t>
      </w:r>
      <w:r>
        <w:rPr>
          <w:sz w:val="22"/>
        </w:rPr>
        <w:t>实验中</w:t>
      </w:r>
      <w:r w:rsidR="001744DC">
        <w:rPr>
          <w:sz w:val="22"/>
        </w:rPr>
        <w:t>不同挖掘算法</w:t>
      </w:r>
      <w:r>
        <w:rPr>
          <w:sz w:val="22"/>
        </w:rPr>
        <w:t>的时间开销</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863"/>
        <w:gridCol w:w="1033"/>
        <w:gridCol w:w="1033"/>
        <w:gridCol w:w="1057"/>
        <w:gridCol w:w="1072"/>
        <w:gridCol w:w="1033"/>
        <w:gridCol w:w="1050"/>
      </w:tblGrid>
      <w:tr w:rsidR="008A28CC" w:rsidTr="00DE2768">
        <w:tc>
          <w:tcPr>
            <w:tcW w:w="1271" w:type="dxa"/>
            <w:tcBorders>
              <w:top w:val="single" w:sz="12" w:space="0" w:color="auto"/>
              <w:bottom w:val="single" w:sz="4" w:space="0" w:color="auto"/>
            </w:tcBorders>
          </w:tcPr>
          <w:p w:rsidR="008A28CC" w:rsidRDefault="008A28CC" w:rsidP="00981D55">
            <w:pPr>
              <w:jc w:val="center"/>
              <w:rPr>
                <w:sz w:val="22"/>
              </w:rPr>
            </w:pPr>
            <w:r>
              <w:rPr>
                <w:rFonts w:hint="eastAsia"/>
                <w:sz w:val="22"/>
              </w:rPr>
              <w:t>挖掘算法</w:t>
            </w:r>
          </w:p>
        </w:tc>
        <w:tc>
          <w:tcPr>
            <w:tcW w:w="885" w:type="dxa"/>
            <w:tcBorders>
              <w:top w:val="single" w:sz="12" w:space="0" w:color="auto"/>
              <w:bottom w:val="single" w:sz="4" w:space="0" w:color="auto"/>
            </w:tcBorders>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1079" w:type="dxa"/>
            <w:tcBorders>
              <w:top w:val="single" w:sz="12" w:space="0" w:color="auto"/>
              <w:bottom w:val="single" w:sz="4" w:space="0" w:color="auto"/>
            </w:tcBorders>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r>
                      <w:rPr>
                        <w:rFonts w:ascii="Cambria Math" w:hAnsi="Cambria Math"/>
                        <w:sz w:val="22"/>
                      </w:rPr>
                      <m:t>+</m:t>
                    </m:r>
                  </m:sup>
                </m:sSup>
              </m:oMath>
            </m:oMathPara>
          </w:p>
        </w:tc>
        <w:tc>
          <w:tcPr>
            <w:tcW w:w="1079" w:type="dxa"/>
            <w:tcBorders>
              <w:top w:val="single" w:sz="12" w:space="0" w:color="auto"/>
              <w:bottom w:val="single" w:sz="4" w:space="0" w:color="auto"/>
            </w:tcBorders>
          </w:tcPr>
          <w:p w:rsidR="008A28CC" w:rsidRDefault="007F666D" w:rsidP="00981D55">
            <w:pPr>
              <w:jc w:val="center"/>
              <w:rPr>
                <w:sz w:val="22"/>
              </w:rPr>
            </w:pPr>
            <m:oMathPara>
              <m:oMath>
                <m:sSup>
                  <m:sSupPr>
                    <m:ctrlPr>
                      <w:rPr>
                        <w:rFonts w:ascii="Cambria Math" w:hAnsi="Cambria Math"/>
                        <w:sz w:val="22"/>
                      </w:rPr>
                    </m:ctrlPr>
                  </m:sSupPr>
                  <m:e>
                    <m:r>
                      <w:rPr>
                        <w:rFonts w:ascii="Cambria Math" w:hAnsi="Cambria Math"/>
                        <w:sz w:val="22"/>
                      </w:rPr>
                      <m:t>∝</m:t>
                    </m:r>
                  </m:e>
                  <m:sup>
                    <m:r>
                      <w:rPr>
                        <w:rFonts w:ascii="Cambria Math" w:hAnsi="Cambria Math" w:hint="eastAsia"/>
                        <w:sz w:val="22"/>
                      </w:rPr>
                      <m:t>#</m:t>
                    </m:r>
                  </m:sup>
                </m:sSup>
              </m:oMath>
            </m:oMathPara>
          </w:p>
        </w:tc>
        <w:tc>
          <w:tcPr>
            <w:tcW w:w="1079" w:type="dxa"/>
            <w:tcBorders>
              <w:top w:val="single" w:sz="12" w:space="0" w:color="auto"/>
              <w:bottom w:val="single" w:sz="4" w:space="0" w:color="auto"/>
            </w:tcBorders>
          </w:tcPr>
          <w:p w:rsidR="008A28CC" w:rsidRDefault="008A28CC" w:rsidP="00981D55">
            <w:pPr>
              <w:jc w:val="center"/>
              <w:rPr>
                <w:sz w:val="22"/>
              </w:rPr>
            </w:pPr>
            <w:r>
              <w:rPr>
                <w:rFonts w:hint="eastAsia"/>
                <w:sz w:val="22"/>
              </w:rPr>
              <w:t>Genetic</w:t>
            </w:r>
          </w:p>
        </w:tc>
        <w:tc>
          <w:tcPr>
            <w:tcW w:w="1079" w:type="dxa"/>
            <w:tcBorders>
              <w:top w:val="single" w:sz="12" w:space="0" w:color="auto"/>
              <w:bottom w:val="single" w:sz="4" w:space="0" w:color="auto"/>
            </w:tcBorders>
          </w:tcPr>
          <w:p w:rsidR="008A28CC" w:rsidRDefault="008A28CC" w:rsidP="00981D55">
            <w:pPr>
              <w:jc w:val="center"/>
              <w:rPr>
                <w:sz w:val="22"/>
              </w:rPr>
            </w:pPr>
            <w:r>
              <w:rPr>
                <w:rFonts w:hint="eastAsia"/>
                <w:sz w:val="22"/>
              </w:rPr>
              <w:t>Heuristic</w:t>
            </w:r>
          </w:p>
        </w:tc>
        <w:tc>
          <w:tcPr>
            <w:tcW w:w="1079" w:type="dxa"/>
            <w:tcBorders>
              <w:top w:val="single" w:sz="12" w:space="0" w:color="auto"/>
              <w:bottom w:val="single" w:sz="4" w:space="0" w:color="auto"/>
            </w:tcBorders>
          </w:tcPr>
          <w:p w:rsidR="008A28CC" w:rsidRDefault="008A28CC" w:rsidP="00981D55">
            <w:pPr>
              <w:jc w:val="center"/>
              <w:rPr>
                <w:sz w:val="22"/>
              </w:rPr>
            </w:pPr>
            <w:r>
              <w:rPr>
                <w:rFonts w:hint="eastAsia"/>
                <w:sz w:val="22"/>
              </w:rPr>
              <w:t>ILP</w:t>
            </w:r>
          </w:p>
        </w:tc>
        <w:tc>
          <w:tcPr>
            <w:tcW w:w="1079" w:type="dxa"/>
            <w:tcBorders>
              <w:top w:val="single" w:sz="12" w:space="0" w:color="auto"/>
              <w:bottom w:val="single" w:sz="4" w:space="0" w:color="auto"/>
            </w:tcBorders>
          </w:tcPr>
          <w:p w:rsidR="008A28CC" w:rsidRDefault="008A28CC" w:rsidP="00981D55">
            <w:pPr>
              <w:jc w:val="center"/>
              <w:rPr>
                <w:sz w:val="22"/>
              </w:rPr>
            </w:pPr>
            <w:r>
              <w:rPr>
                <w:rFonts w:hint="eastAsia"/>
                <w:sz w:val="22"/>
              </w:rPr>
              <w:t>Region</w:t>
            </w:r>
          </w:p>
        </w:tc>
      </w:tr>
      <w:tr w:rsidR="008A28CC" w:rsidTr="00DE2768">
        <w:tc>
          <w:tcPr>
            <w:tcW w:w="1271" w:type="dxa"/>
            <w:tcBorders>
              <w:top w:val="single" w:sz="4" w:space="0" w:color="auto"/>
              <w:bottom w:val="single" w:sz="12" w:space="0" w:color="auto"/>
            </w:tcBorders>
          </w:tcPr>
          <w:p w:rsidR="008A28CC" w:rsidRDefault="008A28CC" w:rsidP="00981D55">
            <w:pPr>
              <w:jc w:val="center"/>
              <w:rPr>
                <w:sz w:val="22"/>
              </w:rPr>
            </w:pPr>
            <w:r>
              <w:rPr>
                <w:rFonts w:hint="eastAsia"/>
                <w:sz w:val="22"/>
              </w:rPr>
              <w:t>人工日志</w:t>
            </w:r>
          </w:p>
        </w:tc>
        <w:tc>
          <w:tcPr>
            <w:tcW w:w="885" w:type="dxa"/>
            <w:tcBorders>
              <w:top w:val="single" w:sz="4" w:space="0" w:color="auto"/>
              <w:bottom w:val="single" w:sz="12" w:space="0" w:color="auto"/>
            </w:tcBorders>
          </w:tcPr>
          <w:p w:rsidR="008A28CC" w:rsidRDefault="008A28CC" w:rsidP="00981D55">
            <w:pPr>
              <w:jc w:val="center"/>
              <w:rPr>
                <w:sz w:val="22"/>
              </w:rPr>
            </w:pPr>
            <w:r>
              <w:rPr>
                <w:rFonts w:hint="eastAsia"/>
                <w:sz w:val="22"/>
              </w:rPr>
              <w:t>14.63</w:t>
            </w:r>
          </w:p>
        </w:tc>
        <w:tc>
          <w:tcPr>
            <w:tcW w:w="1079" w:type="dxa"/>
            <w:tcBorders>
              <w:top w:val="single" w:sz="4" w:space="0" w:color="auto"/>
              <w:bottom w:val="single" w:sz="12" w:space="0" w:color="auto"/>
            </w:tcBorders>
          </w:tcPr>
          <w:p w:rsidR="008A28CC" w:rsidRDefault="008A28CC" w:rsidP="00981D55">
            <w:pPr>
              <w:jc w:val="center"/>
              <w:rPr>
                <w:sz w:val="22"/>
              </w:rPr>
            </w:pPr>
            <w:r>
              <w:rPr>
                <w:rFonts w:hint="eastAsia"/>
                <w:sz w:val="22"/>
              </w:rPr>
              <w:t>10.33</w:t>
            </w:r>
          </w:p>
        </w:tc>
        <w:tc>
          <w:tcPr>
            <w:tcW w:w="1079" w:type="dxa"/>
            <w:tcBorders>
              <w:top w:val="single" w:sz="4" w:space="0" w:color="auto"/>
              <w:bottom w:val="single" w:sz="12" w:space="0" w:color="auto"/>
            </w:tcBorders>
          </w:tcPr>
          <w:p w:rsidR="008A28CC" w:rsidRDefault="008A28CC" w:rsidP="00981D55">
            <w:pPr>
              <w:jc w:val="center"/>
              <w:rPr>
                <w:sz w:val="22"/>
              </w:rPr>
            </w:pPr>
            <w:r>
              <w:rPr>
                <w:rFonts w:hint="eastAsia"/>
                <w:sz w:val="22"/>
              </w:rPr>
              <w:t>12.06</w:t>
            </w:r>
          </w:p>
        </w:tc>
        <w:tc>
          <w:tcPr>
            <w:tcW w:w="1079" w:type="dxa"/>
            <w:tcBorders>
              <w:top w:val="single" w:sz="4" w:space="0" w:color="auto"/>
              <w:bottom w:val="single" w:sz="12" w:space="0" w:color="auto"/>
            </w:tcBorders>
          </w:tcPr>
          <w:p w:rsidR="008A28CC" w:rsidRDefault="008A28CC" w:rsidP="00981D55">
            <w:pPr>
              <w:jc w:val="center"/>
              <w:rPr>
                <w:sz w:val="22"/>
              </w:rPr>
            </w:pPr>
            <w:r>
              <w:rPr>
                <w:rFonts w:hint="eastAsia"/>
                <w:sz w:val="22"/>
              </w:rPr>
              <w:t>122.04</w:t>
            </w:r>
          </w:p>
        </w:tc>
        <w:tc>
          <w:tcPr>
            <w:tcW w:w="1079" w:type="dxa"/>
            <w:tcBorders>
              <w:top w:val="single" w:sz="4" w:space="0" w:color="auto"/>
              <w:bottom w:val="single" w:sz="12" w:space="0" w:color="auto"/>
            </w:tcBorders>
          </w:tcPr>
          <w:p w:rsidR="008A28CC" w:rsidRDefault="008A28CC" w:rsidP="00981D55">
            <w:pPr>
              <w:jc w:val="center"/>
              <w:rPr>
                <w:sz w:val="22"/>
              </w:rPr>
            </w:pPr>
            <w:r>
              <w:rPr>
                <w:rFonts w:hint="eastAsia"/>
                <w:sz w:val="22"/>
              </w:rPr>
              <w:t>14.95</w:t>
            </w:r>
          </w:p>
        </w:tc>
        <w:tc>
          <w:tcPr>
            <w:tcW w:w="1079" w:type="dxa"/>
            <w:tcBorders>
              <w:top w:val="single" w:sz="4" w:space="0" w:color="auto"/>
              <w:bottom w:val="single" w:sz="12" w:space="0" w:color="auto"/>
            </w:tcBorders>
          </w:tcPr>
          <w:p w:rsidR="008A28CC" w:rsidRDefault="008A28CC" w:rsidP="00981D55">
            <w:pPr>
              <w:jc w:val="center"/>
              <w:rPr>
                <w:sz w:val="22"/>
              </w:rPr>
            </w:pPr>
            <w:r>
              <w:rPr>
                <w:rFonts w:hint="eastAsia"/>
                <w:sz w:val="22"/>
              </w:rPr>
              <w:t>23.95</w:t>
            </w:r>
          </w:p>
        </w:tc>
        <w:tc>
          <w:tcPr>
            <w:tcW w:w="1079" w:type="dxa"/>
            <w:tcBorders>
              <w:top w:val="single" w:sz="4" w:space="0" w:color="auto"/>
              <w:bottom w:val="single" w:sz="12" w:space="0" w:color="auto"/>
            </w:tcBorders>
          </w:tcPr>
          <w:p w:rsidR="008A28CC" w:rsidRDefault="008A28CC" w:rsidP="00981D55">
            <w:pPr>
              <w:jc w:val="center"/>
              <w:rPr>
                <w:sz w:val="22"/>
              </w:rPr>
            </w:pPr>
            <w:r>
              <w:rPr>
                <w:rFonts w:hint="eastAsia"/>
                <w:sz w:val="22"/>
              </w:rPr>
              <w:t>47.13</w:t>
            </w:r>
          </w:p>
        </w:tc>
      </w:tr>
    </w:tbl>
    <w:p w:rsidR="008A28CC" w:rsidRPr="0004391A" w:rsidRDefault="008A28CC" w:rsidP="008A28CC">
      <w:pPr>
        <w:spacing w:line="400" w:lineRule="exact"/>
        <w:ind w:firstLineChars="200" w:firstLine="480"/>
        <w:jc w:val="left"/>
        <w:rPr>
          <w:rFonts w:asciiTheme="minorEastAsia" w:hAnsiTheme="minorEastAsia"/>
          <w:sz w:val="24"/>
          <w:szCs w:val="24"/>
        </w:rPr>
      </w:pPr>
      <w:r w:rsidRPr="0004391A">
        <w:rPr>
          <w:rFonts w:asciiTheme="minorEastAsia" w:hAnsiTheme="minorEastAsia" w:hint="eastAsia"/>
          <w:sz w:val="24"/>
          <w:szCs w:val="24"/>
        </w:rPr>
        <w:t>表3.2展示</w:t>
      </w:r>
      <w:r w:rsidRPr="0004391A">
        <w:rPr>
          <w:rFonts w:asciiTheme="minorEastAsia" w:hAnsiTheme="minorEastAsia"/>
          <w:sz w:val="24"/>
          <w:szCs w:val="24"/>
        </w:rPr>
        <w:t>了各个流程挖掘算法在</w:t>
      </w:r>
      <w:r w:rsidRPr="0004391A">
        <w:rPr>
          <w:rFonts w:asciiTheme="minorEastAsia" w:hAnsiTheme="minorEastAsia" w:hint="eastAsia"/>
          <w:sz w:val="24"/>
          <w:szCs w:val="24"/>
        </w:rPr>
        <w:t>人工数据</w:t>
      </w:r>
      <w:r w:rsidRPr="0004391A">
        <w:rPr>
          <w:rFonts w:asciiTheme="minorEastAsia" w:hAnsiTheme="minorEastAsia"/>
          <w:sz w:val="24"/>
          <w:szCs w:val="24"/>
        </w:rPr>
        <w:t>集合上的</w:t>
      </w:r>
      <w:r w:rsidR="008322EA">
        <w:rPr>
          <w:rFonts w:asciiTheme="minorEastAsia" w:hAnsiTheme="minorEastAsia"/>
          <w:sz w:val="24"/>
          <w:szCs w:val="24"/>
        </w:rPr>
        <w:t>时间</w:t>
      </w:r>
      <w:r w:rsidRPr="0004391A">
        <w:rPr>
          <w:rFonts w:asciiTheme="minorEastAsia" w:hAnsiTheme="minorEastAsia"/>
          <w:sz w:val="24"/>
          <w:szCs w:val="24"/>
        </w:rPr>
        <w:t>开销</w:t>
      </w:r>
      <w:r w:rsidRPr="0004391A">
        <w:rPr>
          <w:rFonts w:asciiTheme="minorEastAsia" w:hAnsiTheme="minorEastAsia" w:hint="eastAsia"/>
          <w:sz w:val="24"/>
          <w:szCs w:val="24"/>
        </w:rPr>
        <w:t>。</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sup>
        </m:sSup>
      </m:oMath>
      <w:r w:rsidRPr="0004391A">
        <w:rPr>
          <w:rFonts w:asciiTheme="minorEastAsia" w:hAnsiTheme="minorEastAsia" w:hint="eastAsia"/>
          <w:sz w:val="24"/>
          <w:szCs w:val="24"/>
        </w:rPr>
        <w:t>的时间</w:t>
      </w:r>
      <w:r w:rsidRPr="0004391A">
        <w:rPr>
          <w:rFonts w:asciiTheme="minorEastAsia" w:hAnsiTheme="minorEastAsia"/>
          <w:sz w:val="24"/>
          <w:szCs w:val="24"/>
        </w:rPr>
        <w:lastRenderedPageBreak/>
        <w:t>开销比</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r>
              <w:rPr>
                <w:rFonts w:ascii="Cambria Math" w:hAnsi="Cambria Math"/>
                <w:sz w:val="24"/>
                <w:szCs w:val="24"/>
              </w:rPr>
              <m:t>+</m:t>
            </m:r>
          </m:sup>
        </m:sSup>
      </m:oMath>
      <w:r w:rsidRPr="0004391A">
        <w:rPr>
          <w:rFonts w:asciiTheme="minorEastAsia" w:hAnsiTheme="minorEastAsia" w:hint="eastAsia"/>
          <w:sz w:val="24"/>
          <w:szCs w:val="24"/>
        </w:rPr>
        <w:t>和</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sup>
        </m:sSup>
      </m:oMath>
      <w:r w:rsidRPr="0004391A">
        <w:rPr>
          <w:rFonts w:asciiTheme="minorEastAsia" w:hAnsiTheme="minorEastAsia" w:hint="eastAsia"/>
          <w:sz w:val="24"/>
          <w:szCs w:val="24"/>
        </w:rPr>
        <w:t>均</w:t>
      </w:r>
      <w:r w:rsidRPr="0004391A">
        <w:rPr>
          <w:rFonts w:asciiTheme="minorEastAsia" w:hAnsiTheme="minorEastAsia"/>
          <w:sz w:val="24"/>
          <w:szCs w:val="24"/>
        </w:rPr>
        <w:t>大一些，小于</w:t>
      </w:r>
      <w:r w:rsidRPr="0004391A">
        <w:rPr>
          <w:rFonts w:asciiTheme="minorEastAsia" w:hAnsiTheme="minorEastAsia" w:hint="eastAsia"/>
          <w:sz w:val="24"/>
          <w:szCs w:val="24"/>
        </w:rPr>
        <w:t>他们</w:t>
      </w:r>
      <w:r w:rsidRPr="0004391A">
        <w:rPr>
          <w:rFonts w:asciiTheme="minorEastAsia" w:hAnsiTheme="minorEastAsia"/>
          <w:sz w:val="24"/>
          <w:szCs w:val="24"/>
        </w:rPr>
        <w:t>两个的</w:t>
      </w:r>
      <w:r w:rsidR="008322EA">
        <w:rPr>
          <w:rFonts w:asciiTheme="minorEastAsia" w:hAnsiTheme="minorEastAsia"/>
          <w:sz w:val="24"/>
          <w:szCs w:val="24"/>
        </w:rPr>
        <w:t>时间</w:t>
      </w:r>
      <w:r w:rsidRPr="0004391A">
        <w:rPr>
          <w:rFonts w:asciiTheme="minorEastAsia" w:hAnsiTheme="minorEastAsia"/>
          <w:sz w:val="24"/>
          <w:szCs w:val="24"/>
        </w:rPr>
        <w:t>开销</w:t>
      </w:r>
      <w:r w:rsidRPr="0004391A">
        <w:rPr>
          <w:rFonts w:asciiTheme="minorEastAsia" w:hAnsiTheme="minorEastAsia" w:hint="eastAsia"/>
          <w:sz w:val="24"/>
          <w:szCs w:val="24"/>
        </w:rPr>
        <w:t>的</w:t>
      </w:r>
      <w:r w:rsidR="008322EA">
        <w:rPr>
          <w:rFonts w:asciiTheme="minorEastAsia" w:hAnsiTheme="minorEastAsia" w:hint="eastAsia"/>
          <w:sz w:val="24"/>
          <w:szCs w:val="24"/>
        </w:rPr>
        <w:t>总</w:t>
      </w:r>
      <w:r w:rsidRPr="0004391A">
        <w:rPr>
          <w:rFonts w:asciiTheme="minorEastAsia" w:hAnsiTheme="minorEastAsia"/>
          <w:sz w:val="24"/>
          <w:szCs w:val="24"/>
        </w:rPr>
        <w:t>和。但是相比于Genetic算法</w:t>
      </w:r>
      <w:r w:rsidRPr="0004391A">
        <w:rPr>
          <w:rFonts w:asciiTheme="minorEastAsia" w:hAnsiTheme="minorEastAsia" w:hint="eastAsia"/>
          <w:sz w:val="24"/>
          <w:szCs w:val="24"/>
        </w:rPr>
        <w:t>，</w:t>
      </w:r>
      <m:oMath>
        <m:sSup>
          <m:sSupPr>
            <m:ctrlPr>
              <w:rPr>
                <w:rFonts w:ascii="Cambria Math" w:hAnsi="Cambria Math"/>
                <w:sz w:val="24"/>
                <w:szCs w:val="24"/>
              </w:rPr>
            </m:ctrlPr>
          </m:sSupPr>
          <m:e>
            <m:r>
              <w:rPr>
                <w:rFonts w:ascii="Cambria Math" w:hAnsi="Cambria Math"/>
                <w:sz w:val="24"/>
                <w:szCs w:val="24"/>
              </w:rPr>
              <m:t>∝</m:t>
            </m:r>
          </m:e>
          <m:sup>
            <m:r>
              <w:rPr>
                <w:rFonts w:ascii="Cambria Math" w:hAnsi="Cambria Math" w:hint="eastAsia"/>
                <w:sz w:val="24"/>
                <w:szCs w:val="24"/>
              </w:rPr>
              <m:t>$</m:t>
            </m:r>
          </m:sup>
        </m:sSup>
      </m:oMath>
      <w:r w:rsidRPr="0004391A">
        <w:rPr>
          <w:rFonts w:asciiTheme="minorEastAsia" w:hAnsiTheme="minorEastAsia" w:hint="eastAsia"/>
          <w:sz w:val="24"/>
          <w:szCs w:val="24"/>
        </w:rPr>
        <w:t>的时间开销则要小很多</w:t>
      </w:r>
      <w:r w:rsidR="005D1A09">
        <w:rPr>
          <w:rFonts w:asciiTheme="minorEastAsia" w:hAnsiTheme="minorEastAsia" w:hint="eastAsia"/>
          <w:sz w:val="24"/>
          <w:szCs w:val="24"/>
        </w:rPr>
        <w:t>。</w:t>
      </w:r>
    </w:p>
    <w:p w:rsidR="008A28CC" w:rsidRDefault="008A28CC" w:rsidP="008A28CC">
      <w:pPr>
        <w:pStyle w:val="31"/>
        <w:numPr>
          <w:ilvl w:val="2"/>
          <w:numId w:val="5"/>
        </w:numPr>
      </w:pPr>
      <w:r>
        <w:t>真实数据对比试验</w:t>
      </w:r>
      <w:bookmarkEnd w:id="87"/>
    </w:p>
    <w:p w:rsidR="00326D39" w:rsidRDefault="009D7CFF" w:rsidP="007A31E8">
      <w:pPr>
        <w:pStyle w:val="ab"/>
        <w:spacing w:beforeLines="0" w:before="0" w:afterLines="0" w:after="0" w:line="400" w:lineRule="atLeast"/>
      </w:pPr>
      <w:r>
        <w:t>本节</w:t>
      </w:r>
      <w:r w:rsidR="00B20990">
        <w:t>介绍针对真实数据的实验</w:t>
      </w:r>
      <w:r w:rsidR="00B20990">
        <w:rPr>
          <w:rFonts w:hint="eastAsia"/>
        </w:rPr>
        <w:t>。</w:t>
      </w:r>
      <w:r w:rsidR="00B20990">
        <w:t>首先本节</w:t>
      </w:r>
      <w:r w:rsidR="00B20990">
        <w:rPr>
          <w:rFonts w:hint="eastAsia"/>
        </w:rPr>
        <w:t>举例</w:t>
      </w:r>
      <w:r w:rsidR="00B20990">
        <w:t>给出</w:t>
      </w:r>
      <w:r w:rsidR="008322EA">
        <w:t>两个</w:t>
      </w:r>
      <w:r w:rsidR="00B20990">
        <w:t>真实实例的</w:t>
      </w:r>
      <w:r w:rsidR="005D1A09">
        <w:rPr>
          <w:rFonts w:hint="eastAsia"/>
        </w:rPr>
        <w:t>事件日志</w:t>
      </w:r>
      <w:r w:rsidR="00B20990">
        <w:rPr>
          <w:rFonts w:hint="eastAsia"/>
        </w:rPr>
        <w:t>，</w:t>
      </w:r>
      <w:r w:rsidR="00B20990">
        <w:t>分析</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322EA">
        <w:rPr>
          <w:rFonts w:hint="eastAsia"/>
        </w:rPr>
        <w:t>与其他主流流程挖掘算法在真实实例</w:t>
      </w:r>
      <w:r w:rsidR="00B20990">
        <w:rPr>
          <w:rFonts w:hint="eastAsia"/>
        </w:rPr>
        <w:t>上的表现，其次针对一组</w:t>
      </w:r>
      <w:r w:rsidR="009C6D22">
        <w:rPr>
          <w:rFonts w:hint="eastAsia"/>
        </w:rPr>
        <w:t>事件日志对各种挖掘算法的结果</w:t>
      </w:r>
      <w:r w:rsidR="00B20990">
        <w:rPr>
          <w:rFonts w:hint="eastAsia"/>
        </w:rPr>
        <w:t>分析。</w:t>
      </w:r>
    </w:p>
    <w:p w:rsidR="008A28CC" w:rsidRDefault="00E32167" w:rsidP="007A31E8">
      <w:pPr>
        <w:pStyle w:val="ab"/>
        <w:ind w:firstLine="482"/>
        <w:rPr>
          <w:b/>
        </w:rPr>
      </w:pPr>
      <w:r>
        <w:rPr>
          <w:rFonts w:hint="eastAsia"/>
          <w:b/>
        </w:rPr>
        <w:t>日志</w:t>
      </w:r>
      <w:r w:rsidR="008A28CC" w:rsidRPr="007A31E8">
        <w:rPr>
          <w:rFonts w:hint="eastAsia"/>
          <w:b/>
        </w:rPr>
        <w:t>1</w:t>
      </w:r>
    </w:p>
    <w:p w:rsidR="007A31E8" w:rsidRDefault="00141694" w:rsidP="002D5FBF">
      <w:pPr>
        <w:pStyle w:val="ab"/>
        <w:spacing w:beforeLines="0" w:before="0" w:afterLines="0" w:after="0" w:line="400" w:lineRule="exact"/>
      </w:pPr>
      <w:r>
        <w:rPr>
          <w:rFonts w:hint="eastAsia"/>
        </w:rPr>
        <w:t>日志</w:t>
      </w:r>
      <w:r w:rsidR="00981D55" w:rsidRPr="00230329">
        <w:rPr>
          <w:rFonts w:hint="eastAsia"/>
        </w:rPr>
        <w:t>1来自</w:t>
      </w:r>
      <w:r w:rsidR="00230329">
        <w:rPr>
          <w:rFonts w:hint="eastAsia"/>
        </w:rPr>
        <w:t>2013年度的业务流程智能挑战</w:t>
      </w:r>
      <w:r w:rsidR="00356319">
        <w:rPr>
          <w:rFonts w:hint="eastAsia"/>
        </w:rPr>
        <w:t>（</w:t>
      </w:r>
      <w:r w:rsidR="00230329">
        <w:rPr>
          <w:rFonts w:hint="eastAsia"/>
        </w:rPr>
        <w:t>Bu</w:t>
      </w:r>
      <w:r w:rsidR="00230329">
        <w:t xml:space="preserve">siness Process Intelligence </w:t>
      </w:r>
      <w:r w:rsidR="00EF480A">
        <w:t>Challenge</w:t>
      </w:r>
      <w:r w:rsidR="00356319">
        <w:rPr>
          <w:rFonts w:hint="eastAsia"/>
        </w:rPr>
        <w:t>，</w:t>
      </w:r>
      <w:r w:rsidR="00230329">
        <w:rPr>
          <w:rFonts w:hint="eastAsia"/>
        </w:rPr>
        <w:t>BPIC</w:t>
      </w:r>
      <w:r w:rsidR="00230329">
        <w:t xml:space="preserve"> 2013</w:t>
      </w:r>
      <w:r w:rsidR="00230329">
        <w:rPr>
          <w:rFonts w:hint="eastAsia"/>
        </w:rPr>
        <w:t>）</w:t>
      </w:r>
      <w:r w:rsidR="00356319">
        <w:rPr>
          <w:rFonts w:hint="eastAsia"/>
        </w:rPr>
        <w:t>中</w:t>
      </w:r>
      <w:r w:rsidR="00230329">
        <w:rPr>
          <w:rFonts w:hint="eastAsia"/>
        </w:rPr>
        <w:t>提供的真实事件日志。</w:t>
      </w:r>
      <w:r w:rsidR="00D74276">
        <w:rPr>
          <w:rFonts w:hint="eastAsia"/>
        </w:rPr>
        <w:t>这个大型事件日志是来自比利时沃尔沃</w:t>
      </w:r>
      <w:r w:rsidR="001E56BD">
        <w:rPr>
          <w:rFonts w:hint="eastAsia"/>
        </w:rPr>
        <w:t>信息系统</w:t>
      </w:r>
      <w:r w:rsidR="00D74276">
        <w:t>部门的事件与问题管理系统</w:t>
      </w:r>
      <w:r w:rsidR="00D74276">
        <w:rPr>
          <w:rFonts w:hint="eastAsia"/>
        </w:rPr>
        <w:t>。</w:t>
      </w:r>
      <w:r w:rsidR="00D74276">
        <w:t>在这个事件日志中</w:t>
      </w:r>
      <w:r w:rsidR="00D74276">
        <w:rPr>
          <w:rFonts w:hint="eastAsia"/>
        </w:rPr>
        <w:t>，</w:t>
      </w:r>
      <w:r w:rsidR="00D74276">
        <w:t>共有</w:t>
      </w:r>
      <w:r w:rsidR="00D74276">
        <w:rPr>
          <w:rFonts w:hint="eastAsia"/>
        </w:rPr>
        <w:t>7554个事件轨迹和80641个事件。</w:t>
      </w:r>
    </w:p>
    <w:p w:rsidR="008C72BD" w:rsidRPr="00230329" w:rsidRDefault="008C72BD" w:rsidP="002D5FBF">
      <w:pPr>
        <w:pStyle w:val="ab"/>
        <w:spacing w:beforeLines="0" w:before="0" w:afterLines="0" w:after="0" w:line="400" w:lineRule="exact"/>
      </w:pPr>
      <w:r>
        <w:t>因为在这个</w:t>
      </w:r>
      <w:r>
        <w:rPr>
          <w:rFonts w:hint="eastAsia"/>
        </w:rPr>
        <w:t>事件</w:t>
      </w:r>
      <w:r>
        <w:t>日志中不存在</w:t>
      </w:r>
      <w:r>
        <w:rPr>
          <w:rFonts w:hint="eastAsia"/>
        </w:rPr>
        <w:t>已有</w:t>
      </w:r>
      <w:r>
        <w:t>的流程模型，</w:t>
      </w:r>
      <w:r>
        <w:rPr>
          <w:rFonts w:hint="eastAsia"/>
        </w:rPr>
        <w:t>因此</w:t>
      </w:r>
      <w:r w:rsidR="001E56BD">
        <w:rPr>
          <w:rFonts w:hint="eastAsia"/>
        </w:rPr>
        <w:t>模型重现性(</w:t>
      </w:r>
      <w:r>
        <w:rPr>
          <w:rFonts w:hint="eastAsia"/>
        </w:rPr>
        <w:t>model rediscoverability</w:t>
      </w:r>
      <w:r w:rsidR="001E56BD">
        <w:t>)</w:t>
      </w:r>
      <w:r>
        <w:rPr>
          <w:rFonts w:hint="eastAsia"/>
        </w:rPr>
        <w:t>并不能</w:t>
      </w:r>
      <w:r>
        <w:t>作为这个</w:t>
      </w:r>
      <w:r w:rsidR="00BF3343">
        <w:rPr>
          <w:rFonts w:hint="eastAsia"/>
        </w:rPr>
        <w:t>事件</w:t>
      </w:r>
      <w:r w:rsidR="00BF3343">
        <w:t>日志</w:t>
      </w:r>
      <w:r>
        <w:t>的评价</w:t>
      </w:r>
      <w:r>
        <w:rPr>
          <w:rFonts w:hint="eastAsia"/>
        </w:rPr>
        <w:t>标准</w:t>
      </w:r>
      <w:r>
        <w:t>。在</w:t>
      </w:r>
      <w:r>
        <w:rPr>
          <w:rFonts w:hint="eastAsia"/>
        </w:rPr>
        <w:t>这里</w:t>
      </w:r>
      <w:r w:rsidR="00356240">
        <w:t>例子中，我们</w:t>
      </w:r>
      <w:r w:rsidR="00356240">
        <w:rPr>
          <w:rFonts w:hint="eastAsia"/>
        </w:rPr>
        <w:t>额外</w:t>
      </w:r>
      <w:r>
        <w:t>的使用了两个评价</w:t>
      </w:r>
      <w:r>
        <w:rPr>
          <w:rFonts w:hint="eastAsia"/>
        </w:rPr>
        <w:t>标准:</w:t>
      </w:r>
      <w:r w:rsidRPr="007125DF">
        <w:rPr>
          <w:rFonts w:hint="eastAsia"/>
        </w:rPr>
        <w:t>准确度</w:t>
      </w:r>
      <w:r w:rsidRPr="007125DF">
        <w:t>(precision):</w:t>
      </w:r>
      <w:r w:rsidRPr="007125DF">
        <w:rPr>
          <w:rFonts w:hint="eastAsia"/>
        </w:rPr>
        <w:t>评价流程</w:t>
      </w:r>
      <w:r w:rsidRPr="007125DF">
        <w:t>模型的行为</w:t>
      </w:r>
      <w:r w:rsidR="007125DF" w:rsidRPr="007125DF">
        <w:rPr>
          <w:rFonts w:hint="eastAsia"/>
        </w:rPr>
        <w:t>与日志表达的行为之间的相似程度</w:t>
      </w:r>
      <w:r w:rsidR="00656F22" w:rsidRPr="00656F22">
        <w:rPr>
          <w:rFonts w:hint="eastAsia"/>
        </w:rPr>
        <w:t>；</w:t>
      </w:r>
      <w:r w:rsidRPr="002D5FBF">
        <w:rPr>
          <w:rFonts w:hint="eastAsia"/>
        </w:rPr>
        <w:t>简洁度(</w:t>
      </w:r>
      <w:r w:rsidRPr="002D5FBF">
        <w:t>simplicity</w:t>
      </w:r>
      <w:r w:rsidRPr="002D5FBF">
        <w:rPr>
          <w:rFonts w:hint="eastAsia"/>
        </w:rPr>
        <w:t>)</w:t>
      </w:r>
      <w:r w:rsidRPr="002D5FBF">
        <w:t>:</w:t>
      </w:r>
      <w:r w:rsidR="002D5FBF">
        <w:rPr>
          <w:rFonts w:hint="eastAsia"/>
        </w:rPr>
        <w:t>通过统计</w:t>
      </w:r>
      <w:r w:rsidR="002D5FBF">
        <w:t>模型的节点</w:t>
      </w:r>
      <w:r w:rsidR="002D5FBF">
        <w:rPr>
          <w:rFonts w:hint="eastAsia"/>
        </w:rPr>
        <w:t>(库所</w:t>
      </w:r>
      <w:r w:rsidR="002D5FBF">
        <w:t>、变迁</w:t>
      </w:r>
      <w:r w:rsidR="002D5FBF">
        <w:rPr>
          <w:rFonts w:hint="eastAsia"/>
        </w:rPr>
        <w:t>)</w:t>
      </w:r>
      <w:r w:rsidR="002D5FBF">
        <w:t>个数</w:t>
      </w:r>
      <w:r w:rsidR="002D5FBF">
        <w:rPr>
          <w:rFonts w:hint="eastAsia"/>
        </w:rPr>
        <w:t>评价模型</w:t>
      </w:r>
      <w:r w:rsidR="002D5FBF">
        <w:t>的</w:t>
      </w:r>
      <w:r w:rsidR="002D5FBF">
        <w:rPr>
          <w:rFonts w:hint="eastAsia"/>
        </w:rPr>
        <w:t>简洁程度</w:t>
      </w:r>
      <w:r w:rsidR="002D5FBF">
        <w:t>。</w:t>
      </w:r>
      <w:r>
        <w:t>另外判断每个流程模型是否是工作流网</w:t>
      </w:r>
      <w:r w:rsidR="002D5FBF">
        <w:rPr>
          <w:rFonts w:hint="eastAsia"/>
        </w:rPr>
        <w:t>，</w:t>
      </w:r>
      <w:r>
        <w:t>并记录</w:t>
      </w:r>
      <w:r w:rsidR="002D5FBF">
        <w:rPr>
          <w:rFonts w:hint="eastAsia"/>
        </w:rPr>
        <w:t>了每个</w:t>
      </w:r>
      <w:r w:rsidR="002D5FBF">
        <w:t>挖掘算法的</w:t>
      </w:r>
      <w:r>
        <w:t>挖掘时间</w:t>
      </w:r>
      <w:r>
        <w:rPr>
          <w:rFonts w:hint="eastAsia"/>
        </w:rPr>
        <w:t>。</w:t>
      </w:r>
      <w:r w:rsidR="00441B7B" w:rsidRPr="002D5FBF">
        <w:rPr>
          <w:rFonts w:hint="eastAsia"/>
        </w:rPr>
        <w:t>表</w:t>
      </w:r>
      <w:r w:rsidR="002D5FBF" w:rsidRPr="002D5FBF">
        <w:rPr>
          <w:rFonts w:hint="eastAsia"/>
        </w:rPr>
        <w:t>3</w:t>
      </w:r>
      <w:r w:rsidR="002D5FBF" w:rsidRPr="002D5FBF">
        <w:t>.3</w:t>
      </w:r>
      <w:r w:rsidR="00441B7B" w:rsidRPr="002D5FBF">
        <w:rPr>
          <w:rFonts w:hint="eastAsia"/>
        </w:rPr>
        <w:t>是</w:t>
      </w:r>
      <w:r w:rsidR="002D5FBF" w:rsidRPr="002D5FBF">
        <w:rPr>
          <w:rFonts w:hint="eastAsia"/>
        </w:rPr>
        <w:t>各个</w:t>
      </w:r>
      <w:r w:rsidR="002D5FBF" w:rsidRPr="002D5FBF">
        <w:t>挖掘</w:t>
      </w:r>
      <w:r w:rsidR="002D5FBF" w:rsidRPr="002D5FBF">
        <w:rPr>
          <w:rFonts w:hint="eastAsia"/>
        </w:rPr>
        <w:t>算法</w:t>
      </w:r>
      <w:r w:rsidR="002D5FBF" w:rsidRPr="002D5FBF">
        <w:t>在</w:t>
      </w:r>
      <w:r w:rsidR="00656F22">
        <w:t>该</w:t>
      </w:r>
      <w:r w:rsidR="002D5FBF" w:rsidRPr="002D5FBF">
        <w:rPr>
          <w:rFonts w:hint="eastAsia"/>
        </w:rPr>
        <w:t>流程</w:t>
      </w:r>
      <w:r w:rsidR="002D5FBF" w:rsidRPr="002D5FBF">
        <w:t>日志</w:t>
      </w:r>
      <w:r w:rsidR="002D5FBF" w:rsidRPr="002D5FBF">
        <w:rPr>
          <w:rFonts w:hint="eastAsia"/>
        </w:rPr>
        <w:t>的挖掘</w:t>
      </w:r>
      <w:r w:rsidR="00441B7B" w:rsidRPr="002D5FBF">
        <w:rPr>
          <w:rFonts w:hint="eastAsia"/>
        </w:rPr>
        <w:t>结果，</w:t>
      </w:r>
      <w:bookmarkStart w:id="88" w:name="OLE_LINK1"/>
      <w:r w:rsidR="002D5FBF">
        <w:rPr>
          <w:rFonts w:hint="eastAsia"/>
        </w:rPr>
        <w:t>其中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bookmarkEnd w:id="88"/>
      <w:r w:rsidR="00C74EEC">
        <w:rPr>
          <w:rFonts w:hint="eastAsia"/>
        </w:rPr>
        <w:t>、</w:t>
      </w:r>
      <w:r w:rsidR="00441B7B">
        <w:t>Heuristic</w:t>
      </w:r>
      <w:r w:rsidR="00C74EEC">
        <w:rPr>
          <w:rFonts w:hint="eastAsia"/>
        </w:rPr>
        <w:t>、</w:t>
      </w:r>
      <w:r w:rsidR="00441B7B">
        <w:rPr>
          <w:rFonts w:hint="eastAsia"/>
        </w:rPr>
        <w:t>ILP和Re</w:t>
      </w:r>
      <w:r w:rsidR="00441B7B">
        <w:t>gion算法均没有挖掘出一个工作流网</w:t>
      </w:r>
      <w:r w:rsidR="00441B7B">
        <w:rPr>
          <w:rFonts w:hint="eastAsia"/>
        </w:rPr>
        <w:t>。</w:t>
      </w:r>
      <w:r w:rsidR="002D5FBF">
        <w:rPr>
          <w:rFonts w:hint="eastAsia"/>
        </w:rPr>
        <w:t>图</w:t>
      </w:r>
      <w:r w:rsidR="002D5FBF">
        <w:t>3.10</w:t>
      </w:r>
      <w:r w:rsidR="002D5FBF">
        <w:rPr>
          <w:rFonts w:hint="eastAsia"/>
        </w:rPr>
        <w:t>是</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2D5FBF">
        <w:rPr>
          <w:rFonts w:hint="eastAsia"/>
        </w:rPr>
        <w:t>挖掘</w:t>
      </w:r>
      <w:r w:rsidR="002D5FBF">
        <w:t>出来的流程模型，</w:t>
      </w:r>
      <w:r w:rsidR="002D5FBF">
        <w:rPr>
          <w:rFonts w:hint="eastAsia"/>
        </w:rPr>
        <w:t>可以</w:t>
      </w:r>
      <w:r w:rsidR="002D5FBF">
        <w:t>看到挖掘出来的</w:t>
      </w:r>
      <w:r w:rsidR="00F430B3">
        <w:t>流程模型</w:t>
      </w:r>
      <w:r w:rsidR="002D5FBF">
        <w:rPr>
          <w:rFonts w:hint="eastAsia"/>
        </w:rPr>
        <w:t>中</w:t>
      </w:r>
      <w:r w:rsidR="00F430B3">
        <w:t>并不包含非自由选择结构</w:t>
      </w:r>
      <w:r w:rsidR="002D5FBF">
        <w:rPr>
          <w:rFonts w:hint="eastAsia"/>
        </w:rPr>
        <w:t>，</w:t>
      </w:r>
      <w:r w:rsidR="002D5FBF">
        <w:t>而具有一些不可见任务</w:t>
      </w:r>
      <w:r w:rsidR="002D5FBF">
        <w:rPr>
          <w:rFonts w:hint="eastAsia"/>
        </w:rPr>
        <w:t>。</w:t>
      </w:r>
      <w:r w:rsidR="00F430B3">
        <w:rPr>
          <w:rFonts w:hint="eastAsia"/>
        </w:rPr>
        <w:t>因此</w:t>
      </w:r>
      <w:r w:rsidR="002D5FBF">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算法与</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算法挖掘出了相同的流程模型</w:t>
      </w:r>
      <w:r w:rsidR="00F430B3">
        <w:rPr>
          <w:rFonts w:hint="eastAsia"/>
        </w:rPr>
        <w:t>，</w:t>
      </w:r>
      <w:r w:rsidR="002D5FBF">
        <w:rPr>
          <w:rFonts w:hint="eastAsia"/>
        </w:rPr>
        <w:t>然而</w:t>
      </w:r>
      <w:r w:rsidR="00F430B3">
        <w:t>因为</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算法中考虑的流程关系较多</w:t>
      </w:r>
      <w:r w:rsidR="00F430B3">
        <w:rPr>
          <w:rFonts w:hint="eastAsia"/>
        </w:rPr>
        <w:t>，</w:t>
      </w:r>
      <w:r w:rsidR="00F430B3">
        <w:t>因此时间开销较</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大</w:t>
      </w:r>
      <w:r w:rsidR="00F430B3">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rPr>
          <w:rFonts w:hint="eastAsia"/>
        </w:rPr>
        <w:t>算法</w:t>
      </w:r>
      <w:r w:rsidR="0080083D">
        <w:t>没法挖掘出来流程模型中的</w:t>
      </w:r>
      <w:r w:rsidR="0080083D">
        <w:rPr>
          <w:rFonts w:hint="eastAsia"/>
        </w:rPr>
        <w:t>不可见任务，因此在Prec</w:t>
      </w:r>
      <w:r w:rsidR="0080083D">
        <w:t>ision</w:t>
      </w:r>
      <w:r w:rsidR="0080083D">
        <w:rPr>
          <w:rFonts w:hint="eastAsia"/>
        </w:rPr>
        <w:t>和</w:t>
      </w:r>
      <w:r w:rsidR="0080083D">
        <w:t>Fitness</w:t>
      </w:r>
      <w:r w:rsidR="0080083D">
        <w:rPr>
          <w:rFonts w:hint="eastAsia"/>
        </w:rPr>
        <w:t>中略逊于</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rPr>
          <w:rFonts w:hint="eastAsia"/>
        </w:rPr>
        <w:t>。</w:t>
      </w:r>
      <w:r w:rsidR="00F430B3">
        <w:t>Genetic算法</w:t>
      </w:r>
      <w:r w:rsidR="0080083D">
        <w:rPr>
          <w:rFonts w:hint="eastAsia"/>
        </w:rPr>
        <w:t>与</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相比</w:t>
      </w:r>
      <w:r w:rsidR="00F430B3">
        <w:rPr>
          <w:rFonts w:hint="eastAsia"/>
        </w:rPr>
        <w:t>，</w:t>
      </w:r>
      <w:r w:rsidR="00F430B3">
        <w:t>在Precision</w:t>
      </w:r>
      <w:r w:rsidR="00F430B3">
        <w:rPr>
          <w:rFonts w:hint="eastAsia"/>
        </w:rPr>
        <w:t>、Sim</w:t>
      </w:r>
      <w:r w:rsidR="00F430B3">
        <w:t>plicity和Fitness方面效果相似</w:t>
      </w:r>
      <w:r w:rsidR="00F430B3">
        <w:rPr>
          <w:rFonts w:hint="eastAsia"/>
        </w:rPr>
        <w:t>，</w:t>
      </w:r>
      <w:r w:rsidR="0080083D">
        <w:rPr>
          <w:rFonts w:hint="eastAsia"/>
        </w:rPr>
        <w:t>然而</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F430B3">
        <w:t>时间上快了两个数量级</w:t>
      </w:r>
      <w:r w:rsidR="00F430B3">
        <w:rPr>
          <w:rFonts w:hint="eastAsia"/>
        </w:rPr>
        <w:t>。</w:t>
      </w:r>
    </w:p>
    <w:p w:rsidR="007A31E8" w:rsidRPr="007A31E8" w:rsidRDefault="007A31E8" w:rsidP="007A31E8">
      <w:pPr>
        <w:jc w:val="center"/>
        <w:rPr>
          <w:sz w:val="22"/>
        </w:rPr>
      </w:pPr>
      <w:r w:rsidRPr="0080083D">
        <w:rPr>
          <w:sz w:val="22"/>
        </w:rPr>
        <w:t>表</w:t>
      </w:r>
      <w:r w:rsidRPr="0080083D">
        <w:rPr>
          <w:rFonts w:hint="eastAsia"/>
          <w:sz w:val="22"/>
        </w:rPr>
        <w:t>3</w:t>
      </w:r>
      <w:r w:rsidRPr="0080083D">
        <w:rPr>
          <w:sz w:val="22"/>
        </w:rPr>
        <w:t>.</w:t>
      </w:r>
      <w:r w:rsidR="008322EA" w:rsidRPr="0080083D">
        <w:rPr>
          <w:sz w:val="22"/>
        </w:rPr>
        <w:t>3</w:t>
      </w:r>
      <w:r w:rsidR="00C74EEC">
        <w:rPr>
          <w:rFonts w:hint="eastAsia"/>
          <w:sz w:val="22"/>
        </w:rPr>
        <w:t>日志</w:t>
      </w:r>
      <w:r w:rsidR="008322EA">
        <w:rPr>
          <w:sz w:val="22"/>
        </w:rPr>
        <w:t>1</w:t>
      </w:r>
      <w:r w:rsidR="008322EA">
        <w:rPr>
          <w:sz w:val="22"/>
        </w:rPr>
        <w:t>的实验结果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846"/>
        <w:gridCol w:w="911"/>
        <w:gridCol w:w="875"/>
        <w:gridCol w:w="1131"/>
        <w:gridCol w:w="1296"/>
        <w:gridCol w:w="894"/>
        <w:gridCol w:w="936"/>
      </w:tblGrid>
      <w:tr w:rsidR="008A28CC" w:rsidTr="00335B94">
        <w:tc>
          <w:tcPr>
            <w:tcW w:w="1417" w:type="dxa"/>
            <w:tcBorders>
              <w:top w:val="single" w:sz="12" w:space="0" w:color="auto"/>
              <w:bottom w:val="single" w:sz="4" w:space="0" w:color="auto"/>
            </w:tcBorders>
          </w:tcPr>
          <w:p w:rsidR="008A28CC" w:rsidRDefault="008A28CC" w:rsidP="00981D55">
            <w:pPr>
              <w:pStyle w:val="ab"/>
              <w:ind w:firstLineChars="0" w:firstLine="0"/>
            </w:pPr>
          </w:p>
        </w:tc>
        <w:tc>
          <w:tcPr>
            <w:tcW w:w="905" w:type="dxa"/>
            <w:tcBorders>
              <w:top w:val="single" w:sz="12" w:space="0" w:color="auto"/>
              <w:bottom w:val="single" w:sz="4" w:space="0" w:color="auto"/>
            </w:tcBorders>
          </w:tcPr>
          <w:p w:rsidR="008A28CC" w:rsidRDefault="008A28CC" w:rsidP="00981D55">
            <w:pPr>
              <w:pStyle w:val="ab"/>
              <w:ind w:firstLineChars="0" w:firstLine="0"/>
            </w:pPr>
            <m:oMathPara>
              <m:oMath>
                <m:r>
                  <m:rPr>
                    <m:sty m:val="p"/>
                  </m:rPr>
                  <w:rPr>
                    <w:rFonts w:ascii="Cambria Math" w:hAnsi="Cambria Math"/>
                  </w:rPr>
                  <m:t>∝</m:t>
                </m:r>
              </m:oMath>
            </m:oMathPara>
          </w:p>
        </w:tc>
        <w:tc>
          <w:tcPr>
            <w:tcW w:w="996" w:type="dxa"/>
            <w:tcBorders>
              <w:top w:val="single" w:sz="12" w:space="0" w:color="auto"/>
              <w:bottom w:val="single" w:sz="4" w:space="0" w:color="auto"/>
            </w:tcBorders>
          </w:tcPr>
          <w:p w:rsidR="008A28CC" w:rsidRDefault="007F666D"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946" w:type="dxa"/>
            <w:tcBorders>
              <w:top w:val="single" w:sz="12" w:space="0" w:color="auto"/>
              <w:bottom w:val="single" w:sz="4" w:space="0" w:color="auto"/>
            </w:tcBorders>
          </w:tcPr>
          <w:p w:rsidR="008A28CC" w:rsidRDefault="007F666D"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1161" w:type="dxa"/>
            <w:tcBorders>
              <w:top w:val="single" w:sz="12" w:space="0" w:color="auto"/>
              <w:bottom w:val="single" w:sz="4" w:space="0" w:color="auto"/>
            </w:tcBorders>
          </w:tcPr>
          <w:p w:rsidR="008A28CC" w:rsidRDefault="008A28CC" w:rsidP="00981D55">
            <w:pPr>
              <w:pStyle w:val="ab"/>
              <w:ind w:firstLineChars="0" w:firstLine="0"/>
            </w:pPr>
            <w:r>
              <w:rPr>
                <w:rFonts w:hint="eastAsia"/>
              </w:rPr>
              <w:t>G</w:t>
            </w:r>
            <w:r>
              <w:t>enetic</w:t>
            </w:r>
          </w:p>
        </w:tc>
        <w:tc>
          <w:tcPr>
            <w:tcW w:w="1296" w:type="dxa"/>
            <w:tcBorders>
              <w:top w:val="single" w:sz="12" w:space="0" w:color="auto"/>
              <w:bottom w:val="single" w:sz="4" w:space="0" w:color="auto"/>
            </w:tcBorders>
          </w:tcPr>
          <w:p w:rsidR="008A28CC" w:rsidRDefault="008A28CC" w:rsidP="00981D55">
            <w:pPr>
              <w:pStyle w:val="ab"/>
              <w:ind w:firstLineChars="0" w:firstLine="0"/>
            </w:pPr>
            <w:r>
              <w:rPr>
                <w:rFonts w:hint="eastAsia"/>
              </w:rPr>
              <w:t>Heuristic</w:t>
            </w:r>
          </w:p>
        </w:tc>
        <w:tc>
          <w:tcPr>
            <w:tcW w:w="973" w:type="dxa"/>
            <w:tcBorders>
              <w:top w:val="single" w:sz="12" w:space="0" w:color="auto"/>
              <w:bottom w:val="single" w:sz="4" w:space="0" w:color="auto"/>
            </w:tcBorders>
          </w:tcPr>
          <w:p w:rsidR="008A28CC" w:rsidRDefault="008A28CC" w:rsidP="00981D55">
            <w:pPr>
              <w:pStyle w:val="ab"/>
              <w:ind w:firstLineChars="0" w:firstLine="0"/>
            </w:pPr>
            <w:r>
              <w:rPr>
                <w:rFonts w:hint="eastAsia"/>
              </w:rPr>
              <w:t>ILP</w:t>
            </w:r>
          </w:p>
        </w:tc>
        <w:tc>
          <w:tcPr>
            <w:tcW w:w="936" w:type="dxa"/>
            <w:tcBorders>
              <w:top w:val="single" w:sz="12" w:space="0" w:color="auto"/>
              <w:bottom w:val="single" w:sz="4" w:space="0" w:color="auto"/>
            </w:tcBorders>
          </w:tcPr>
          <w:p w:rsidR="008A28CC" w:rsidRDefault="008A28CC" w:rsidP="00981D55">
            <w:pPr>
              <w:pStyle w:val="ab"/>
              <w:ind w:firstLineChars="0" w:firstLine="0"/>
            </w:pPr>
            <w:r>
              <w:rPr>
                <w:rFonts w:hint="eastAsia"/>
              </w:rPr>
              <w:t>Region</w:t>
            </w:r>
          </w:p>
        </w:tc>
      </w:tr>
      <w:tr w:rsidR="008A28CC" w:rsidTr="00335B94">
        <w:tc>
          <w:tcPr>
            <w:tcW w:w="1417" w:type="dxa"/>
            <w:tcBorders>
              <w:top w:val="single" w:sz="4" w:space="0" w:color="auto"/>
            </w:tcBorders>
          </w:tcPr>
          <w:p w:rsidR="008A28CC" w:rsidRDefault="008A28CC" w:rsidP="00981D55">
            <w:pPr>
              <w:pStyle w:val="ab"/>
              <w:ind w:firstLineChars="0" w:firstLine="0"/>
            </w:pPr>
            <w:r>
              <w:t>Fitness</w:t>
            </w:r>
          </w:p>
        </w:tc>
        <w:tc>
          <w:tcPr>
            <w:tcW w:w="905" w:type="dxa"/>
            <w:tcBorders>
              <w:top w:val="single" w:sz="4" w:space="0" w:color="auto"/>
            </w:tcBorders>
          </w:tcPr>
          <w:p w:rsidR="008A28CC" w:rsidRDefault="008A28CC" w:rsidP="00981D55">
            <w:pPr>
              <w:pStyle w:val="ab"/>
              <w:ind w:firstLineChars="0" w:firstLine="0"/>
            </w:pPr>
            <w:r>
              <w:rPr>
                <w:rFonts w:hint="eastAsia"/>
              </w:rPr>
              <w:t>1</w:t>
            </w:r>
            <w:r>
              <w:t>.00</w:t>
            </w:r>
          </w:p>
        </w:tc>
        <w:tc>
          <w:tcPr>
            <w:tcW w:w="996" w:type="dxa"/>
            <w:tcBorders>
              <w:top w:val="single" w:sz="4" w:space="0" w:color="auto"/>
            </w:tcBorders>
          </w:tcPr>
          <w:p w:rsidR="008A28CC" w:rsidRDefault="008A28CC" w:rsidP="00981D55">
            <w:pPr>
              <w:pStyle w:val="ab"/>
              <w:ind w:firstLineChars="0" w:firstLine="0"/>
            </w:pPr>
            <w:r>
              <w:rPr>
                <w:rFonts w:hint="eastAsia"/>
              </w:rPr>
              <w:t>0.88</w:t>
            </w:r>
          </w:p>
        </w:tc>
        <w:tc>
          <w:tcPr>
            <w:tcW w:w="946" w:type="dxa"/>
            <w:tcBorders>
              <w:top w:val="single" w:sz="4" w:space="0" w:color="auto"/>
            </w:tcBorders>
          </w:tcPr>
          <w:p w:rsidR="008A28CC" w:rsidRDefault="008A28CC" w:rsidP="00981D55">
            <w:pPr>
              <w:pStyle w:val="ab"/>
              <w:ind w:firstLineChars="0" w:firstLine="0"/>
            </w:pPr>
            <w:r>
              <w:rPr>
                <w:rFonts w:hint="eastAsia"/>
              </w:rPr>
              <w:t>1.00</w:t>
            </w:r>
          </w:p>
        </w:tc>
        <w:tc>
          <w:tcPr>
            <w:tcW w:w="1161" w:type="dxa"/>
            <w:tcBorders>
              <w:top w:val="single" w:sz="4" w:space="0" w:color="auto"/>
            </w:tcBorders>
          </w:tcPr>
          <w:p w:rsidR="008A28CC" w:rsidRDefault="008A28CC" w:rsidP="00981D55">
            <w:pPr>
              <w:pStyle w:val="ab"/>
              <w:ind w:firstLineChars="0" w:firstLine="0"/>
            </w:pPr>
            <w:r>
              <w:rPr>
                <w:rFonts w:hint="eastAsia"/>
              </w:rPr>
              <w:t>0.96</w:t>
            </w:r>
          </w:p>
        </w:tc>
        <w:tc>
          <w:tcPr>
            <w:tcW w:w="1296" w:type="dxa"/>
            <w:tcBorders>
              <w:top w:val="single" w:sz="4" w:space="0" w:color="auto"/>
            </w:tcBorders>
          </w:tcPr>
          <w:p w:rsidR="008A28CC" w:rsidRDefault="008A28CC" w:rsidP="00981D55">
            <w:pPr>
              <w:pStyle w:val="ab"/>
              <w:ind w:firstLineChars="0" w:firstLine="0"/>
            </w:pPr>
            <w:r>
              <w:rPr>
                <w:rFonts w:hint="eastAsia"/>
              </w:rPr>
              <w:t>0.91</w:t>
            </w:r>
          </w:p>
        </w:tc>
        <w:tc>
          <w:tcPr>
            <w:tcW w:w="973" w:type="dxa"/>
            <w:tcBorders>
              <w:top w:val="single" w:sz="4" w:space="0" w:color="auto"/>
            </w:tcBorders>
          </w:tcPr>
          <w:p w:rsidR="008A28CC" w:rsidRDefault="008A28CC" w:rsidP="00981D55">
            <w:pPr>
              <w:pStyle w:val="ab"/>
              <w:ind w:firstLineChars="0" w:firstLine="0"/>
            </w:pPr>
            <w:r>
              <w:rPr>
                <w:rFonts w:hint="eastAsia"/>
              </w:rPr>
              <w:t>1.00</w:t>
            </w:r>
          </w:p>
        </w:tc>
        <w:tc>
          <w:tcPr>
            <w:tcW w:w="936" w:type="dxa"/>
            <w:tcBorders>
              <w:top w:val="single" w:sz="4" w:space="0" w:color="auto"/>
            </w:tcBorders>
          </w:tcPr>
          <w:p w:rsidR="008A28CC" w:rsidRDefault="008A28CC" w:rsidP="00981D55">
            <w:pPr>
              <w:pStyle w:val="ab"/>
              <w:ind w:firstLineChars="0" w:firstLine="0"/>
            </w:pPr>
            <w:r>
              <w:rPr>
                <w:rFonts w:hint="eastAsia"/>
              </w:rPr>
              <w:t>0.81</w:t>
            </w:r>
          </w:p>
        </w:tc>
      </w:tr>
      <w:tr w:rsidR="008A28CC" w:rsidTr="00335B94">
        <w:tc>
          <w:tcPr>
            <w:tcW w:w="1417" w:type="dxa"/>
          </w:tcPr>
          <w:p w:rsidR="008A28CC" w:rsidRDefault="008A28CC" w:rsidP="00981D55">
            <w:pPr>
              <w:pStyle w:val="ab"/>
              <w:ind w:firstLineChars="0" w:firstLine="0"/>
            </w:pPr>
            <w:r>
              <w:rPr>
                <w:rFonts w:hint="eastAsia"/>
              </w:rPr>
              <w:t>Precision</w:t>
            </w:r>
          </w:p>
        </w:tc>
        <w:tc>
          <w:tcPr>
            <w:tcW w:w="905" w:type="dxa"/>
          </w:tcPr>
          <w:p w:rsidR="008A28CC" w:rsidRDefault="008A28CC" w:rsidP="00981D55">
            <w:pPr>
              <w:pStyle w:val="ab"/>
              <w:ind w:firstLineChars="0" w:firstLine="0"/>
            </w:pPr>
            <w:r>
              <w:rPr>
                <w:rFonts w:hint="eastAsia"/>
              </w:rPr>
              <w:t>0.67</w:t>
            </w:r>
          </w:p>
        </w:tc>
        <w:tc>
          <w:tcPr>
            <w:tcW w:w="996" w:type="dxa"/>
          </w:tcPr>
          <w:p w:rsidR="008A28CC" w:rsidRDefault="008A28CC" w:rsidP="00981D55">
            <w:pPr>
              <w:pStyle w:val="ab"/>
              <w:ind w:firstLineChars="0" w:firstLine="0"/>
            </w:pPr>
            <w:r>
              <w:rPr>
                <w:rFonts w:hint="eastAsia"/>
              </w:rPr>
              <w:t>0.42</w:t>
            </w:r>
          </w:p>
        </w:tc>
        <w:tc>
          <w:tcPr>
            <w:tcW w:w="946" w:type="dxa"/>
          </w:tcPr>
          <w:p w:rsidR="008A28CC" w:rsidRDefault="008A28CC" w:rsidP="00981D55">
            <w:pPr>
              <w:pStyle w:val="ab"/>
              <w:ind w:firstLineChars="0" w:firstLine="0"/>
            </w:pPr>
            <w:r>
              <w:rPr>
                <w:rFonts w:hint="eastAsia"/>
              </w:rPr>
              <w:t>0.67</w:t>
            </w:r>
          </w:p>
        </w:tc>
        <w:tc>
          <w:tcPr>
            <w:tcW w:w="1161" w:type="dxa"/>
          </w:tcPr>
          <w:p w:rsidR="008A28CC" w:rsidRDefault="008A28CC" w:rsidP="00981D55">
            <w:pPr>
              <w:pStyle w:val="ab"/>
              <w:ind w:firstLineChars="0" w:firstLine="0"/>
            </w:pPr>
            <w:r>
              <w:rPr>
                <w:rFonts w:hint="eastAsia"/>
              </w:rPr>
              <w:t>0.68</w:t>
            </w:r>
          </w:p>
        </w:tc>
        <w:tc>
          <w:tcPr>
            <w:tcW w:w="1296" w:type="dxa"/>
          </w:tcPr>
          <w:p w:rsidR="008A28CC" w:rsidRDefault="008A28CC" w:rsidP="00981D55">
            <w:pPr>
              <w:pStyle w:val="ab"/>
              <w:ind w:firstLineChars="0" w:firstLine="0"/>
            </w:pPr>
            <w:r>
              <w:rPr>
                <w:rFonts w:hint="eastAsia"/>
              </w:rPr>
              <w:t>0.62</w:t>
            </w:r>
          </w:p>
        </w:tc>
        <w:tc>
          <w:tcPr>
            <w:tcW w:w="973" w:type="dxa"/>
          </w:tcPr>
          <w:p w:rsidR="008A28CC" w:rsidRDefault="008A28CC" w:rsidP="00981D55">
            <w:pPr>
              <w:pStyle w:val="ab"/>
              <w:ind w:firstLineChars="0" w:firstLine="0"/>
            </w:pPr>
            <w:r>
              <w:rPr>
                <w:rFonts w:hint="eastAsia"/>
              </w:rPr>
              <w:t>0.07</w:t>
            </w:r>
          </w:p>
        </w:tc>
        <w:tc>
          <w:tcPr>
            <w:tcW w:w="936" w:type="dxa"/>
          </w:tcPr>
          <w:p w:rsidR="008A28CC" w:rsidRDefault="008A28CC" w:rsidP="00981D55">
            <w:pPr>
              <w:pStyle w:val="ab"/>
              <w:ind w:firstLineChars="0" w:firstLine="0"/>
            </w:pPr>
            <w:r>
              <w:rPr>
                <w:rFonts w:hint="eastAsia"/>
              </w:rPr>
              <w:t>0.11</w:t>
            </w:r>
          </w:p>
        </w:tc>
      </w:tr>
      <w:tr w:rsidR="008A28CC" w:rsidTr="00335B94">
        <w:tc>
          <w:tcPr>
            <w:tcW w:w="1417" w:type="dxa"/>
          </w:tcPr>
          <w:p w:rsidR="008A28CC" w:rsidRDefault="008A28CC" w:rsidP="00981D55">
            <w:pPr>
              <w:pStyle w:val="ab"/>
              <w:ind w:firstLineChars="0" w:firstLine="0"/>
            </w:pPr>
            <w:r>
              <w:rPr>
                <w:rFonts w:hint="eastAsia"/>
              </w:rPr>
              <w:t>Simplicity</w:t>
            </w:r>
          </w:p>
        </w:tc>
        <w:tc>
          <w:tcPr>
            <w:tcW w:w="905" w:type="dxa"/>
          </w:tcPr>
          <w:p w:rsidR="008A28CC" w:rsidRDefault="008A28CC" w:rsidP="00981D55">
            <w:pPr>
              <w:pStyle w:val="ab"/>
              <w:ind w:firstLineChars="0" w:firstLine="0"/>
            </w:pPr>
            <w:r>
              <w:rPr>
                <w:rFonts w:hint="eastAsia"/>
              </w:rPr>
              <w:t>44</w:t>
            </w:r>
          </w:p>
        </w:tc>
        <w:tc>
          <w:tcPr>
            <w:tcW w:w="996" w:type="dxa"/>
          </w:tcPr>
          <w:p w:rsidR="008A28CC" w:rsidRDefault="008A28CC" w:rsidP="00981D55">
            <w:pPr>
              <w:pStyle w:val="ab"/>
              <w:ind w:firstLineChars="0" w:firstLine="0"/>
            </w:pPr>
            <w:r>
              <w:rPr>
                <w:rFonts w:hint="eastAsia"/>
              </w:rPr>
              <w:t>22</w:t>
            </w:r>
          </w:p>
        </w:tc>
        <w:tc>
          <w:tcPr>
            <w:tcW w:w="946" w:type="dxa"/>
          </w:tcPr>
          <w:p w:rsidR="008A28CC" w:rsidRDefault="008A28CC" w:rsidP="00981D55">
            <w:pPr>
              <w:pStyle w:val="ab"/>
              <w:ind w:firstLineChars="0" w:firstLine="0"/>
            </w:pPr>
            <w:r>
              <w:rPr>
                <w:rFonts w:hint="eastAsia"/>
              </w:rPr>
              <w:t>44</w:t>
            </w:r>
          </w:p>
        </w:tc>
        <w:tc>
          <w:tcPr>
            <w:tcW w:w="1161" w:type="dxa"/>
          </w:tcPr>
          <w:p w:rsidR="008A28CC" w:rsidRDefault="008A28CC" w:rsidP="00981D55">
            <w:pPr>
              <w:pStyle w:val="ab"/>
              <w:ind w:firstLineChars="0" w:firstLine="0"/>
            </w:pPr>
            <w:r>
              <w:rPr>
                <w:rFonts w:hint="eastAsia"/>
              </w:rPr>
              <w:t>50</w:t>
            </w:r>
          </w:p>
        </w:tc>
        <w:tc>
          <w:tcPr>
            <w:tcW w:w="1296" w:type="dxa"/>
          </w:tcPr>
          <w:p w:rsidR="008A28CC" w:rsidRDefault="008A28CC" w:rsidP="00981D55">
            <w:pPr>
              <w:pStyle w:val="ab"/>
              <w:ind w:firstLineChars="0" w:firstLine="0"/>
            </w:pPr>
            <w:r>
              <w:rPr>
                <w:rFonts w:hint="eastAsia"/>
              </w:rPr>
              <w:t>50</w:t>
            </w:r>
          </w:p>
        </w:tc>
        <w:tc>
          <w:tcPr>
            <w:tcW w:w="973" w:type="dxa"/>
          </w:tcPr>
          <w:p w:rsidR="008A28CC" w:rsidRDefault="008A28CC" w:rsidP="00981D55">
            <w:pPr>
              <w:pStyle w:val="ab"/>
              <w:ind w:firstLineChars="0" w:firstLine="0"/>
            </w:pPr>
            <w:r>
              <w:rPr>
                <w:rFonts w:hint="eastAsia"/>
              </w:rPr>
              <w:t>14</w:t>
            </w:r>
          </w:p>
        </w:tc>
        <w:tc>
          <w:tcPr>
            <w:tcW w:w="936" w:type="dxa"/>
          </w:tcPr>
          <w:p w:rsidR="008A28CC" w:rsidRDefault="008A28CC" w:rsidP="00981D55">
            <w:pPr>
              <w:pStyle w:val="ab"/>
              <w:ind w:firstLineChars="0" w:firstLine="0"/>
            </w:pPr>
            <w:r>
              <w:rPr>
                <w:rFonts w:hint="eastAsia"/>
              </w:rPr>
              <w:t>22</w:t>
            </w:r>
          </w:p>
        </w:tc>
      </w:tr>
      <w:tr w:rsidR="008A28CC" w:rsidTr="00335B94">
        <w:tc>
          <w:tcPr>
            <w:tcW w:w="1417" w:type="dxa"/>
          </w:tcPr>
          <w:p w:rsidR="008A28CC" w:rsidRDefault="008A28CC" w:rsidP="00981D55">
            <w:pPr>
              <w:pStyle w:val="ab"/>
              <w:ind w:firstLineChars="0" w:firstLine="0"/>
            </w:pPr>
            <w:r>
              <w:rPr>
                <w:rFonts w:hint="eastAsia"/>
              </w:rPr>
              <w:t xml:space="preserve">Workflow </w:t>
            </w:r>
            <w:r>
              <w:rPr>
                <w:rFonts w:hint="eastAsia"/>
              </w:rPr>
              <w:lastRenderedPageBreak/>
              <w:t>Net</w:t>
            </w:r>
          </w:p>
        </w:tc>
        <w:tc>
          <w:tcPr>
            <w:tcW w:w="905" w:type="dxa"/>
          </w:tcPr>
          <w:p w:rsidR="008A28CC" w:rsidRDefault="008A28CC" w:rsidP="00981D55">
            <w:pPr>
              <w:pStyle w:val="ab"/>
              <w:ind w:firstLineChars="0" w:firstLine="0"/>
            </w:pPr>
            <w:r>
              <w:rPr>
                <w:rFonts w:hint="eastAsia"/>
              </w:rPr>
              <w:lastRenderedPageBreak/>
              <w:t>是</w:t>
            </w:r>
          </w:p>
        </w:tc>
        <w:tc>
          <w:tcPr>
            <w:tcW w:w="996" w:type="dxa"/>
          </w:tcPr>
          <w:p w:rsidR="008A28CC" w:rsidRDefault="008A28CC" w:rsidP="00981D55">
            <w:pPr>
              <w:pStyle w:val="ab"/>
              <w:ind w:firstLineChars="0" w:firstLine="0"/>
            </w:pPr>
            <w:r>
              <w:t>否</w:t>
            </w:r>
          </w:p>
        </w:tc>
        <w:tc>
          <w:tcPr>
            <w:tcW w:w="946" w:type="dxa"/>
          </w:tcPr>
          <w:p w:rsidR="008A28CC" w:rsidRDefault="008A28CC" w:rsidP="00981D55">
            <w:pPr>
              <w:pStyle w:val="ab"/>
              <w:ind w:firstLineChars="0" w:firstLine="0"/>
            </w:pPr>
            <w:r>
              <w:t>是</w:t>
            </w:r>
          </w:p>
        </w:tc>
        <w:tc>
          <w:tcPr>
            <w:tcW w:w="1161" w:type="dxa"/>
          </w:tcPr>
          <w:p w:rsidR="008A28CC" w:rsidRDefault="008A28CC" w:rsidP="00981D55">
            <w:pPr>
              <w:pStyle w:val="ab"/>
              <w:ind w:firstLineChars="0" w:firstLine="0"/>
            </w:pPr>
            <w:r>
              <w:t>是</w:t>
            </w:r>
          </w:p>
        </w:tc>
        <w:tc>
          <w:tcPr>
            <w:tcW w:w="1296" w:type="dxa"/>
          </w:tcPr>
          <w:p w:rsidR="008A28CC" w:rsidRDefault="008A28CC" w:rsidP="00981D55">
            <w:pPr>
              <w:pStyle w:val="ab"/>
              <w:ind w:firstLineChars="0" w:firstLine="0"/>
            </w:pPr>
            <w:r>
              <w:t>否</w:t>
            </w:r>
          </w:p>
        </w:tc>
        <w:tc>
          <w:tcPr>
            <w:tcW w:w="973" w:type="dxa"/>
          </w:tcPr>
          <w:p w:rsidR="008A28CC" w:rsidRDefault="008A28CC" w:rsidP="00981D55">
            <w:pPr>
              <w:pStyle w:val="ab"/>
              <w:ind w:firstLineChars="0" w:firstLine="0"/>
            </w:pPr>
            <w:r>
              <w:t>否</w:t>
            </w:r>
          </w:p>
        </w:tc>
        <w:tc>
          <w:tcPr>
            <w:tcW w:w="936" w:type="dxa"/>
          </w:tcPr>
          <w:p w:rsidR="008A28CC" w:rsidRDefault="008A28CC" w:rsidP="00981D55">
            <w:pPr>
              <w:pStyle w:val="ab"/>
              <w:ind w:firstLineChars="0" w:firstLine="0"/>
            </w:pPr>
            <w:bookmarkStart w:id="89" w:name="OLE_LINK56"/>
            <w:bookmarkStart w:id="90" w:name="OLE_LINK57"/>
            <w:r>
              <w:t>否</w:t>
            </w:r>
            <w:bookmarkEnd w:id="89"/>
            <w:bookmarkEnd w:id="90"/>
          </w:p>
        </w:tc>
      </w:tr>
      <w:tr w:rsidR="008A28CC" w:rsidTr="00335B94">
        <w:tc>
          <w:tcPr>
            <w:tcW w:w="1417" w:type="dxa"/>
            <w:tcBorders>
              <w:bottom w:val="single" w:sz="12" w:space="0" w:color="auto"/>
            </w:tcBorders>
          </w:tcPr>
          <w:p w:rsidR="008A28CC" w:rsidRDefault="008A28CC" w:rsidP="00981D55">
            <w:pPr>
              <w:pStyle w:val="ab"/>
              <w:ind w:firstLineChars="0" w:firstLine="0"/>
            </w:pPr>
            <w:r>
              <w:rPr>
                <w:rFonts w:hint="eastAsia"/>
              </w:rPr>
              <w:lastRenderedPageBreak/>
              <w:t>Time(ms)</w:t>
            </w:r>
          </w:p>
        </w:tc>
        <w:tc>
          <w:tcPr>
            <w:tcW w:w="905" w:type="dxa"/>
            <w:tcBorders>
              <w:bottom w:val="single" w:sz="12" w:space="0" w:color="auto"/>
            </w:tcBorders>
          </w:tcPr>
          <w:p w:rsidR="008A28CC" w:rsidRDefault="008A28CC" w:rsidP="00981D55">
            <w:pPr>
              <w:pStyle w:val="ab"/>
              <w:ind w:firstLineChars="0" w:firstLine="0"/>
            </w:pPr>
            <w:r>
              <w:rPr>
                <w:rFonts w:hint="eastAsia"/>
              </w:rPr>
              <w:t>4172</w:t>
            </w:r>
          </w:p>
        </w:tc>
        <w:tc>
          <w:tcPr>
            <w:tcW w:w="996" w:type="dxa"/>
            <w:tcBorders>
              <w:bottom w:val="single" w:sz="12" w:space="0" w:color="auto"/>
            </w:tcBorders>
          </w:tcPr>
          <w:p w:rsidR="008A28CC" w:rsidRDefault="008A28CC" w:rsidP="00981D55">
            <w:pPr>
              <w:pStyle w:val="ab"/>
              <w:ind w:firstLineChars="0" w:firstLine="0"/>
            </w:pPr>
            <w:r>
              <w:rPr>
                <w:rFonts w:hint="eastAsia"/>
              </w:rPr>
              <w:t>639</w:t>
            </w:r>
          </w:p>
        </w:tc>
        <w:tc>
          <w:tcPr>
            <w:tcW w:w="946" w:type="dxa"/>
            <w:tcBorders>
              <w:bottom w:val="single" w:sz="12" w:space="0" w:color="auto"/>
            </w:tcBorders>
          </w:tcPr>
          <w:p w:rsidR="008A28CC" w:rsidRDefault="008A28CC" w:rsidP="00981D55">
            <w:pPr>
              <w:pStyle w:val="ab"/>
              <w:ind w:firstLineChars="0" w:firstLine="0"/>
            </w:pPr>
            <w:r>
              <w:rPr>
                <w:rFonts w:hint="eastAsia"/>
              </w:rPr>
              <w:t>456</w:t>
            </w:r>
          </w:p>
        </w:tc>
        <w:tc>
          <w:tcPr>
            <w:tcW w:w="1161" w:type="dxa"/>
            <w:tcBorders>
              <w:bottom w:val="single" w:sz="12" w:space="0" w:color="auto"/>
            </w:tcBorders>
          </w:tcPr>
          <w:p w:rsidR="008A28CC" w:rsidRDefault="008A28CC" w:rsidP="00981D55">
            <w:pPr>
              <w:pStyle w:val="ab"/>
              <w:ind w:firstLineChars="0" w:firstLine="0"/>
            </w:pPr>
            <w:r>
              <w:rPr>
                <w:rFonts w:hint="eastAsia"/>
              </w:rPr>
              <w:t>2308595</w:t>
            </w:r>
          </w:p>
        </w:tc>
        <w:tc>
          <w:tcPr>
            <w:tcW w:w="1296" w:type="dxa"/>
            <w:tcBorders>
              <w:bottom w:val="single" w:sz="12" w:space="0" w:color="auto"/>
            </w:tcBorders>
          </w:tcPr>
          <w:p w:rsidR="008A28CC" w:rsidRDefault="008A28CC" w:rsidP="00981D55">
            <w:pPr>
              <w:pStyle w:val="ab"/>
              <w:ind w:firstLineChars="0" w:firstLine="0"/>
            </w:pPr>
            <w:r>
              <w:rPr>
                <w:rFonts w:hint="eastAsia"/>
              </w:rPr>
              <w:t>563</w:t>
            </w:r>
          </w:p>
        </w:tc>
        <w:tc>
          <w:tcPr>
            <w:tcW w:w="973" w:type="dxa"/>
            <w:tcBorders>
              <w:bottom w:val="single" w:sz="12" w:space="0" w:color="auto"/>
            </w:tcBorders>
          </w:tcPr>
          <w:p w:rsidR="008A28CC" w:rsidRDefault="008A28CC" w:rsidP="00981D55">
            <w:pPr>
              <w:pStyle w:val="ab"/>
              <w:ind w:firstLineChars="0" w:firstLine="0"/>
            </w:pPr>
            <w:r>
              <w:rPr>
                <w:rFonts w:hint="eastAsia"/>
              </w:rPr>
              <w:t>506</w:t>
            </w:r>
          </w:p>
        </w:tc>
        <w:tc>
          <w:tcPr>
            <w:tcW w:w="936" w:type="dxa"/>
            <w:tcBorders>
              <w:bottom w:val="single" w:sz="12" w:space="0" w:color="auto"/>
            </w:tcBorders>
          </w:tcPr>
          <w:p w:rsidR="008A28CC" w:rsidRDefault="008A28CC" w:rsidP="00981D55">
            <w:pPr>
              <w:pStyle w:val="ab"/>
              <w:ind w:firstLineChars="0" w:firstLine="0"/>
            </w:pPr>
            <w:r>
              <w:rPr>
                <w:rFonts w:hint="eastAsia"/>
              </w:rPr>
              <w:t>22820</w:t>
            </w:r>
          </w:p>
        </w:tc>
      </w:tr>
    </w:tbl>
    <w:p w:rsidR="008A28CC" w:rsidRDefault="008A28CC" w:rsidP="002D5FBF">
      <w:pPr>
        <w:pStyle w:val="ab"/>
        <w:jc w:val="center"/>
      </w:pPr>
      <w:r>
        <w:rPr>
          <w:noProof/>
        </w:rPr>
        <w:drawing>
          <wp:inline distT="0" distB="0" distL="0" distR="0" wp14:anchorId="76A683FD" wp14:editId="6D227B91">
            <wp:extent cx="5486400" cy="29946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94660"/>
                    </a:xfrm>
                    <a:prstGeom prst="rect">
                      <a:avLst/>
                    </a:prstGeom>
                  </pic:spPr>
                </pic:pic>
              </a:graphicData>
            </a:graphic>
          </wp:inline>
        </w:drawing>
      </w:r>
    </w:p>
    <w:p w:rsidR="002D5FBF" w:rsidRPr="007A31E8" w:rsidRDefault="00320CA8" w:rsidP="002D5FBF">
      <w:pPr>
        <w:jc w:val="center"/>
        <w:rPr>
          <w:sz w:val="22"/>
        </w:rPr>
      </w:pPr>
      <w:r>
        <w:rPr>
          <w:rFonts w:hint="eastAsia"/>
          <w:sz w:val="22"/>
          <w:highlight w:val="yellow"/>
        </w:rPr>
        <w:t>图</w:t>
      </w:r>
      <w:r w:rsidR="002D5FBF" w:rsidRPr="00FA2314">
        <w:rPr>
          <w:rFonts w:hint="eastAsia"/>
          <w:sz w:val="22"/>
          <w:highlight w:val="yellow"/>
        </w:rPr>
        <w:t>3</w:t>
      </w:r>
      <w:r w:rsidR="002D5FBF" w:rsidRPr="00FA2314">
        <w:rPr>
          <w:sz w:val="22"/>
          <w:highlight w:val="yellow"/>
        </w:rPr>
        <w:t>.</w:t>
      </w:r>
      <w:r w:rsidR="002D5FBF">
        <w:rPr>
          <w:sz w:val="22"/>
        </w:rPr>
        <w:t>10</w:t>
      </w:r>
      <w:r w:rsidR="0080083D">
        <w:rPr>
          <w:rFonts w:hint="eastAsia"/>
          <w:sz w:val="22"/>
        </w:rPr>
        <w:t xml:space="preserve"> </w:t>
      </w:r>
      <m:oMath>
        <m:sSup>
          <m:sSupPr>
            <m:ctrlPr>
              <w:rPr>
                <w:rFonts w:ascii="Cambria Math" w:hAnsi="Cambria Math"/>
                <w:sz w:val="22"/>
              </w:rPr>
            </m:ctrlPr>
          </m:sSupPr>
          <m:e>
            <m:r>
              <w:rPr>
                <w:rFonts w:ascii="Cambria Math" w:hAnsi="Cambria Math"/>
                <w:sz w:val="22"/>
              </w:rPr>
              <m:t>∝</m:t>
            </m:r>
          </m:e>
          <m:sup>
            <m:r>
              <m:rPr>
                <m:sty m:val="p"/>
              </m:rPr>
              <w:rPr>
                <w:rFonts w:ascii="Cambria Math" w:hAnsi="Cambria Math" w:hint="eastAsia"/>
                <w:sz w:val="22"/>
              </w:rPr>
              <m:t>$</m:t>
            </m:r>
          </m:sup>
        </m:sSup>
      </m:oMath>
      <w:r w:rsidR="0080083D">
        <w:rPr>
          <w:rFonts w:hint="eastAsia"/>
          <w:sz w:val="22"/>
        </w:rPr>
        <w:t>在</w:t>
      </w:r>
      <w:r w:rsidR="00073B4B">
        <w:rPr>
          <w:rFonts w:hint="eastAsia"/>
          <w:sz w:val="22"/>
        </w:rPr>
        <w:t>日志</w:t>
      </w:r>
      <w:r w:rsidR="0080083D">
        <w:rPr>
          <w:sz w:val="22"/>
        </w:rPr>
        <w:t xml:space="preserve">1 </w:t>
      </w:r>
      <w:r w:rsidR="0080083D">
        <w:rPr>
          <w:rFonts w:hint="eastAsia"/>
          <w:sz w:val="22"/>
        </w:rPr>
        <w:t>上</w:t>
      </w:r>
      <w:r w:rsidR="0080083D">
        <w:rPr>
          <w:sz w:val="22"/>
        </w:rPr>
        <w:t>的</w:t>
      </w:r>
      <w:r w:rsidR="002D5FBF">
        <w:rPr>
          <w:sz w:val="22"/>
        </w:rPr>
        <w:t>挖掘结果</w:t>
      </w:r>
      <w:r w:rsidR="002D5FBF" w:rsidRPr="007A31E8">
        <w:rPr>
          <w:sz w:val="22"/>
        </w:rPr>
        <w:t xml:space="preserve"> </w:t>
      </w:r>
    </w:p>
    <w:p w:rsidR="002D5FBF" w:rsidRDefault="002D5FBF" w:rsidP="008A28CC">
      <w:pPr>
        <w:pStyle w:val="ab"/>
      </w:pPr>
    </w:p>
    <w:p w:rsidR="008A28CC" w:rsidRPr="005D0349" w:rsidRDefault="007E14B3" w:rsidP="008A28CC">
      <w:pPr>
        <w:pStyle w:val="ab"/>
        <w:ind w:firstLine="440"/>
        <w:rPr>
          <w:b/>
        </w:rPr>
      </w:pPr>
      <w:r>
        <w:rPr>
          <w:rFonts w:hint="eastAsia"/>
          <w:sz w:val="22"/>
        </w:rPr>
        <w:t>日志</w:t>
      </w:r>
      <w:r w:rsidR="005D0349" w:rsidRPr="005D0349">
        <w:rPr>
          <w:b/>
        </w:rPr>
        <w:t>2</w:t>
      </w:r>
    </w:p>
    <w:p w:rsidR="008A28CC" w:rsidRDefault="007E14B3" w:rsidP="00320CA8">
      <w:pPr>
        <w:pStyle w:val="ab"/>
        <w:spacing w:beforeLines="0" w:before="0" w:afterLines="0" w:after="0" w:line="400" w:lineRule="atLeast"/>
        <w:ind w:firstLine="440"/>
      </w:pPr>
      <w:r>
        <w:rPr>
          <w:rFonts w:hint="eastAsia"/>
          <w:sz w:val="22"/>
        </w:rPr>
        <w:t>日志</w:t>
      </w:r>
      <w:r w:rsidR="008A28CC">
        <w:rPr>
          <w:rFonts w:hint="eastAsia"/>
        </w:rPr>
        <w:t>2</w:t>
      </w:r>
      <w:r w:rsidR="00731900">
        <w:rPr>
          <w:rFonts w:hint="eastAsia"/>
        </w:rPr>
        <w:t>是一个</w:t>
      </w:r>
      <w:r w:rsidR="0080083D">
        <w:rPr>
          <w:rFonts w:hint="eastAsia"/>
        </w:rPr>
        <w:t>参加</w:t>
      </w:r>
      <w:r w:rsidR="0080083D">
        <w:t>驾校学习驾驶汽车或者摩托车的</w:t>
      </w:r>
      <w:r w:rsidR="00731900" w:rsidRPr="00D158C4">
        <w:rPr>
          <w:rFonts w:hint="eastAsia"/>
          <w:highlight w:val="yellow"/>
        </w:rPr>
        <w:t>流程模型</w:t>
      </w:r>
      <w:r w:rsidR="00731900">
        <w:rPr>
          <w:rFonts w:hint="eastAsia"/>
        </w:rPr>
        <w:t>，</w:t>
      </w:r>
      <w:r w:rsidR="0080083D">
        <w:rPr>
          <w:rFonts w:hint="eastAsia"/>
        </w:rPr>
        <w:t>来自学术</w:t>
      </w:r>
      <w:r w:rsidR="0080083D">
        <w:t>论文【</w:t>
      </w:r>
      <w:r w:rsidR="0080083D">
        <w:rPr>
          <w:rFonts w:hint="eastAsia"/>
        </w:rPr>
        <w:t>Ge</w:t>
      </w:r>
      <w:r w:rsidR="0080083D">
        <w:t>netic】</w:t>
      </w:r>
      <w:r w:rsidR="00731900">
        <w:rPr>
          <w:rFonts w:hint="eastAsia"/>
        </w:rPr>
        <w:t>。</w:t>
      </w:r>
      <w:r w:rsidR="0080083D">
        <w:rPr>
          <w:rFonts w:hint="eastAsia"/>
        </w:rPr>
        <w:t>在</w:t>
      </w:r>
      <w:r w:rsidR="0080083D">
        <w:t>这个流程模型中，</w:t>
      </w:r>
      <w:r w:rsidR="0080083D">
        <w:rPr>
          <w:rFonts w:hint="eastAsia"/>
        </w:rPr>
        <w:t>同时</w:t>
      </w:r>
      <w:r w:rsidR="0080083D">
        <w:t>存在不可见任务和非自由选择结构，</w:t>
      </w:r>
      <w:r w:rsidR="0080083D">
        <w:rPr>
          <w:rFonts w:hint="eastAsia"/>
        </w:rPr>
        <w:t>且</w:t>
      </w:r>
      <w:r w:rsidR="0080083D">
        <w:t>非自由选择结构</w:t>
      </w:r>
      <w:r w:rsidR="0080083D">
        <w:rPr>
          <w:rFonts w:hint="eastAsia"/>
        </w:rPr>
        <w:t>与</w:t>
      </w:r>
      <w:r w:rsidR="0080083D">
        <w:t>不可见任务是嵌套在一起的。</w:t>
      </w:r>
    </w:p>
    <w:p w:rsidR="00731900" w:rsidRDefault="00731900" w:rsidP="00320CA8">
      <w:pPr>
        <w:pStyle w:val="ab"/>
        <w:spacing w:beforeLines="0" w:before="0" w:afterLines="0" w:after="0" w:line="400" w:lineRule="atLeast"/>
      </w:pPr>
      <w:r w:rsidRPr="00731900">
        <w:rPr>
          <w:highlight w:val="yellow"/>
        </w:rPr>
        <w:t>表</w:t>
      </w:r>
      <w:r w:rsidR="0080083D">
        <w:rPr>
          <w:rFonts w:hint="eastAsia"/>
          <w:highlight w:val="yellow"/>
        </w:rPr>
        <w:t>3</w:t>
      </w:r>
      <w:r w:rsidR="0080083D">
        <w:rPr>
          <w:highlight w:val="yellow"/>
        </w:rPr>
        <w:t>.4</w:t>
      </w:r>
      <w:r>
        <w:rPr>
          <w:highlight w:val="yellow"/>
        </w:rPr>
        <w:t>展示了各个流程挖掘算法的</w:t>
      </w:r>
      <w:r w:rsidR="0080083D">
        <w:rPr>
          <w:rFonts w:hint="eastAsia"/>
          <w:highlight w:val="yellow"/>
        </w:rPr>
        <w:t>在</w:t>
      </w:r>
      <w:r w:rsidR="00520CEC">
        <w:rPr>
          <w:rFonts w:hint="eastAsia"/>
          <w:sz w:val="22"/>
        </w:rPr>
        <w:t>日志</w:t>
      </w:r>
      <w:r w:rsidR="0080083D">
        <w:rPr>
          <w:highlight w:val="yellow"/>
        </w:rPr>
        <w:t>2上的</w:t>
      </w:r>
      <w:r>
        <w:rPr>
          <w:highlight w:val="yellow"/>
        </w:rPr>
        <w:t>挖掘结果，可以看出</w:t>
      </w:r>
      <w:r w:rsidR="00D158C4">
        <w:rPr>
          <w:highlight w:val="yellow"/>
        </w:rPr>
        <w:t>在</w:t>
      </w:r>
      <w:r w:rsidR="00D158C4">
        <w:rPr>
          <w:rFonts w:hint="eastAsia"/>
        </w:rPr>
        <w:t>fitness,precision</w:t>
      </w:r>
      <w:r w:rsidR="00D158C4">
        <w:rPr>
          <w:rFonts w:hint="eastAsia"/>
          <w:highlight w:val="yellow"/>
        </w:rPr>
        <w:t>和</w:t>
      </w:r>
      <w:r w:rsidR="00D158C4">
        <w:rPr>
          <w:rFonts w:hint="eastAsia"/>
        </w:rPr>
        <w:t>s</w:t>
      </w:r>
      <w:r w:rsidR="00D158C4">
        <w:t>implicity</w:t>
      </w:r>
      <w:r w:rsidR="00D158C4">
        <w:rPr>
          <w:highlight w:val="yellow"/>
        </w:rPr>
        <w:t>方面</w:t>
      </w:r>
      <w:r w:rsidR="0080083D">
        <w:rPr>
          <w:rFonts w:hint="eastAsia"/>
        </w:rPr>
        <w:t>，</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t>均</w:t>
      </w:r>
      <w:r w:rsidR="0080083D">
        <w:rPr>
          <w:rFonts w:hint="eastAsia"/>
        </w:rPr>
        <w:t>比其他挖掘</w:t>
      </w:r>
      <w:r w:rsidR="0080083D">
        <w:t>算法</w:t>
      </w:r>
      <w:r w:rsidR="0080083D">
        <w:rPr>
          <w:rFonts w:hint="eastAsia"/>
        </w:rPr>
        <w:t>效果好</w:t>
      </w:r>
      <w:r w:rsidR="0080083D">
        <w:t>。而时间</w:t>
      </w:r>
      <w:r w:rsidR="0080083D">
        <w:rPr>
          <w:rFonts w:hint="eastAsia"/>
        </w:rPr>
        <w:t>开销</w:t>
      </w:r>
      <w:r w:rsidR="00D158C4">
        <w:t>上</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D158C4">
        <w:t>约为</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D158C4">
        <w:rPr>
          <w:rFonts w:hint="eastAsia"/>
        </w:rPr>
        <w:t>和</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D158C4">
        <w:t>的和，远小于Genetic算法</w:t>
      </w:r>
      <w:r w:rsidR="0080083D">
        <w:rPr>
          <w:rFonts w:hint="eastAsia"/>
        </w:rPr>
        <w:t>。图</w:t>
      </w:r>
      <w:r w:rsidR="0080083D">
        <w:t>3.11</w:t>
      </w:r>
      <w:r w:rsidR="0080083D">
        <w:rPr>
          <w:rFonts w:hint="eastAsia"/>
        </w:rPr>
        <w:t>展示</w:t>
      </w:r>
      <w:r w:rsidR="0080083D">
        <w:t>了</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0083D">
        <w:rPr>
          <w:rFonts w:hint="eastAsia"/>
        </w:rPr>
        <w:t>算法</w:t>
      </w:r>
      <w:r w:rsidR="0080083D">
        <w:t>的挖掘结果。</w:t>
      </w:r>
    </w:p>
    <w:p w:rsidR="008322EA" w:rsidRPr="008322EA" w:rsidRDefault="008322EA" w:rsidP="008322EA">
      <w:pPr>
        <w:jc w:val="center"/>
        <w:rPr>
          <w:sz w:val="22"/>
        </w:rPr>
      </w:pPr>
      <w:r w:rsidRPr="00FA2314">
        <w:rPr>
          <w:sz w:val="22"/>
          <w:highlight w:val="yellow"/>
        </w:rPr>
        <w:t>表</w:t>
      </w:r>
      <w:r w:rsidRPr="00FA2314">
        <w:rPr>
          <w:rFonts w:hint="eastAsia"/>
          <w:sz w:val="22"/>
          <w:highlight w:val="yellow"/>
        </w:rPr>
        <w:t>3</w:t>
      </w:r>
      <w:r w:rsidRPr="00FA2314">
        <w:rPr>
          <w:sz w:val="22"/>
          <w:highlight w:val="yellow"/>
        </w:rPr>
        <w:t>.</w:t>
      </w:r>
      <w:r>
        <w:rPr>
          <w:sz w:val="22"/>
          <w:highlight w:val="yellow"/>
        </w:rPr>
        <w:t>4</w:t>
      </w:r>
      <w:r>
        <w:rPr>
          <w:sz w:val="22"/>
        </w:rPr>
        <w:t>模型</w:t>
      </w:r>
      <w:r>
        <w:rPr>
          <w:sz w:val="22"/>
        </w:rPr>
        <w:t>2</w:t>
      </w:r>
      <w:r>
        <w:rPr>
          <w:sz w:val="22"/>
        </w:rPr>
        <w:t>的实验结果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837"/>
        <w:gridCol w:w="926"/>
        <w:gridCol w:w="852"/>
        <w:gridCol w:w="1141"/>
        <w:gridCol w:w="1296"/>
        <w:gridCol w:w="892"/>
        <w:gridCol w:w="936"/>
      </w:tblGrid>
      <w:tr w:rsidR="008A28CC" w:rsidTr="003D5CF7">
        <w:tc>
          <w:tcPr>
            <w:tcW w:w="1416" w:type="dxa"/>
            <w:tcBorders>
              <w:top w:val="single" w:sz="12" w:space="0" w:color="auto"/>
              <w:bottom w:val="single" w:sz="4" w:space="0" w:color="auto"/>
            </w:tcBorders>
          </w:tcPr>
          <w:p w:rsidR="008A28CC" w:rsidRDefault="008A28CC" w:rsidP="00981D55">
            <w:pPr>
              <w:pStyle w:val="ab"/>
              <w:ind w:firstLineChars="0" w:firstLine="0"/>
            </w:pPr>
          </w:p>
        </w:tc>
        <w:tc>
          <w:tcPr>
            <w:tcW w:w="837" w:type="dxa"/>
            <w:tcBorders>
              <w:top w:val="single" w:sz="12" w:space="0" w:color="auto"/>
              <w:bottom w:val="single" w:sz="4" w:space="0" w:color="auto"/>
            </w:tcBorders>
          </w:tcPr>
          <w:p w:rsidR="008A28CC" w:rsidRDefault="007F666D" w:rsidP="00981D55">
            <w:pPr>
              <w:pStyle w:val="ab"/>
              <w:ind w:firstLineChars="0" w:firstLine="0"/>
            </w:pPr>
            <m:oMathPara>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m:oMathPara>
          </w:p>
        </w:tc>
        <w:tc>
          <w:tcPr>
            <w:tcW w:w="926" w:type="dxa"/>
            <w:tcBorders>
              <w:top w:val="single" w:sz="12" w:space="0" w:color="auto"/>
              <w:bottom w:val="single" w:sz="4" w:space="0" w:color="auto"/>
            </w:tcBorders>
          </w:tcPr>
          <w:p w:rsidR="008A28CC" w:rsidRDefault="007F666D"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852" w:type="dxa"/>
            <w:tcBorders>
              <w:top w:val="single" w:sz="12" w:space="0" w:color="auto"/>
              <w:bottom w:val="single" w:sz="4" w:space="0" w:color="auto"/>
            </w:tcBorders>
          </w:tcPr>
          <w:p w:rsidR="008A28CC" w:rsidRDefault="007F666D" w:rsidP="00981D55">
            <w:pPr>
              <w:pStyle w:val="ab"/>
              <w:ind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m:t>
                    </m:r>
                  </m:sup>
                </m:sSup>
              </m:oMath>
            </m:oMathPara>
          </w:p>
        </w:tc>
        <w:tc>
          <w:tcPr>
            <w:tcW w:w="1141" w:type="dxa"/>
            <w:tcBorders>
              <w:top w:val="single" w:sz="12" w:space="0" w:color="auto"/>
              <w:bottom w:val="single" w:sz="4" w:space="0" w:color="auto"/>
            </w:tcBorders>
          </w:tcPr>
          <w:p w:rsidR="008A28CC" w:rsidRDefault="008A28CC" w:rsidP="00981D55">
            <w:pPr>
              <w:pStyle w:val="ab"/>
              <w:ind w:firstLineChars="0" w:firstLine="0"/>
            </w:pPr>
            <w:r>
              <w:rPr>
                <w:rFonts w:hint="eastAsia"/>
              </w:rPr>
              <w:t>G</w:t>
            </w:r>
            <w:r>
              <w:t>enetic</w:t>
            </w:r>
          </w:p>
        </w:tc>
        <w:tc>
          <w:tcPr>
            <w:tcW w:w="1296" w:type="dxa"/>
            <w:tcBorders>
              <w:top w:val="single" w:sz="12" w:space="0" w:color="auto"/>
              <w:bottom w:val="single" w:sz="4" w:space="0" w:color="auto"/>
            </w:tcBorders>
          </w:tcPr>
          <w:p w:rsidR="008A28CC" w:rsidRDefault="008A28CC" w:rsidP="00981D55">
            <w:pPr>
              <w:pStyle w:val="ab"/>
              <w:ind w:firstLineChars="0" w:firstLine="0"/>
            </w:pPr>
            <w:r>
              <w:rPr>
                <w:rFonts w:hint="eastAsia"/>
              </w:rPr>
              <w:t>Heuristic</w:t>
            </w:r>
          </w:p>
        </w:tc>
        <w:tc>
          <w:tcPr>
            <w:tcW w:w="892" w:type="dxa"/>
            <w:tcBorders>
              <w:top w:val="single" w:sz="12" w:space="0" w:color="auto"/>
              <w:bottom w:val="single" w:sz="4" w:space="0" w:color="auto"/>
            </w:tcBorders>
          </w:tcPr>
          <w:p w:rsidR="008A28CC" w:rsidRDefault="008A28CC" w:rsidP="00981D55">
            <w:pPr>
              <w:pStyle w:val="ab"/>
              <w:ind w:firstLineChars="0" w:firstLine="0"/>
            </w:pPr>
            <w:r>
              <w:rPr>
                <w:rFonts w:hint="eastAsia"/>
              </w:rPr>
              <w:t>ILP</w:t>
            </w:r>
          </w:p>
        </w:tc>
        <w:tc>
          <w:tcPr>
            <w:tcW w:w="936" w:type="dxa"/>
            <w:tcBorders>
              <w:top w:val="single" w:sz="12" w:space="0" w:color="auto"/>
              <w:bottom w:val="single" w:sz="4" w:space="0" w:color="auto"/>
            </w:tcBorders>
          </w:tcPr>
          <w:p w:rsidR="008A28CC" w:rsidRDefault="008A28CC" w:rsidP="00981D55">
            <w:pPr>
              <w:pStyle w:val="ab"/>
              <w:ind w:firstLineChars="0" w:firstLine="0"/>
            </w:pPr>
            <w:r>
              <w:rPr>
                <w:rFonts w:hint="eastAsia"/>
              </w:rPr>
              <w:t>Region</w:t>
            </w:r>
          </w:p>
        </w:tc>
      </w:tr>
      <w:tr w:rsidR="008A28CC" w:rsidTr="003D5CF7">
        <w:tc>
          <w:tcPr>
            <w:tcW w:w="1416" w:type="dxa"/>
            <w:tcBorders>
              <w:top w:val="single" w:sz="4" w:space="0" w:color="auto"/>
            </w:tcBorders>
          </w:tcPr>
          <w:p w:rsidR="008A28CC" w:rsidRDefault="008A28CC" w:rsidP="00981D55">
            <w:pPr>
              <w:pStyle w:val="ab"/>
              <w:ind w:firstLineChars="0" w:firstLine="0"/>
            </w:pPr>
            <w:r>
              <w:t>Fitness</w:t>
            </w:r>
          </w:p>
        </w:tc>
        <w:tc>
          <w:tcPr>
            <w:tcW w:w="837" w:type="dxa"/>
            <w:tcBorders>
              <w:top w:val="single" w:sz="4" w:space="0" w:color="auto"/>
            </w:tcBorders>
          </w:tcPr>
          <w:p w:rsidR="008A28CC" w:rsidRDefault="0060146E" w:rsidP="00981D55">
            <w:pPr>
              <w:pStyle w:val="ab"/>
              <w:ind w:firstLineChars="0" w:firstLine="0"/>
            </w:pPr>
            <w:r>
              <w:t>1</w:t>
            </w:r>
          </w:p>
        </w:tc>
        <w:tc>
          <w:tcPr>
            <w:tcW w:w="926" w:type="dxa"/>
            <w:tcBorders>
              <w:top w:val="single" w:sz="4" w:space="0" w:color="auto"/>
            </w:tcBorders>
          </w:tcPr>
          <w:p w:rsidR="008A28CC" w:rsidRDefault="0060146E" w:rsidP="00981D55">
            <w:pPr>
              <w:pStyle w:val="ab"/>
              <w:ind w:firstLineChars="0" w:firstLine="0"/>
            </w:pPr>
            <w:r>
              <w:t>0.9</w:t>
            </w:r>
          </w:p>
        </w:tc>
        <w:tc>
          <w:tcPr>
            <w:tcW w:w="852" w:type="dxa"/>
            <w:tcBorders>
              <w:top w:val="single" w:sz="4" w:space="0" w:color="auto"/>
            </w:tcBorders>
          </w:tcPr>
          <w:p w:rsidR="008A28CC" w:rsidRDefault="0060146E" w:rsidP="00981D55">
            <w:pPr>
              <w:pStyle w:val="ab"/>
              <w:ind w:firstLineChars="0" w:firstLine="0"/>
            </w:pPr>
            <w:r>
              <w:t>1</w:t>
            </w:r>
          </w:p>
        </w:tc>
        <w:tc>
          <w:tcPr>
            <w:tcW w:w="1141" w:type="dxa"/>
            <w:tcBorders>
              <w:top w:val="single" w:sz="4" w:space="0" w:color="auto"/>
            </w:tcBorders>
          </w:tcPr>
          <w:p w:rsidR="008A28CC" w:rsidRDefault="0060146E" w:rsidP="00981D55">
            <w:pPr>
              <w:pStyle w:val="ab"/>
              <w:ind w:firstLineChars="0" w:firstLine="0"/>
            </w:pPr>
            <w:r>
              <w:t>1</w:t>
            </w:r>
          </w:p>
        </w:tc>
        <w:tc>
          <w:tcPr>
            <w:tcW w:w="1296" w:type="dxa"/>
            <w:tcBorders>
              <w:top w:val="single" w:sz="4" w:space="0" w:color="auto"/>
            </w:tcBorders>
          </w:tcPr>
          <w:p w:rsidR="008A28CC" w:rsidRDefault="0060146E" w:rsidP="00981D55">
            <w:pPr>
              <w:pStyle w:val="ab"/>
              <w:ind w:firstLineChars="0" w:firstLine="0"/>
            </w:pPr>
            <w:r>
              <w:t>1</w:t>
            </w:r>
          </w:p>
        </w:tc>
        <w:tc>
          <w:tcPr>
            <w:tcW w:w="892" w:type="dxa"/>
            <w:tcBorders>
              <w:top w:val="single" w:sz="4" w:space="0" w:color="auto"/>
            </w:tcBorders>
          </w:tcPr>
          <w:p w:rsidR="008A28CC" w:rsidRDefault="0053305B" w:rsidP="00981D55">
            <w:pPr>
              <w:pStyle w:val="ab"/>
              <w:ind w:firstLineChars="0" w:firstLine="0"/>
            </w:pPr>
            <w:r>
              <w:t>1</w:t>
            </w:r>
          </w:p>
        </w:tc>
        <w:tc>
          <w:tcPr>
            <w:tcW w:w="936" w:type="dxa"/>
            <w:tcBorders>
              <w:top w:val="single" w:sz="4" w:space="0" w:color="auto"/>
            </w:tcBorders>
          </w:tcPr>
          <w:p w:rsidR="008A28CC" w:rsidRDefault="0060146E" w:rsidP="00981D55">
            <w:pPr>
              <w:pStyle w:val="ab"/>
              <w:ind w:firstLineChars="0" w:firstLine="0"/>
            </w:pPr>
            <w:r>
              <w:t>0.90</w:t>
            </w:r>
          </w:p>
        </w:tc>
      </w:tr>
      <w:tr w:rsidR="008A28CC" w:rsidTr="003D5CF7">
        <w:tc>
          <w:tcPr>
            <w:tcW w:w="1416" w:type="dxa"/>
          </w:tcPr>
          <w:p w:rsidR="008A28CC" w:rsidRDefault="008A28CC" w:rsidP="00981D55">
            <w:pPr>
              <w:pStyle w:val="ab"/>
              <w:ind w:firstLineChars="0" w:firstLine="0"/>
            </w:pPr>
            <w:r>
              <w:rPr>
                <w:rFonts w:hint="eastAsia"/>
              </w:rPr>
              <w:t>Precision</w:t>
            </w:r>
          </w:p>
        </w:tc>
        <w:tc>
          <w:tcPr>
            <w:tcW w:w="837" w:type="dxa"/>
          </w:tcPr>
          <w:p w:rsidR="008A28CC" w:rsidRDefault="0060146E" w:rsidP="00981D55">
            <w:pPr>
              <w:pStyle w:val="ab"/>
              <w:ind w:firstLineChars="0" w:firstLine="0"/>
            </w:pPr>
            <w:r>
              <w:t>1</w:t>
            </w:r>
          </w:p>
        </w:tc>
        <w:tc>
          <w:tcPr>
            <w:tcW w:w="926" w:type="dxa"/>
          </w:tcPr>
          <w:p w:rsidR="008A28CC" w:rsidRDefault="0060146E" w:rsidP="00981D55">
            <w:pPr>
              <w:pStyle w:val="ab"/>
              <w:ind w:firstLineChars="0" w:firstLine="0"/>
            </w:pPr>
            <w:r>
              <w:t>0.9</w:t>
            </w:r>
          </w:p>
        </w:tc>
        <w:tc>
          <w:tcPr>
            <w:tcW w:w="852" w:type="dxa"/>
          </w:tcPr>
          <w:p w:rsidR="008A28CC" w:rsidRDefault="0060146E" w:rsidP="00981D55">
            <w:pPr>
              <w:pStyle w:val="ab"/>
              <w:ind w:firstLineChars="0" w:firstLine="0"/>
            </w:pPr>
            <w:r>
              <w:t>0.89</w:t>
            </w:r>
          </w:p>
        </w:tc>
        <w:tc>
          <w:tcPr>
            <w:tcW w:w="1141" w:type="dxa"/>
          </w:tcPr>
          <w:p w:rsidR="008A28CC" w:rsidRDefault="0060146E" w:rsidP="00981D55">
            <w:pPr>
              <w:pStyle w:val="ab"/>
              <w:ind w:firstLineChars="0" w:firstLine="0"/>
            </w:pPr>
            <w:r>
              <w:t>0.92</w:t>
            </w:r>
          </w:p>
        </w:tc>
        <w:tc>
          <w:tcPr>
            <w:tcW w:w="1296" w:type="dxa"/>
          </w:tcPr>
          <w:p w:rsidR="008A28CC" w:rsidRDefault="0060146E" w:rsidP="00981D55">
            <w:pPr>
              <w:pStyle w:val="ab"/>
              <w:ind w:firstLineChars="0" w:firstLine="0"/>
            </w:pPr>
            <w:r>
              <w:t>0.89</w:t>
            </w:r>
          </w:p>
        </w:tc>
        <w:tc>
          <w:tcPr>
            <w:tcW w:w="892" w:type="dxa"/>
          </w:tcPr>
          <w:p w:rsidR="008A28CC" w:rsidRDefault="0053305B" w:rsidP="00981D55">
            <w:pPr>
              <w:pStyle w:val="ab"/>
              <w:ind w:firstLineChars="0" w:firstLine="0"/>
            </w:pPr>
            <w:r>
              <w:t>0.47</w:t>
            </w:r>
          </w:p>
        </w:tc>
        <w:tc>
          <w:tcPr>
            <w:tcW w:w="936" w:type="dxa"/>
          </w:tcPr>
          <w:p w:rsidR="008A28CC" w:rsidRDefault="0060146E" w:rsidP="00981D55">
            <w:pPr>
              <w:pStyle w:val="ab"/>
              <w:ind w:firstLineChars="0" w:firstLine="0"/>
            </w:pPr>
            <w:r>
              <w:t>0.80</w:t>
            </w:r>
          </w:p>
        </w:tc>
      </w:tr>
      <w:tr w:rsidR="008A28CC" w:rsidTr="003D5CF7">
        <w:tc>
          <w:tcPr>
            <w:tcW w:w="1416" w:type="dxa"/>
          </w:tcPr>
          <w:p w:rsidR="008A28CC" w:rsidRDefault="008A28CC" w:rsidP="00981D55">
            <w:pPr>
              <w:pStyle w:val="ab"/>
              <w:ind w:firstLineChars="0" w:firstLine="0"/>
            </w:pPr>
            <w:r>
              <w:rPr>
                <w:rFonts w:hint="eastAsia"/>
              </w:rPr>
              <w:t>Simplicity</w:t>
            </w:r>
          </w:p>
        </w:tc>
        <w:tc>
          <w:tcPr>
            <w:tcW w:w="837" w:type="dxa"/>
          </w:tcPr>
          <w:p w:rsidR="008A28CC" w:rsidRDefault="00955EB4" w:rsidP="00981D55">
            <w:pPr>
              <w:pStyle w:val="ab"/>
              <w:ind w:firstLineChars="0" w:firstLine="0"/>
            </w:pPr>
            <w:r>
              <w:rPr>
                <w:rFonts w:hint="eastAsia"/>
              </w:rPr>
              <w:t>22</w:t>
            </w:r>
          </w:p>
        </w:tc>
        <w:tc>
          <w:tcPr>
            <w:tcW w:w="926" w:type="dxa"/>
          </w:tcPr>
          <w:p w:rsidR="008A28CC" w:rsidRDefault="00955EB4" w:rsidP="00981D55">
            <w:pPr>
              <w:pStyle w:val="ab"/>
              <w:ind w:firstLineChars="0" w:firstLine="0"/>
            </w:pPr>
            <w:r>
              <w:rPr>
                <w:rFonts w:hint="eastAsia"/>
              </w:rPr>
              <w:t>20</w:t>
            </w:r>
          </w:p>
        </w:tc>
        <w:tc>
          <w:tcPr>
            <w:tcW w:w="852" w:type="dxa"/>
          </w:tcPr>
          <w:p w:rsidR="008A28CC" w:rsidRDefault="00955EB4" w:rsidP="00981D55">
            <w:pPr>
              <w:pStyle w:val="ab"/>
              <w:ind w:firstLineChars="0" w:firstLine="0"/>
            </w:pPr>
            <w:r>
              <w:rPr>
                <w:rFonts w:hint="eastAsia"/>
              </w:rPr>
              <w:t>20</w:t>
            </w:r>
          </w:p>
        </w:tc>
        <w:tc>
          <w:tcPr>
            <w:tcW w:w="1141" w:type="dxa"/>
          </w:tcPr>
          <w:p w:rsidR="008A28CC" w:rsidRDefault="00955EB4" w:rsidP="00981D55">
            <w:pPr>
              <w:pStyle w:val="ab"/>
              <w:ind w:firstLineChars="0" w:firstLine="0"/>
            </w:pPr>
            <w:r>
              <w:rPr>
                <w:rFonts w:hint="eastAsia"/>
              </w:rPr>
              <w:t>23</w:t>
            </w:r>
          </w:p>
        </w:tc>
        <w:tc>
          <w:tcPr>
            <w:tcW w:w="1296" w:type="dxa"/>
          </w:tcPr>
          <w:p w:rsidR="008A28CC" w:rsidRDefault="00955EB4" w:rsidP="00981D55">
            <w:pPr>
              <w:pStyle w:val="ab"/>
              <w:ind w:firstLineChars="0" w:firstLine="0"/>
            </w:pPr>
            <w:r>
              <w:rPr>
                <w:rFonts w:hint="eastAsia"/>
              </w:rPr>
              <w:t>20</w:t>
            </w:r>
          </w:p>
        </w:tc>
        <w:tc>
          <w:tcPr>
            <w:tcW w:w="892" w:type="dxa"/>
          </w:tcPr>
          <w:p w:rsidR="008A28CC" w:rsidRDefault="00955EB4" w:rsidP="00981D55">
            <w:pPr>
              <w:pStyle w:val="ab"/>
              <w:ind w:firstLineChars="0" w:firstLine="0"/>
            </w:pPr>
            <w:r>
              <w:rPr>
                <w:rFonts w:hint="eastAsia"/>
              </w:rPr>
              <w:t>16</w:t>
            </w:r>
          </w:p>
        </w:tc>
        <w:tc>
          <w:tcPr>
            <w:tcW w:w="936" w:type="dxa"/>
          </w:tcPr>
          <w:p w:rsidR="008A28CC" w:rsidRDefault="00955EB4" w:rsidP="00981D55">
            <w:pPr>
              <w:pStyle w:val="ab"/>
              <w:ind w:firstLineChars="0" w:firstLine="0"/>
            </w:pPr>
            <w:r>
              <w:rPr>
                <w:rFonts w:hint="eastAsia"/>
              </w:rPr>
              <w:t>24</w:t>
            </w:r>
          </w:p>
        </w:tc>
      </w:tr>
      <w:tr w:rsidR="008A28CC" w:rsidTr="003D5CF7">
        <w:tc>
          <w:tcPr>
            <w:tcW w:w="1416" w:type="dxa"/>
          </w:tcPr>
          <w:p w:rsidR="008A28CC" w:rsidRDefault="008A28CC" w:rsidP="00981D55">
            <w:pPr>
              <w:pStyle w:val="ab"/>
              <w:ind w:firstLineChars="0" w:firstLine="0"/>
            </w:pPr>
            <w:r>
              <w:rPr>
                <w:rFonts w:hint="eastAsia"/>
              </w:rPr>
              <w:lastRenderedPageBreak/>
              <w:t>Workflow Net</w:t>
            </w:r>
          </w:p>
        </w:tc>
        <w:tc>
          <w:tcPr>
            <w:tcW w:w="837" w:type="dxa"/>
          </w:tcPr>
          <w:p w:rsidR="008A28CC" w:rsidRDefault="00955EB4" w:rsidP="00981D55">
            <w:pPr>
              <w:pStyle w:val="ab"/>
              <w:ind w:firstLineChars="0" w:firstLine="0"/>
            </w:pPr>
            <w:r>
              <w:rPr>
                <w:rFonts w:hint="eastAsia"/>
              </w:rPr>
              <w:t>T</w:t>
            </w:r>
            <w:r>
              <w:t>rue</w:t>
            </w:r>
          </w:p>
        </w:tc>
        <w:tc>
          <w:tcPr>
            <w:tcW w:w="926" w:type="dxa"/>
          </w:tcPr>
          <w:p w:rsidR="008A28CC" w:rsidRDefault="00955EB4" w:rsidP="00981D55">
            <w:pPr>
              <w:pStyle w:val="ab"/>
              <w:ind w:firstLineChars="0" w:firstLine="0"/>
            </w:pPr>
            <w:r>
              <w:rPr>
                <w:rFonts w:hint="eastAsia"/>
              </w:rPr>
              <w:t>T</w:t>
            </w:r>
            <w:r>
              <w:t>rue</w:t>
            </w:r>
          </w:p>
        </w:tc>
        <w:tc>
          <w:tcPr>
            <w:tcW w:w="852" w:type="dxa"/>
          </w:tcPr>
          <w:p w:rsidR="008A28CC" w:rsidRDefault="00955EB4" w:rsidP="00981D55">
            <w:pPr>
              <w:pStyle w:val="ab"/>
              <w:ind w:firstLineChars="0" w:firstLine="0"/>
            </w:pPr>
            <w:r>
              <w:rPr>
                <w:rFonts w:hint="eastAsia"/>
              </w:rPr>
              <w:t>T</w:t>
            </w:r>
            <w:r>
              <w:t>rue</w:t>
            </w:r>
          </w:p>
        </w:tc>
        <w:tc>
          <w:tcPr>
            <w:tcW w:w="1141" w:type="dxa"/>
          </w:tcPr>
          <w:p w:rsidR="008A28CC" w:rsidRDefault="00955EB4" w:rsidP="00981D55">
            <w:pPr>
              <w:pStyle w:val="ab"/>
              <w:ind w:firstLineChars="0" w:firstLine="0"/>
            </w:pPr>
            <w:r>
              <w:rPr>
                <w:rFonts w:hint="eastAsia"/>
              </w:rPr>
              <w:t>T</w:t>
            </w:r>
            <w:r>
              <w:t>rue</w:t>
            </w:r>
          </w:p>
        </w:tc>
        <w:tc>
          <w:tcPr>
            <w:tcW w:w="1296" w:type="dxa"/>
          </w:tcPr>
          <w:p w:rsidR="008A28CC" w:rsidRDefault="00955EB4" w:rsidP="00981D55">
            <w:pPr>
              <w:pStyle w:val="ab"/>
              <w:ind w:firstLineChars="0" w:firstLine="0"/>
            </w:pPr>
            <w:r>
              <w:rPr>
                <w:rFonts w:hint="eastAsia"/>
              </w:rPr>
              <w:t>T</w:t>
            </w:r>
            <w:r>
              <w:t>rue</w:t>
            </w:r>
          </w:p>
        </w:tc>
        <w:tc>
          <w:tcPr>
            <w:tcW w:w="892" w:type="dxa"/>
          </w:tcPr>
          <w:p w:rsidR="008A28CC" w:rsidRDefault="00A35453" w:rsidP="00981D55">
            <w:pPr>
              <w:pStyle w:val="ab"/>
              <w:ind w:firstLineChars="0" w:firstLine="0"/>
            </w:pPr>
            <w:r>
              <w:t>False</w:t>
            </w:r>
          </w:p>
        </w:tc>
        <w:tc>
          <w:tcPr>
            <w:tcW w:w="936" w:type="dxa"/>
          </w:tcPr>
          <w:p w:rsidR="008A28CC" w:rsidRDefault="00955EB4" w:rsidP="00981D55">
            <w:pPr>
              <w:pStyle w:val="ab"/>
              <w:ind w:firstLineChars="0" w:firstLine="0"/>
            </w:pPr>
            <w:r>
              <w:t>False</w:t>
            </w:r>
          </w:p>
        </w:tc>
      </w:tr>
      <w:tr w:rsidR="008A28CC" w:rsidTr="003D5CF7">
        <w:tc>
          <w:tcPr>
            <w:tcW w:w="1416" w:type="dxa"/>
            <w:tcBorders>
              <w:bottom w:val="single" w:sz="12" w:space="0" w:color="auto"/>
            </w:tcBorders>
          </w:tcPr>
          <w:p w:rsidR="008A28CC" w:rsidRDefault="008A28CC" w:rsidP="00981D55">
            <w:pPr>
              <w:pStyle w:val="ab"/>
              <w:ind w:firstLineChars="0" w:firstLine="0"/>
            </w:pPr>
            <w:r>
              <w:rPr>
                <w:rFonts w:hint="eastAsia"/>
              </w:rPr>
              <w:t>Time(ms)</w:t>
            </w:r>
          </w:p>
        </w:tc>
        <w:tc>
          <w:tcPr>
            <w:tcW w:w="837" w:type="dxa"/>
            <w:tcBorders>
              <w:bottom w:val="single" w:sz="12" w:space="0" w:color="auto"/>
            </w:tcBorders>
          </w:tcPr>
          <w:p w:rsidR="008A28CC" w:rsidRDefault="00311419" w:rsidP="00981D55">
            <w:pPr>
              <w:pStyle w:val="ab"/>
              <w:ind w:firstLineChars="0" w:firstLine="0"/>
            </w:pPr>
            <w:r>
              <w:rPr>
                <w:rFonts w:hint="eastAsia"/>
              </w:rPr>
              <w:t>187</w:t>
            </w:r>
          </w:p>
        </w:tc>
        <w:tc>
          <w:tcPr>
            <w:tcW w:w="926" w:type="dxa"/>
            <w:tcBorders>
              <w:bottom w:val="single" w:sz="12" w:space="0" w:color="auto"/>
            </w:tcBorders>
          </w:tcPr>
          <w:p w:rsidR="008A28CC" w:rsidRDefault="00311419" w:rsidP="00981D55">
            <w:pPr>
              <w:pStyle w:val="ab"/>
              <w:ind w:firstLineChars="0" w:firstLine="0"/>
            </w:pPr>
            <w:r>
              <w:rPr>
                <w:rFonts w:hint="eastAsia"/>
              </w:rPr>
              <w:t>97</w:t>
            </w:r>
          </w:p>
        </w:tc>
        <w:tc>
          <w:tcPr>
            <w:tcW w:w="852" w:type="dxa"/>
            <w:tcBorders>
              <w:bottom w:val="single" w:sz="12" w:space="0" w:color="auto"/>
            </w:tcBorders>
          </w:tcPr>
          <w:p w:rsidR="008A28CC" w:rsidRDefault="006C3C47" w:rsidP="00981D55">
            <w:pPr>
              <w:pStyle w:val="ab"/>
              <w:ind w:firstLineChars="0" w:firstLine="0"/>
            </w:pPr>
            <w:r>
              <w:rPr>
                <w:rFonts w:hint="eastAsia"/>
              </w:rPr>
              <w:t>97</w:t>
            </w:r>
          </w:p>
        </w:tc>
        <w:tc>
          <w:tcPr>
            <w:tcW w:w="1141" w:type="dxa"/>
            <w:tcBorders>
              <w:bottom w:val="single" w:sz="12" w:space="0" w:color="auto"/>
            </w:tcBorders>
          </w:tcPr>
          <w:p w:rsidR="008A28CC" w:rsidRDefault="00DF331A" w:rsidP="00981D55">
            <w:pPr>
              <w:pStyle w:val="ab"/>
              <w:ind w:firstLineChars="0" w:firstLine="0"/>
            </w:pPr>
            <w:r>
              <w:rPr>
                <w:rFonts w:hint="eastAsia"/>
              </w:rPr>
              <w:t>24783</w:t>
            </w:r>
          </w:p>
        </w:tc>
        <w:tc>
          <w:tcPr>
            <w:tcW w:w="1296" w:type="dxa"/>
            <w:tcBorders>
              <w:bottom w:val="single" w:sz="12" w:space="0" w:color="auto"/>
            </w:tcBorders>
          </w:tcPr>
          <w:p w:rsidR="008A28CC" w:rsidRDefault="00DF331A" w:rsidP="00981D55">
            <w:pPr>
              <w:pStyle w:val="ab"/>
              <w:ind w:firstLineChars="0" w:firstLine="0"/>
            </w:pPr>
            <w:r>
              <w:rPr>
                <w:rFonts w:hint="eastAsia"/>
              </w:rPr>
              <w:t>25</w:t>
            </w:r>
          </w:p>
        </w:tc>
        <w:tc>
          <w:tcPr>
            <w:tcW w:w="892" w:type="dxa"/>
            <w:tcBorders>
              <w:bottom w:val="single" w:sz="12" w:space="0" w:color="auto"/>
            </w:tcBorders>
          </w:tcPr>
          <w:p w:rsidR="008A28CC" w:rsidRDefault="00006F54" w:rsidP="00981D55">
            <w:pPr>
              <w:pStyle w:val="ab"/>
              <w:ind w:firstLineChars="0" w:firstLine="0"/>
            </w:pPr>
            <w:r>
              <w:rPr>
                <w:rFonts w:hint="eastAsia"/>
              </w:rPr>
              <w:t>247</w:t>
            </w:r>
          </w:p>
        </w:tc>
        <w:tc>
          <w:tcPr>
            <w:tcW w:w="936" w:type="dxa"/>
            <w:tcBorders>
              <w:bottom w:val="single" w:sz="12" w:space="0" w:color="auto"/>
            </w:tcBorders>
          </w:tcPr>
          <w:p w:rsidR="008A28CC" w:rsidRDefault="00006F54" w:rsidP="00981D55">
            <w:pPr>
              <w:pStyle w:val="ab"/>
              <w:ind w:firstLineChars="0" w:firstLine="0"/>
            </w:pPr>
            <w:r>
              <w:rPr>
                <w:rFonts w:hint="eastAsia"/>
              </w:rPr>
              <w:t>1316</w:t>
            </w:r>
          </w:p>
        </w:tc>
      </w:tr>
    </w:tbl>
    <w:p w:rsidR="005544BB" w:rsidRDefault="005544BB" w:rsidP="00320CA8">
      <w:pPr>
        <w:pStyle w:val="ab"/>
        <w:ind w:firstLineChars="0" w:firstLine="0"/>
      </w:pPr>
      <w:r>
        <w:rPr>
          <w:noProof/>
        </w:rPr>
        <w:drawing>
          <wp:inline distT="0" distB="0" distL="0" distR="0" wp14:anchorId="303A2DCA" wp14:editId="209498AE">
            <wp:extent cx="6100409" cy="5486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4826" cy="568823"/>
                    </a:xfrm>
                    <a:prstGeom prst="rect">
                      <a:avLst/>
                    </a:prstGeom>
                  </pic:spPr>
                </pic:pic>
              </a:graphicData>
            </a:graphic>
          </wp:inline>
        </w:drawing>
      </w:r>
    </w:p>
    <w:p w:rsidR="00320CA8" w:rsidRPr="007A31E8" w:rsidRDefault="00320CA8" w:rsidP="00320CA8">
      <w:pPr>
        <w:jc w:val="center"/>
        <w:rPr>
          <w:sz w:val="22"/>
        </w:rPr>
      </w:pPr>
      <w:r w:rsidRPr="00320CA8">
        <w:rPr>
          <w:rFonts w:hint="eastAsia"/>
          <w:sz w:val="22"/>
        </w:rPr>
        <w:t>图</w:t>
      </w:r>
      <w:r w:rsidRPr="00320CA8">
        <w:rPr>
          <w:rFonts w:hint="eastAsia"/>
          <w:sz w:val="22"/>
        </w:rPr>
        <w:t>3</w:t>
      </w:r>
      <w:r w:rsidRPr="00320CA8">
        <w:rPr>
          <w:sz w:val="22"/>
        </w:rPr>
        <w:t>.</w:t>
      </w:r>
      <w:r>
        <w:rPr>
          <w:sz w:val="22"/>
        </w:rPr>
        <w:t>11</w:t>
      </w:r>
      <w:r>
        <w:rPr>
          <w:rFonts w:hint="eastAsia"/>
          <w:sz w:val="22"/>
        </w:rPr>
        <w:t xml:space="preserve"> </w:t>
      </w:r>
      <m:oMath>
        <m:sSup>
          <m:sSupPr>
            <m:ctrlPr>
              <w:rPr>
                <w:rFonts w:ascii="Cambria Math" w:hAnsi="Cambria Math"/>
                <w:sz w:val="22"/>
              </w:rPr>
            </m:ctrlPr>
          </m:sSupPr>
          <m:e>
            <m:r>
              <w:rPr>
                <w:rFonts w:ascii="Cambria Math" w:hAnsi="Cambria Math"/>
                <w:sz w:val="22"/>
              </w:rPr>
              <m:t>∝</m:t>
            </m:r>
          </m:e>
          <m:sup>
            <m:r>
              <m:rPr>
                <m:sty m:val="p"/>
              </m:rPr>
              <w:rPr>
                <w:rFonts w:ascii="Cambria Math" w:hAnsi="Cambria Math" w:hint="eastAsia"/>
                <w:sz w:val="22"/>
              </w:rPr>
              <m:t>$</m:t>
            </m:r>
          </m:sup>
        </m:sSup>
      </m:oMath>
      <w:r>
        <w:rPr>
          <w:rFonts w:hint="eastAsia"/>
          <w:sz w:val="22"/>
        </w:rPr>
        <w:t>在</w:t>
      </w:r>
      <w:r w:rsidR="007C3560">
        <w:rPr>
          <w:rFonts w:hint="eastAsia"/>
          <w:sz w:val="22"/>
        </w:rPr>
        <w:t>日志</w:t>
      </w:r>
      <w:r>
        <w:rPr>
          <w:sz w:val="22"/>
        </w:rPr>
        <w:t>2</w:t>
      </w:r>
      <w:r>
        <w:rPr>
          <w:rFonts w:hint="eastAsia"/>
          <w:sz w:val="22"/>
        </w:rPr>
        <w:t>上</w:t>
      </w:r>
      <w:r>
        <w:rPr>
          <w:sz w:val="22"/>
        </w:rPr>
        <w:t>的挖掘结果</w:t>
      </w:r>
      <w:r w:rsidRPr="007A31E8">
        <w:rPr>
          <w:sz w:val="22"/>
        </w:rPr>
        <w:t xml:space="preserve"> </w:t>
      </w:r>
    </w:p>
    <w:p w:rsidR="008A28CC" w:rsidRPr="00447A91" w:rsidRDefault="007A31E8" w:rsidP="008A28CC">
      <w:pPr>
        <w:pStyle w:val="ab"/>
        <w:ind w:firstLine="482"/>
        <w:rPr>
          <w:b/>
        </w:rPr>
      </w:pPr>
      <w:r w:rsidRPr="00447A91">
        <w:rPr>
          <w:b/>
        </w:rPr>
        <w:t>一组真实数据</w:t>
      </w:r>
      <w:r w:rsidR="00447A91" w:rsidRPr="00447A91">
        <w:rPr>
          <w:b/>
        </w:rPr>
        <w:t>实验</w:t>
      </w:r>
    </w:p>
    <w:p w:rsidR="00A703F0" w:rsidRPr="00320CA8" w:rsidRDefault="0050442F" w:rsidP="00320CA8">
      <w:pPr>
        <w:pStyle w:val="ab"/>
        <w:spacing w:beforeLines="0" w:before="0" w:afterLines="0" w:after="0" w:line="400" w:lineRule="exact"/>
      </w:pPr>
      <w:r w:rsidRPr="00320CA8">
        <w:rPr>
          <w:rFonts w:hint="eastAsia"/>
        </w:rPr>
        <w:t>真实数据是一组来自东方锅炉厂和唐山车辆制造厂的四十个真实业务流程模型</w:t>
      </w:r>
      <w:r w:rsidR="00320CA8" w:rsidRPr="00320CA8">
        <w:rPr>
          <w:rFonts w:hint="eastAsia"/>
        </w:rPr>
        <w:t>,</w:t>
      </w:r>
      <w:r w:rsidR="003D5CF7">
        <w:t>并使用BeehiveZ</w:t>
      </w:r>
      <w:r w:rsidR="009C0D3E">
        <w:t>中实现的日志生成器产生实验</w:t>
      </w:r>
      <w:r w:rsidR="003D5CF7">
        <w:t>用的完备事件日志</w:t>
      </w:r>
      <w:r w:rsidR="003D5CF7">
        <w:rPr>
          <w:rFonts w:hint="eastAsia"/>
        </w:rPr>
        <w:t>，</w:t>
      </w:r>
      <w:r w:rsidR="00320CA8" w:rsidRPr="00320CA8">
        <w:rPr>
          <w:rFonts w:hint="eastAsia"/>
        </w:rPr>
        <w:t>因为这组</w:t>
      </w:r>
      <w:r w:rsidR="00320CA8" w:rsidRPr="00320CA8">
        <w:t>真实数据是含有</w:t>
      </w:r>
      <w:r w:rsidR="00320CA8" w:rsidRPr="00320CA8">
        <w:rPr>
          <w:rFonts w:hint="eastAsia"/>
        </w:rPr>
        <w:t>参考</w:t>
      </w:r>
      <w:r w:rsidR="00320CA8" w:rsidRPr="00320CA8">
        <w:t>模型，因为如同评价</w:t>
      </w:r>
      <w:r w:rsidR="00320CA8" w:rsidRPr="00320CA8">
        <w:rPr>
          <w:rFonts w:hint="eastAsia"/>
        </w:rPr>
        <w:t>手工</w:t>
      </w:r>
      <w:r w:rsidR="00320CA8" w:rsidRPr="00320CA8">
        <w:t>模型</w:t>
      </w:r>
      <w:r w:rsidR="00320CA8" w:rsidRPr="00320CA8">
        <w:rPr>
          <w:rFonts w:hint="eastAsia"/>
        </w:rPr>
        <w:t>，</w:t>
      </w:r>
      <w:r w:rsidR="00320CA8" w:rsidRPr="00320CA8">
        <w:t>在</w:t>
      </w:r>
      <w:r w:rsidR="00320CA8" w:rsidRPr="00320CA8">
        <w:rPr>
          <w:rFonts w:hint="eastAsia"/>
        </w:rPr>
        <w:t>评价</w:t>
      </w:r>
      <w:r w:rsidR="00320CA8" w:rsidRPr="00320CA8">
        <w:t>这组真实数据时依然采用了</w:t>
      </w:r>
      <w:r w:rsidR="00320CA8" w:rsidRPr="00320CA8">
        <w:rPr>
          <w:rFonts w:hint="eastAsia"/>
        </w:rPr>
        <w:t>fitness和model rediscoverability两条</w:t>
      </w:r>
      <w:r w:rsidR="00320CA8" w:rsidRPr="00320CA8">
        <w:t>评价标准</w:t>
      </w:r>
      <w:r w:rsidRPr="00320CA8">
        <w:rPr>
          <w:rFonts w:hint="eastAsia"/>
        </w:rPr>
        <w:t>。</w:t>
      </w:r>
    </w:p>
    <w:p w:rsidR="00213CDA" w:rsidRPr="00320CA8" w:rsidRDefault="00213CDA" w:rsidP="00320CA8">
      <w:pPr>
        <w:pStyle w:val="ab"/>
        <w:spacing w:beforeLines="0" w:before="0" w:afterLines="0" w:after="0" w:line="400" w:lineRule="exact"/>
      </w:pPr>
      <w:r w:rsidRPr="00320CA8">
        <w:t>图</w:t>
      </w:r>
      <w:r w:rsidR="00320CA8" w:rsidRPr="00320CA8">
        <w:t>3.12</w:t>
      </w:r>
      <w:r w:rsidR="003A279F" w:rsidRPr="00320CA8">
        <w:t>(a)和</w:t>
      </w:r>
      <w:r w:rsidR="003A279F" w:rsidRPr="00320CA8">
        <w:rPr>
          <w:rFonts w:hint="eastAsia"/>
        </w:rPr>
        <w:t>(b)</w:t>
      </w:r>
      <w:r w:rsidR="003A279F" w:rsidRPr="00320CA8">
        <w:t>分别展示了</w:t>
      </w:r>
      <w:r w:rsidR="00F11991" w:rsidRPr="00320CA8">
        <w:t>在这组真实数据集上</w:t>
      </w:r>
      <w:r w:rsidR="00F11991" w:rsidRPr="00320CA8">
        <w:rPr>
          <w:rFonts w:hint="eastAsia"/>
        </w:rPr>
        <w:t>fitness和model re</w:t>
      </w:r>
      <w:r w:rsidR="00F11991" w:rsidRPr="00320CA8">
        <w:t>discoverability的结果</w:t>
      </w:r>
      <w:r w:rsidR="00F11991" w:rsidRPr="00320CA8">
        <w:rPr>
          <w:rFonts w:hint="eastAsia"/>
        </w:rPr>
        <w:t>。</w:t>
      </w:r>
      <w:r w:rsidR="00320CA8" w:rsidRPr="00320CA8">
        <w:rPr>
          <w:rFonts w:hint="eastAsia"/>
        </w:rPr>
        <w:t>图3</w:t>
      </w:r>
      <w:r w:rsidR="00320CA8" w:rsidRPr="00320CA8">
        <w:t>.12</w:t>
      </w:r>
      <w:r w:rsidR="00F11991" w:rsidRPr="00320CA8">
        <w:rPr>
          <w:rFonts w:hint="eastAsia"/>
        </w:rPr>
        <w:t>(a)</w:t>
      </w:r>
      <w:r w:rsidR="003B647A" w:rsidRPr="00320CA8">
        <w:rPr>
          <w:rFonts w:hint="eastAsia"/>
        </w:rPr>
        <w:t>表明</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3B647A" w:rsidRPr="00320CA8">
        <w:rPr>
          <w:rFonts w:hint="eastAsia"/>
        </w:rPr>
        <w:t>在真实数据中表现十分良好，所有的模型的fitness均为1，而其他算法的fitness均不为1。</w:t>
      </w:r>
      <w:r w:rsidR="00320CA8" w:rsidRPr="00320CA8">
        <w:rPr>
          <w:rFonts w:hint="eastAsia"/>
        </w:rPr>
        <w:t>图3</w:t>
      </w:r>
      <w:r w:rsidR="00320CA8" w:rsidRPr="00320CA8">
        <w:t>.12</w:t>
      </w:r>
      <w:r w:rsidR="003B647A" w:rsidRPr="00320CA8">
        <w:rPr>
          <w:rFonts w:hint="eastAsia"/>
        </w:rPr>
        <w:t>(b)表明</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3B647A" w:rsidRPr="00320CA8">
        <w:t>在</w:t>
      </w:r>
      <w:r w:rsidR="003B647A" w:rsidRPr="00320CA8">
        <w:rPr>
          <w:rFonts w:hint="eastAsia"/>
        </w:rPr>
        <w:t>model rediscoverability上表现超过其他的所有算法。</w:t>
      </w:r>
    </w:p>
    <w:p w:rsidR="008A28CC" w:rsidRDefault="008A28CC" w:rsidP="008A28CC">
      <w:pPr>
        <w:pStyle w:val="ab"/>
      </w:pPr>
      <w:r>
        <w:rPr>
          <w:noProof/>
        </w:rPr>
        <w:drawing>
          <wp:inline distT="0" distB="0" distL="0" distR="0" wp14:anchorId="5EEB50DA" wp14:editId="048999AF">
            <wp:extent cx="5106657" cy="1009291"/>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0largedata_fitness-eps-converted-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0916" cy="1020015"/>
                    </a:xfrm>
                    <a:prstGeom prst="rect">
                      <a:avLst/>
                    </a:prstGeom>
                  </pic:spPr>
                </pic:pic>
              </a:graphicData>
            </a:graphic>
          </wp:inline>
        </w:drawing>
      </w:r>
    </w:p>
    <w:p w:rsidR="008A28CC" w:rsidRPr="00320CA8" w:rsidRDefault="00320CA8" w:rsidP="00320CA8">
      <w:pPr>
        <w:pStyle w:val="ab"/>
        <w:ind w:left="480" w:firstLineChars="0" w:firstLine="0"/>
        <w:jc w:val="center"/>
        <w:rPr>
          <w:rFonts w:asciiTheme="minorHAnsi" w:hAnsiTheme="minorHAnsi"/>
          <w:sz w:val="22"/>
          <w:szCs w:val="22"/>
        </w:rPr>
      </w:pPr>
      <w:r w:rsidRPr="00320CA8">
        <w:rPr>
          <w:rFonts w:asciiTheme="minorHAnsi" w:hAnsiTheme="minorHAnsi"/>
          <w:sz w:val="22"/>
          <w:szCs w:val="22"/>
        </w:rPr>
        <w:t>(a)</w:t>
      </w:r>
      <w:r w:rsidR="005D0349" w:rsidRPr="00320CA8">
        <w:rPr>
          <w:rFonts w:asciiTheme="minorHAnsi" w:hAnsiTheme="minorHAnsi"/>
          <w:sz w:val="22"/>
          <w:szCs w:val="22"/>
        </w:rPr>
        <w:t>F</w:t>
      </w:r>
      <w:r w:rsidR="008A28CC" w:rsidRPr="00320CA8">
        <w:rPr>
          <w:rFonts w:asciiTheme="minorHAnsi" w:hAnsiTheme="minorHAnsi"/>
          <w:sz w:val="22"/>
          <w:szCs w:val="22"/>
        </w:rPr>
        <w:t>itness</w:t>
      </w:r>
    </w:p>
    <w:p w:rsidR="008A28CC" w:rsidRDefault="008A28CC" w:rsidP="008A28CC">
      <w:pPr>
        <w:pStyle w:val="ab"/>
      </w:pPr>
      <w:r>
        <w:rPr>
          <w:noProof/>
        </w:rPr>
        <w:drawing>
          <wp:inline distT="0" distB="0" distL="0" distR="0" wp14:anchorId="2DD983ED" wp14:editId="0CA6DB2A">
            <wp:extent cx="5135191" cy="1388852"/>
            <wp:effectExtent l="0" t="0" r="889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10largedata_rediscoverability-eps-converted-t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66620" cy="1397352"/>
                    </a:xfrm>
                    <a:prstGeom prst="rect">
                      <a:avLst/>
                    </a:prstGeom>
                  </pic:spPr>
                </pic:pic>
              </a:graphicData>
            </a:graphic>
          </wp:inline>
        </w:drawing>
      </w:r>
    </w:p>
    <w:p w:rsidR="008A28CC" w:rsidRPr="00320CA8" w:rsidRDefault="00447A91" w:rsidP="00447A91">
      <w:pPr>
        <w:pStyle w:val="ab"/>
        <w:ind w:firstLine="440"/>
        <w:jc w:val="center"/>
        <w:rPr>
          <w:sz w:val="22"/>
          <w:szCs w:val="22"/>
        </w:rPr>
      </w:pPr>
      <w:r w:rsidRPr="00320CA8">
        <w:rPr>
          <w:rFonts w:asciiTheme="minorHAnsi" w:hAnsiTheme="minorHAnsi"/>
          <w:sz w:val="22"/>
          <w:szCs w:val="22"/>
        </w:rPr>
        <w:t>(b)R</w:t>
      </w:r>
      <w:r w:rsidR="008A28CC" w:rsidRPr="00320CA8">
        <w:rPr>
          <w:rFonts w:asciiTheme="minorHAnsi" w:hAnsiTheme="minorHAnsi" w:hint="eastAsia"/>
          <w:sz w:val="22"/>
          <w:szCs w:val="22"/>
        </w:rPr>
        <w:t>ediscoverability</w:t>
      </w:r>
    </w:p>
    <w:p w:rsidR="00447A91" w:rsidRPr="00320CA8" w:rsidRDefault="00447A91" w:rsidP="00320CA8">
      <w:pPr>
        <w:pStyle w:val="ab"/>
        <w:ind w:firstLine="440"/>
        <w:jc w:val="center"/>
        <w:rPr>
          <w:sz w:val="22"/>
          <w:szCs w:val="22"/>
        </w:rPr>
      </w:pPr>
      <w:r w:rsidRPr="00320CA8">
        <w:rPr>
          <w:sz w:val="22"/>
          <w:szCs w:val="22"/>
        </w:rPr>
        <w:t>图</w:t>
      </w:r>
      <w:r w:rsidR="00320CA8" w:rsidRPr="00320CA8">
        <w:rPr>
          <w:rFonts w:hint="eastAsia"/>
          <w:sz w:val="22"/>
          <w:szCs w:val="22"/>
        </w:rPr>
        <w:t>3.12</w:t>
      </w:r>
      <w:r w:rsidRPr="00320CA8">
        <w:rPr>
          <w:rFonts w:hint="eastAsia"/>
          <w:sz w:val="22"/>
          <w:szCs w:val="22"/>
        </w:rPr>
        <w:t>真实数据的实验结果</w:t>
      </w:r>
    </w:p>
    <w:p w:rsidR="008A28CC" w:rsidRDefault="008A28CC" w:rsidP="008A28CC">
      <w:pPr>
        <w:pStyle w:val="2"/>
      </w:pPr>
      <w:r>
        <w:lastRenderedPageBreak/>
        <w:t>一个真实的例子</w:t>
      </w:r>
    </w:p>
    <w:p w:rsidR="008A28CC" w:rsidRDefault="008A28CC" w:rsidP="00320CA8">
      <w:pPr>
        <w:pStyle w:val="ab"/>
        <w:spacing w:beforeLines="0" w:before="0" w:afterLines="0" w:after="0" w:line="400" w:lineRule="exact"/>
      </w:pPr>
      <w:r>
        <w:t>在本节中</w:t>
      </w:r>
      <w:r>
        <w:rPr>
          <w:rFonts w:hint="eastAsia"/>
        </w:rPr>
        <w:t>，</w:t>
      </w:r>
      <w:r>
        <w:t>以</w:t>
      </w:r>
      <w:r w:rsidRPr="00320CA8">
        <w:t>图</w:t>
      </w:r>
      <w:r w:rsidR="005D0349" w:rsidRPr="00320CA8">
        <w:t>3.1</w:t>
      </w:r>
      <w:r>
        <w:t>的流程模型为例</w:t>
      </w:r>
      <w:r>
        <w:rPr>
          <w:rFonts w:hint="eastAsia"/>
        </w:rPr>
        <w:t>，分步骤给出</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t>挖掘出流程模型的流程</w:t>
      </w:r>
      <w:r>
        <w:rPr>
          <w:rFonts w:hint="eastAsia"/>
        </w:rPr>
        <w:t>。</w:t>
      </w:r>
    </w:p>
    <w:p w:rsidR="008A28CC" w:rsidRDefault="008A28CC" w:rsidP="00320CA8">
      <w:pPr>
        <w:pStyle w:val="ab"/>
        <w:spacing w:beforeLines="0" w:before="0" w:afterLines="0" w:after="0" w:line="400" w:lineRule="exact"/>
      </w:pPr>
      <w:r w:rsidRPr="00320CA8">
        <w:t>表</w:t>
      </w:r>
      <w:r w:rsidR="00320CA8">
        <w:rPr>
          <w:rFonts w:hint="eastAsia"/>
        </w:rPr>
        <w:t>3</w:t>
      </w:r>
      <w:r w:rsidR="00320CA8">
        <w:t>.5</w:t>
      </w:r>
      <w:r>
        <w:t>给出了一个在真实场景中事件日志的样例</w:t>
      </w:r>
      <w:r>
        <w:rPr>
          <w:rFonts w:hint="eastAsia"/>
        </w:rPr>
        <w:t>。表中分为四列，其中“事件轨迹编号”表示每个事件</w:t>
      </w:r>
      <w:r w:rsidR="00867769">
        <w:rPr>
          <w:rFonts w:hint="eastAsia"/>
        </w:rPr>
        <w:t>所属</w:t>
      </w:r>
      <w:r>
        <w:rPr>
          <w:rFonts w:hint="eastAsia"/>
        </w:rPr>
        <w:t>的事件轨迹的编号，“事件</w:t>
      </w:r>
      <w:r w:rsidR="00867769">
        <w:rPr>
          <w:rFonts w:hint="eastAsia"/>
        </w:rPr>
        <w:t>编号</w:t>
      </w:r>
      <w:r>
        <w:rPr>
          <w:rFonts w:hint="eastAsia"/>
        </w:rPr>
        <w:t>”代表事件所对应的唯一编号。“时间戳”</w:t>
      </w:r>
      <w:r>
        <w:t>和</w:t>
      </w:r>
      <w:r>
        <w:rPr>
          <w:rFonts w:hint="eastAsia"/>
        </w:rPr>
        <w:t>“活动”分别是事件的两个属性，其中“时间戳”表示事件发生的时间，“活动”表示事件所代表的具体活动</w:t>
      </w:r>
      <w:r w:rsidR="00894232">
        <w:rPr>
          <w:rFonts w:hint="eastAsia"/>
        </w:rPr>
        <w:t>。</w:t>
      </w:r>
      <w:r>
        <w:t>为了表述方便</w:t>
      </w:r>
      <w:r>
        <w:rPr>
          <w:rFonts w:hint="eastAsia"/>
        </w:rPr>
        <w:t>，</w:t>
      </w:r>
      <w:r>
        <w:t>对于活动使用大写字母作为简写</w:t>
      </w:r>
      <w:r>
        <w:rPr>
          <w:rFonts w:hint="eastAsia"/>
        </w:rPr>
        <w:t>。表中的每一行代表一个具体的事件。</w:t>
      </w:r>
    </w:p>
    <w:p w:rsidR="008A28CC" w:rsidRPr="009B6A4D" w:rsidRDefault="008A28CC" w:rsidP="008A28CC">
      <w:pPr>
        <w:jc w:val="center"/>
        <w:rPr>
          <w:sz w:val="22"/>
        </w:rPr>
      </w:pPr>
      <w:r w:rsidRPr="00320CA8">
        <w:rPr>
          <w:sz w:val="22"/>
        </w:rPr>
        <w:t>表</w:t>
      </w:r>
      <w:r w:rsidR="00320CA8" w:rsidRPr="00320CA8">
        <w:rPr>
          <w:sz w:val="22"/>
        </w:rPr>
        <w:t>3.5</w:t>
      </w:r>
      <w:r w:rsidRPr="00320CA8">
        <w:rPr>
          <w:rFonts w:hint="eastAsia"/>
          <w:sz w:val="22"/>
        </w:rPr>
        <w:t>事件日志的样例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2096"/>
        <w:gridCol w:w="2105"/>
        <w:gridCol w:w="2053"/>
      </w:tblGrid>
      <w:tr w:rsidR="008A28CC" w:rsidTr="00894232">
        <w:tc>
          <w:tcPr>
            <w:tcW w:w="2157" w:type="dxa"/>
            <w:vMerge w:val="restart"/>
            <w:tcBorders>
              <w:top w:val="single" w:sz="12" w:space="0" w:color="auto"/>
            </w:tcBorders>
            <w:vAlign w:val="center"/>
          </w:tcPr>
          <w:p w:rsidR="008A28CC" w:rsidRDefault="008A28CC" w:rsidP="00894232">
            <w:pPr>
              <w:pStyle w:val="ab"/>
              <w:ind w:firstLineChars="0" w:firstLine="0"/>
              <w:jc w:val="center"/>
            </w:pPr>
            <w:r>
              <w:rPr>
                <w:rFonts w:hint="eastAsia"/>
              </w:rPr>
              <w:t>事件轨迹编号</w:t>
            </w:r>
          </w:p>
        </w:tc>
        <w:tc>
          <w:tcPr>
            <w:tcW w:w="2157" w:type="dxa"/>
            <w:vMerge w:val="restart"/>
            <w:tcBorders>
              <w:top w:val="single" w:sz="12" w:space="0" w:color="auto"/>
            </w:tcBorders>
            <w:vAlign w:val="center"/>
          </w:tcPr>
          <w:p w:rsidR="008A28CC" w:rsidRDefault="008A28CC" w:rsidP="00894232">
            <w:pPr>
              <w:pStyle w:val="ab"/>
              <w:ind w:firstLineChars="0" w:firstLine="0"/>
              <w:jc w:val="center"/>
            </w:pPr>
            <w:r>
              <w:rPr>
                <w:rFonts w:hint="eastAsia"/>
              </w:rPr>
              <w:t>事件编号</w:t>
            </w:r>
          </w:p>
        </w:tc>
        <w:tc>
          <w:tcPr>
            <w:tcW w:w="4316" w:type="dxa"/>
            <w:gridSpan w:val="2"/>
            <w:tcBorders>
              <w:top w:val="single" w:sz="12" w:space="0" w:color="auto"/>
            </w:tcBorders>
          </w:tcPr>
          <w:p w:rsidR="008A28CC" w:rsidRDefault="008A28CC" w:rsidP="00894232">
            <w:pPr>
              <w:pStyle w:val="ab"/>
              <w:ind w:firstLineChars="0" w:firstLine="0"/>
              <w:jc w:val="center"/>
            </w:pPr>
            <w:r>
              <w:rPr>
                <w:rFonts w:hint="eastAsia"/>
              </w:rPr>
              <w:t>属性</w:t>
            </w:r>
          </w:p>
        </w:tc>
      </w:tr>
      <w:tr w:rsidR="008A28CC" w:rsidTr="00894232">
        <w:tc>
          <w:tcPr>
            <w:tcW w:w="2157" w:type="dxa"/>
            <w:vMerge/>
            <w:tcBorders>
              <w:bottom w:val="single" w:sz="4" w:space="0" w:color="auto"/>
            </w:tcBorders>
          </w:tcPr>
          <w:p w:rsidR="008A28CC" w:rsidRDefault="008A28CC" w:rsidP="00894232">
            <w:pPr>
              <w:pStyle w:val="ab"/>
              <w:ind w:firstLineChars="0" w:firstLine="0"/>
              <w:jc w:val="center"/>
            </w:pPr>
          </w:p>
        </w:tc>
        <w:tc>
          <w:tcPr>
            <w:tcW w:w="2157" w:type="dxa"/>
            <w:vMerge/>
            <w:tcBorders>
              <w:bottom w:val="single" w:sz="4" w:space="0" w:color="auto"/>
            </w:tcBorders>
          </w:tcPr>
          <w:p w:rsidR="008A28CC" w:rsidRDefault="008A28CC" w:rsidP="00894232">
            <w:pPr>
              <w:pStyle w:val="ab"/>
              <w:ind w:firstLineChars="0" w:firstLine="0"/>
              <w:jc w:val="center"/>
            </w:pPr>
          </w:p>
        </w:tc>
        <w:tc>
          <w:tcPr>
            <w:tcW w:w="2158" w:type="dxa"/>
            <w:tcBorders>
              <w:bottom w:val="single" w:sz="4" w:space="0" w:color="auto"/>
            </w:tcBorders>
          </w:tcPr>
          <w:p w:rsidR="008A28CC" w:rsidRDefault="008A28CC" w:rsidP="00894232">
            <w:pPr>
              <w:pStyle w:val="ab"/>
              <w:ind w:firstLineChars="0" w:firstLine="0"/>
              <w:jc w:val="center"/>
            </w:pPr>
            <w:r>
              <w:rPr>
                <w:rFonts w:hint="eastAsia"/>
              </w:rPr>
              <w:t>时间戳</w:t>
            </w:r>
          </w:p>
        </w:tc>
        <w:tc>
          <w:tcPr>
            <w:tcW w:w="2158" w:type="dxa"/>
            <w:tcBorders>
              <w:bottom w:val="single" w:sz="4" w:space="0" w:color="auto"/>
            </w:tcBorders>
          </w:tcPr>
          <w:p w:rsidR="008A28CC" w:rsidRDefault="008A28CC" w:rsidP="00894232">
            <w:pPr>
              <w:pStyle w:val="ab"/>
              <w:ind w:firstLineChars="0" w:firstLine="0"/>
              <w:jc w:val="center"/>
            </w:pPr>
            <w:r>
              <w:rPr>
                <w:rFonts w:hint="eastAsia"/>
              </w:rPr>
              <w:t>活动</w:t>
            </w:r>
          </w:p>
        </w:tc>
      </w:tr>
      <w:tr w:rsidR="008A28CC" w:rsidTr="00894232">
        <w:tc>
          <w:tcPr>
            <w:tcW w:w="2157" w:type="dxa"/>
            <w:tcBorders>
              <w:top w:val="single" w:sz="4" w:space="0" w:color="auto"/>
            </w:tcBorders>
          </w:tcPr>
          <w:p w:rsidR="008A28CC" w:rsidRDefault="008A28CC" w:rsidP="00894232">
            <w:pPr>
              <w:pStyle w:val="ab"/>
              <w:ind w:firstLineChars="0" w:firstLine="0"/>
              <w:jc w:val="center"/>
            </w:pPr>
            <w:r>
              <w:rPr>
                <w:rFonts w:hint="eastAsia"/>
              </w:rPr>
              <w:t>1</w:t>
            </w:r>
          </w:p>
        </w:tc>
        <w:tc>
          <w:tcPr>
            <w:tcW w:w="2157" w:type="dxa"/>
            <w:tcBorders>
              <w:top w:val="single" w:sz="4" w:space="0" w:color="auto"/>
            </w:tcBorders>
          </w:tcPr>
          <w:p w:rsidR="008A28CC" w:rsidRPr="009B6A4D" w:rsidRDefault="008A28CC" w:rsidP="00894232">
            <w:pPr>
              <w:pStyle w:val="ab"/>
              <w:ind w:firstLineChars="0" w:firstLine="0"/>
              <w:jc w:val="center"/>
            </w:pPr>
            <w:r w:rsidRPr="009B6A4D">
              <w:rPr>
                <w:rFonts w:ascii="CMR9" w:hAnsi="CMR9" w:cs="CMR9"/>
              </w:rPr>
              <w:t>35654422</w:t>
            </w:r>
          </w:p>
        </w:tc>
        <w:tc>
          <w:tcPr>
            <w:tcW w:w="2158" w:type="dxa"/>
            <w:tcBorders>
              <w:top w:val="single" w:sz="4" w:space="0" w:color="auto"/>
            </w:tcBorders>
          </w:tcPr>
          <w:p w:rsidR="008A28CC" w:rsidRPr="009B6A4D" w:rsidRDefault="008A28CC" w:rsidP="00894232">
            <w:pPr>
              <w:pStyle w:val="ab"/>
              <w:ind w:firstLineChars="0" w:firstLine="0"/>
              <w:jc w:val="center"/>
            </w:pPr>
            <w:r w:rsidRPr="009B6A4D">
              <w:rPr>
                <w:rFonts w:ascii="CMR9" w:hAnsi="CMR9" w:cs="CMR9"/>
              </w:rPr>
              <w:t>30-12-2010:11.02</w:t>
            </w:r>
          </w:p>
        </w:tc>
        <w:tc>
          <w:tcPr>
            <w:tcW w:w="2158" w:type="dxa"/>
            <w:tcBorders>
              <w:top w:val="single" w:sz="4" w:space="0" w:color="auto"/>
            </w:tcBorders>
          </w:tcPr>
          <w:p w:rsidR="008A28CC" w:rsidRDefault="008A28CC" w:rsidP="00894232">
            <w:pPr>
              <w:pStyle w:val="ab"/>
              <w:ind w:firstLineChars="0" w:firstLine="0"/>
              <w:jc w:val="center"/>
            </w:pPr>
            <w:r>
              <w:rPr>
                <w:rFonts w:hint="eastAsia"/>
              </w:rPr>
              <w:t>A</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35654423</w:t>
            </w:r>
          </w:p>
        </w:tc>
        <w:tc>
          <w:tcPr>
            <w:tcW w:w="2158" w:type="dxa"/>
          </w:tcPr>
          <w:p w:rsidR="008A28CC" w:rsidRPr="009B6A4D" w:rsidRDefault="008A28CC" w:rsidP="00894232">
            <w:pPr>
              <w:pStyle w:val="ab"/>
              <w:ind w:firstLineChars="0" w:firstLine="0"/>
              <w:jc w:val="center"/>
            </w:pPr>
            <w:r w:rsidRPr="009B6A4D">
              <w:rPr>
                <w:rFonts w:ascii="CMR9" w:hAnsi="CMR9" w:cs="CMR9"/>
              </w:rPr>
              <w:t>31-12-2010:13.32</w:t>
            </w:r>
          </w:p>
        </w:tc>
        <w:tc>
          <w:tcPr>
            <w:tcW w:w="2158" w:type="dxa"/>
          </w:tcPr>
          <w:p w:rsidR="008A28CC" w:rsidRDefault="008A28CC" w:rsidP="00894232">
            <w:pPr>
              <w:pStyle w:val="ab"/>
              <w:ind w:firstLineChars="0" w:firstLine="0"/>
              <w:jc w:val="center"/>
            </w:pPr>
            <w:r>
              <w:rPr>
                <w:rFonts w:hint="eastAsia"/>
              </w:rPr>
              <w:t>F</w:t>
            </w:r>
          </w:p>
        </w:tc>
      </w:tr>
      <w:tr w:rsidR="008A28CC" w:rsidTr="00894232">
        <w:tc>
          <w:tcPr>
            <w:tcW w:w="2157" w:type="dxa"/>
          </w:tcPr>
          <w:p w:rsidR="008A28CC" w:rsidRDefault="008A28CC" w:rsidP="00894232">
            <w:pPr>
              <w:pStyle w:val="ab"/>
              <w:ind w:firstLineChars="0" w:firstLine="0"/>
              <w:jc w:val="center"/>
            </w:pPr>
            <w:r>
              <w:rPr>
                <w:rFonts w:hint="eastAsia"/>
              </w:rPr>
              <w:t>2</w:t>
            </w:r>
          </w:p>
        </w:tc>
        <w:tc>
          <w:tcPr>
            <w:tcW w:w="2157" w:type="dxa"/>
          </w:tcPr>
          <w:p w:rsidR="008A28CC" w:rsidRPr="009B6A4D" w:rsidRDefault="008A28CC" w:rsidP="00894232">
            <w:pPr>
              <w:pStyle w:val="ab"/>
              <w:ind w:firstLineChars="0" w:firstLine="0"/>
              <w:jc w:val="center"/>
            </w:pPr>
            <w:r w:rsidRPr="009B6A4D">
              <w:rPr>
                <w:rFonts w:ascii="CMR9" w:hAnsi="CMR9" w:cs="CMR9"/>
              </w:rPr>
              <w:t>35654481</w:t>
            </w:r>
          </w:p>
        </w:tc>
        <w:tc>
          <w:tcPr>
            <w:tcW w:w="2158" w:type="dxa"/>
          </w:tcPr>
          <w:p w:rsidR="008A28CC" w:rsidRPr="009B6A4D" w:rsidRDefault="008A28CC" w:rsidP="00894232">
            <w:pPr>
              <w:pStyle w:val="ab"/>
              <w:ind w:firstLineChars="0" w:firstLine="0"/>
              <w:jc w:val="center"/>
            </w:pPr>
            <w:r w:rsidRPr="009B6A4D">
              <w:rPr>
                <w:rFonts w:ascii="CMR9" w:hAnsi="CMR9" w:cs="CMR9"/>
              </w:rPr>
              <w:t>01-01-2011:09.02</w:t>
            </w:r>
          </w:p>
        </w:tc>
        <w:tc>
          <w:tcPr>
            <w:tcW w:w="2158" w:type="dxa"/>
          </w:tcPr>
          <w:p w:rsidR="008A28CC" w:rsidRDefault="008A28CC" w:rsidP="00894232">
            <w:pPr>
              <w:pStyle w:val="ab"/>
              <w:ind w:firstLineChars="0" w:firstLine="0"/>
              <w:jc w:val="center"/>
            </w:pPr>
            <w:r>
              <w:rPr>
                <w:rFonts w:hint="eastAsia"/>
              </w:rPr>
              <w:t>A</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35654483</w:t>
            </w:r>
          </w:p>
        </w:tc>
        <w:tc>
          <w:tcPr>
            <w:tcW w:w="2158" w:type="dxa"/>
          </w:tcPr>
          <w:p w:rsidR="008A28CC" w:rsidRPr="009B6A4D" w:rsidRDefault="008A28CC" w:rsidP="00894232">
            <w:pPr>
              <w:pStyle w:val="ab"/>
              <w:ind w:firstLineChars="0" w:firstLine="0"/>
              <w:jc w:val="center"/>
            </w:pPr>
            <w:r w:rsidRPr="009B6A4D">
              <w:rPr>
                <w:rFonts w:ascii="CMR9" w:hAnsi="CMR9" w:cs="CMR9"/>
              </w:rPr>
              <w:t>01-01-2011:13.24</w:t>
            </w:r>
          </w:p>
        </w:tc>
        <w:tc>
          <w:tcPr>
            <w:tcW w:w="2158" w:type="dxa"/>
          </w:tcPr>
          <w:p w:rsidR="008A28CC" w:rsidRDefault="008A28CC" w:rsidP="00894232">
            <w:pPr>
              <w:pStyle w:val="ab"/>
              <w:ind w:firstLineChars="0" w:firstLine="0"/>
              <w:jc w:val="center"/>
            </w:pPr>
            <w:r>
              <w:rPr>
                <w:rFonts w:hint="eastAsia"/>
              </w:rPr>
              <w:t>D</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35654484</w:t>
            </w:r>
          </w:p>
        </w:tc>
        <w:tc>
          <w:tcPr>
            <w:tcW w:w="2158" w:type="dxa"/>
          </w:tcPr>
          <w:p w:rsidR="008A28CC" w:rsidRPr="009B6A4D" w:rsidRDefault="008A28CC" w:rsidP="00894232">
            <w:pPr>
              <w:pStyle w:val="ab"/>
              <w:ind w:firstLineChars="0" w:firstLine="0"/>
              <w:jc w:val="center"/>
            </w:pPr>
            <w:r w:rsidRPr="009B6A4D">
              <w:rPr>
                <w:rFonts w:ascii="CMR9" w:hAnsi="CMR9" w:cs="CMR9"/>
              </w:rPr>
              <w:t>02-01-2011:10.22</w:t>
            </w:r>
          </w:p>
        </w:tc>
        <w:tc>
          <w:tcPr>
            <w:tcW w:w="2158" w:type="dxa"/>
          </w:tcPr>
          <w:p w:rsidR="008A28CC" w:rsidRDefault="008A28CC" w:rsidP="00894232">
            <w:pPr>
              <w:pStyle w:val="ab"/>
              <w:ind w:firstLineChars="0" w:firstLine="0"/>
              <w:jc w:val="center"/>
            </w:pPr>
            <w:r>
              <w:rPr>
                <w:rFonts w:hint="eastAsia"/>
              </w:rPr>
              <w:t>E</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35654485</w:t>
            </w:r>
          </w:p>
        </w:tc>
        <w:tc>
          <w:tcPr>
            <w:tcW w:w="2158" w:type="dxa"/>
          </w:tcPr>
          <w:p w:rsidR="008A28CC" w:rsidRPr="009B6A4D" w:rsidRDefault="008A28CC" w:rsidP="00894232">
            <w:pPr>
              <w:pStyle w:val="ab"/>
              <w:ind w:firstLineChars="0" w:firstLine="0"/>
              <w:jc w:val="center"/>
            </w:pPr>
            <w:r w:rsidRPr="009B6A4D">
              <w:rPr>
                <w:rFonts w:ascii="CMR9" w:hAnsi="CMR9" w:cs="CMR9"/>
              </w:rPr>
              <w:t>02-01-2011:21.22</w:t>
            </w:r>
          </w:p>
        </w:tc>
        <w:tc>
          <w:tcPr>
            <w:tcW w:w="2158" w:type="dxa"/>
          </w:tcPr>
          <w:p w:rsidR="008A28CC" w:rsidRDefault="008A28CC" w:rsidP="00894232">
            <w:pPr>
              <w:pStyle w:val="ab"/>
              <w:ind w:firstLineChars="0" w:firstLine="0"/>
              <w:jc w:val="center"/>
            </w:pPr>
            <w:r>
              <w:rPr>
                <w:rFonts w:hint="eastAsia"/>
              </w:rPr>
              <w:t>G</w:t>
            </w:r>
          </w:p>
        </w:tc>
      </w:tr>
      <w:tr w:rsidR="008A28CC" w:rsidTr="00894232">
        <w:tc>
          <w:tcPr>
            <w:tcW w:w="2157" w:type="dxa"/>
          </w:tcPr>
          <w:p w:rsidR="008A28CC" w:rsidRDefault="008A28CC" w:rsidP="00894232">
            <w:pPr>
              <w:pStyle w:val="ab"/>
              <w:ind w:firstLineChars="0" w:firstLine="0"/>
              <w:jc w:val="center"/>
            </w:pPr>
            <w:r>
              <w:rPr>
                <w:rFonts w:hint="eastAsia"/>
              </w:rPr>
              <w:t>3</w:t>
            </w:r>
          </w:p>
        </w:tc>
        <w:tc>
          <w:tcPr>
            <w:tcW w:w="2157" w:type="dxa"/>
          </w:tcPr>
          <w:p w:rsidR="008A28CC" w:rsidRPr="009B6A4D" w:rsidRDefault="008A28CC" w:rsidP="00894232">
            <w:pPr>
              <w:pStyle w:val="ab"/>
              <w:ind w:firstLineChars="0" w:firstLine="0"/>
              <w:jc w:val="center"/>
            </w:pPr>
            <w:r w:rsidRPr="009B6A4D">
              <w:rPr>
                <w:rFonts w:ascii="CMR9" w:hAnsi="CMR9" w:cs="CMR9"/>
              </w:rPr>
              <w:t>35654579</w:t>
            </w:r>
          </w:p>
        </w:tc>
        <w:tc>
          <w:tcPr>
            <w:tcW w:w="2158" w:type="dxa"/>
          </w:tcPr>
          <w:p w:rsidR="008A28CC" w:rsidRPr="009B6A4D" w:rsidRDefault="008A28CC" w:rsidP="00894232">
            <w:pPr>
              <w:pStyle w:val="ab"/>
              <w:ind w:firstLineChars="0" w:firstLine="0"/>
              <w:jc w:val="center"/>
            </w:pPr>
            <w:r w:rsidRPr="009B6A4D">
              <w:rPr>
                <w:rFonts w:ascii="CMR9" w:hAnsi="CMR9" w:cs="CMR9"/>
              </w:rPr>
              <w:t>03-02-2011:9.12</w:t>
            </w:r>
          </w:p>
        </w:tc>
        <w:tc>
          <w:tcPr>
            <w:tcW w:w="2158" w:type="dxa"/>
          </w:tcPr>
          <w:p w:rsidR="008A28CC" w:rsidRDefault="008A28CC" w:rsidP="00894232">
            <w:pPr>
              <w:pStyle w:val="ab"/>
              <w:ind w:firstLineChars="0" w:firstLine="0"/>
              <w:jc w:val="center"/>
            </w:pPr>
            <w:r>
              <w:rPr>
                <w:rFonts w:hint="eastAsia"/>
              </w:rPr>
              <w:t>A</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35654580</w:t>
            </w:r>
          </w:p>
        </w:tc>
        <w:tc>
          <w:tcPr>
            <w:tcW w:w="2158" w:type="dxa"/>
          </w:tcPr>
          <w:p w:rsidR="008A28CC" w:rsidRPr="009B6A4D" w:rsidRDefault="008A28CC" w:rsidP="00894232">
            <w:pPr>
              <w:pStyle w:val="ab"/>
              <w:ind w:firstLineChars="0" w:firstLine="0"/>
              <w:jc w:val="center"/>
            </w:pPr>
            <w:r w:rsidRPr="009B6A4D">
              <w:rPr>
                <w:rFonts w:ascii="CMR9" w:hAnsi="CMR9" w:cs="CMR9"/>
              </w:rPr>
              <w:t>03-02-2011:10.23</w:t>
            </w:r>
          </w:p>
        </w:tc>
        <w:tc>
          <w:tcPr>
            <w:tcW w:w="2158" w:type="dxa"/>
          </w:tcPr>
          <w:p w:rsidR="008A28CC" w:rsidRDefault="008A28CC" w:rsidP="00894232">
            <w:pPr>
              <w:pStyle w:val="ab"/>
              <w:ind w:firstLineChars="0" w:firstLine="0"/>
              <w:jc w:val="center"/>
            </w:pPr>
            <w:r>
              <w:rPr>
                <w:rFonts w:hint="eastAsia"/>
              </w:rPr>
              <w:t>C</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35654581</w:t>
            </w:r>
          </w:p>
        </w:tc>
        <w:tc>
          <w:tcPr>
            <w:tcW w:w="2158" w:type="dxa"/>
          </w:tcPr>
          <w:p w:rsidR="008A28CC" w:rsidRPr="009B6A4D" w:rsidRDefault="008A28CC" w:rsidP="00894232">
            <w:pPr>
              <w:pStyle w:val="ab"/>
              <w:ind w:firstLineChars="0" w:firstLine="0"/>
              <w:jc w:val="center"/>
            </w:pPr>
            <w:r w:rsidRPr="009B6A4D">
              <w:rPr>
                <w:rFonts w:ascii="CMR9" w:hAnsi="CMR9" w:cs="CMR9"/>
              </w:rPr>
              <w:t>03-02-2011:11.53</w:t>
            </w:r>
          </w:p>
        </w:tc>
        <w:tc>
          <w:tcPr>
            <w:tcW w:w="2158" w:type="dxa"/>
          </w:tcPr>
          <w:p w:rsidR="008A28CC" w:rsidRDefault="008A28CC" w:rsidP="00894232">
            <w:pPr>
              <w:pStyle w:val="ab"/>
              <w:ind w:firstLineChars="0" w:firstLine="0"/>
              <w:jc w:val="center"/>
            </w:pPr>
            <w:r>
              <w:rPr>
                <w:rFonts w:hint="eastAsia"/>
              </w:rPr>
              <w:t>D</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35654582</w:t>
            </w:r>
          </w:p>
        </w:tc>
        <w:tc>
          <w:tcPr>
            <w:tcW w:w="2158" w:type="dxa"/>
          </w:tcPr>
          <w:p w:rsidR="008A28CC" w:rsidRPr="009B6A4D" w:rsidRDefault="008A28CC" w:rsidP="00894232">
            <w:pPr>
              <w:pStyle w:val="ab"/>
              <w:ind w:firstLineChars="0" w:firstLine="0"/>
              <w:jc w:val="center"/>
            </w:pPr>
            <w:r w:rsidRPr="009B6A4D">
              <w:rPr>
                <w:rFonts w:ascii="CMR9" w:hAnsi="CMR9" w:cs="CMR9"/>
              </w:rPr>
              <w:t>03-02-2011:12.23</w:t>
            </w:r>
          </w:p>
        </w:tc>
        <w:tc>
          <w:tcPr>
            <w:tcW w:w="2158" w:type="dxa"/>
          </w:tcPr>
          <w:p w:rsidR="008A28CC" w:rsidRDefault="008A28CC" w:rsidP="00894232">
            <w:pPr>
              <w:pStyle w:val="ab"/>
              <w:ind w:firstLineChars="0" w:firstLine="0"/>
              <w:jc w:val="center"/>
            </w:pPr>
            <w:r>
              <w:rPr>
                <w:rFonts w:hint="eastAsia"/>
              </w:rPr>
              <w:t>E</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pPr>
            <w:r w:rsidRPr="009B6A4D">
              <w:rPr>
                <w:rFonts w:ascii="CMR9" w:hAnsi="CMR9" w:cs="CMR9"/>
              </w:rPr>
              <w:t>35654583</w:t>
            </w:r>
          </w:p>
        </w:tc>
        <w:tc>
          <w:tcPr>
            <w:tcW w:w="2158" w:type="dxa"/>
          </w:tcPr>
          <w:p w:rsidR="008A28CC" w:rsidRPr="009B6A4D" w:rsidRDefault="008A28CC" w:rsidP="00894232">
            <w:pPr>
              <w:pStyle w:val="ab"/>
              <w:ind w:firstLineChars="0" w:firstLine="0"/>
              <w:jc w:val="center"/>
            </w:pPr>
            <w:r w:rsidRPr="009B6A4D">
              <w:rPr>
                <w:rFonts w:ascii="CMR9" w:hAnsi="CMR9" w:cs="CMR9"/>
              </w:rPr>
              <w:t>03-02-2011:14.04</w:t>
            </w:r>
          </w:p>
        </w:tc>
        <w:tc>
          <w:tcPr>
            <w:tcW w:w="2158" w:type="dxa"/>
          </w:tcPr>
          <w:p w:rsidR="008A28CC" w:rsidRDefault="008A28CC" w:rsidP="00894232">
            <w:pPr>
              <w:pStyle w:val="ab"/>
              <w:ind w:firstLineChars="0" w:firstLine="0"/>
              <w:jc w:val="center"/>
            </w:pPr>
            <w:r>
              <w:rPr>
                <w:rFonts w:hint="eastAsia"/>
              </w:rPr>
              <w:t>G</w:t>
            </w:r>
          </w:p>
        </w:tc>
      </w:tr>
      <w:tr w:rsidR="008A28CC" w:rsidTr="00894232">
        <w:tc>
          <w:tcPr>
            <w:tcW w:w="2157" w:type="dxa"/>
          </w:tcPr>
          <w:p w:rsidR="008A28CC" w:rsidRDefault="008A28CC" w:rsidP="00894232">
            <w:pPr>
              <w:pStyle w:val="ab"/>
              <w:ind w:firstLineChars="0" w:firstLine="0"/>
              <w:jc w:val="center"/>
            </w:pPr>
          </w:p>
        </w:tc>
        <w:tc>
          <w:tcPr>
            <w:tcW w:w="2157" w:type="dxa"/>
          </w:tcPr>
          <w:p w:rsidR="008A28CC" w:rsidRPr="009B6A4D" w:rsidRDefault="008A28CC" w:rsidP="00894232">
            <w:pPr>
              <w:pStyle w:val="ab"/>
              <w:ind w:firstLineChars="0" w:firstLine="0"/>
              <w:jc w:val="center"/>
              <w:rPr>
                <w:rFonts w:ascii="CMR9" w:hAnsi="CMR9" w:cs="CMR9" w:hint="eastAsia"/>
              </w:rPr>
            </w:pPr>
            <w:r w:rsidRPr="009B6A4D">
              <w:rPr>
                <w:rFonts w:ascii="CMR9" w:hAnsi="CMR9" w:cs="CMR9"/>
              </w:rPr>
              <w:t>35654584</w:t>
            </w:r>
          </w:p>
        </w:tc>
        <w:tc>
          <w:tcPr>
            <w:tcW w:w="2158" w:type="dxa"/>
          </w:tcPr>
          <w:p w:rsidR="008A28CC" w:rsidRPr="009B6A4D" w:rsidRDefault="008A28CC" w:rsidP="00894232">
            <w:pPr>
              <w:pStyle w:val="ab"/>
              <w:ind w:firstLineChars="0" w:firstLine="0"/>
              <w:jc w:val="center"/>
            </w:pPr>
            <w:r w:rsidRPr="009B6A4D">
              <w:rPr>
                <w:rFonts w:ascii="CMR9" w:hAnsi="CMR9" w:cs="CMR9"/>
              </w:rPr>
              <w:t>03-02-2011:17.04</w:t>
            </w:r>
          </w:p>
        </w:tc>
        <w:tc>
          <w:tcPr>
            <w:tcW w:w="2158" w:type="dxa"/>
          </w:tcPr>
          <w:p w:rsidR="008A28CC" w:rsidRDefault="008A28CC" w:rsidP="00894232">
            <w:pPr>
              <w:pStyle w:val="ab"/>
              <w:ind w:firstLineChars="0" w:firstLine="0"/>
              <w:jc w:val="center"/>
            </w:pPr>
            <w:r>
              <w:rPr>
                <w:rFonts w:hint="eastAsia"/>
              </w:rPr>
              <w:t>I</w:t>
            </w:r>
          </w:p>
        </w:tc>
      </w:tr>
      <w:tr w:rsidR="008A28CC" w:rsidTr="00894232">
        <w:tc>
          <w:tcPr>
            <w:tcW w:w="2157" w:type="dxa"/>
          </w:tcPr>
          <w:p w:rsidR="008A28CC" w:rsidRDefault="008A28CC" w:rsidP="00894232">
            <w:pPr>
              <w:pStyle w:val="ab"/>
              <w:ind w:firstLineChars="0" w:firstLine="0"/>
              <w:jc w:val="center"/>
            </w:pPr>
            <w:r>
              <w:rPr>
                <w:rFonts w:hint="eastAsia"/>
              </w:rPr>
              <w:t>4</w:t>
            </w:r>
          </w:p>
        </w:tc>
        <w:tc>
          <w:tcPr>
            <w:tcW w:w="2157" w:type="dxa"/>
          </w:tcPr>
          <w:p w:rsidR="008A28CC" w:rsidRPr="009B6A4D" w:rsidRDefault="008A28CC" w:rsidP="00894232">
            <w:pPr>
              <w:pStyle w:val="ab"/>
              <w:ind w:firstLineChars="0" w:firstLine="0"/>
              <w:jc w:val="center"/>
              <w:rPr>
                <w:rFonts w:ascii="CMR9" w:hAnsi="CMR9" w:cs="CMR9" w:hint="eastAsia"/>
              </w:rPr>
            </w:pPr>
            <w:r w:rsidRPr="009B6A4D">
              <w:rPr>
                <w:rFonts w:ascii="CMR9" w:hAnsi="CMR9" w:cs="CMR9"/>
              </w:rPr>
              <w:t>35655442</w:t>
            </w:r>
          </w:p>
        </w:tc>
        <w:tc>
          <w:tcPr>
            <w:tcW w:w="2158" w:type="dxa"/>
          </w:tcPr>
          <w:p w:rsidR="008A28CC" w:rsidRPr="009B6A4D" w:rsidRDefault="008A28CC" w:rsidP="00894232">
            <w:pPr>
              <w:pStyle w:val="ab"/>
              <w:ind w:firstLineChars="0" w:firstLine="0"/>
              <w:jc w:val="center"/>
            </w:pPr>
            <w:r w:rsidRPr="009B6A4D">
              <w:rPr>
                <w:rFonts w:ascii="CMR9" w:hAnsi="CMR9" w:cs="CMR9"/>
              </w:rPr>
              <w:t>30-12-2010:11.02</w:t>
            </w:r>
          </w:p>
        </w:tc>
        <w:tc>
          <w:tcPr>
            <w:tcW w:w="2158" w:type="dxa"/>
          </w:tcPr>
          <w:p w:rsidR="008A28CC" w:rsidRDefault="008A28CC" w:rsidP="00894232">
            <w:pPr>
              <w:pStyle w:val="ab"/>
              <w:ind w:firstLineChars="0" w:firstLine="0"/>
              <w:jc w:val="center"/>
            </w:pPr>
            <w:r>
              <w:rPr>
                <w:rFonts w:hint="eastAsia"/>
              </w:rPr>
              <w:t>A</w:t>
            </w:r>
          </w:p>
        </w:tc>
      </w:tr>
      <w:tr w:rsidR="008A28CC" w:rsidTr="00894232">
        <w:tc>
          <w:tcPr>
            <w:tcW w:w="2157" w:type="dxa"/>
            <w:tcBorders>
              <w:bottom w:val="single" w:sz="12" w:space="0" w:color="auto"/>
            </w:tcBorders>
          </w:tcPr>
          <w:p w:rsidR="008A28CC" w:rsidRDefault="008A28CC" w:rsidP="00894232">
            <w:pPr>
              <w:pStyle w:val="ab"/>
              <w:ind w:firstLineChars="0" w:firstLine="0"/>
              <w:jc w:val="center"/>
            </w:pPr>
          </w:p>
        </w:tc>
        <w:tc>
          <w:tcPr>
            <w:tcW w:w="2157" w:type="dxa"/>
            <w:tcBorders>
              <w:bottom w:val="single" w:sz="12" w:space="0" w:color="auto"/>
            </w:tcBorders>
          </w:tcPr>
          <w:p w:rsidR="008A28CC" w:rsidRPr="009B6A4D" w:rsidRDefault="008A28CC" w:rsidP="00894232">
            <w:pPr>
              <w:pStyle w:val="ab"/>
              <w:ind w:firstLineChars="0" w:firstLine="0"/>
              <w:jc w:val="center"/>
              <w:rPr>
                <w:rFonts w:ascii="CMR9" w:hAnsi="CMR9" w:cs="CMR9" w:hint="eastAsia"/>
              </w:rPr>
            </w:pPr>
            <w:r w:rsidRPr="009B6A4D">
              <w:rPr>
                <w:rFonts w:ascii="CMR9" w:hAnsi="CMR9" w:cs="CMR9"/>
              </w:rPr>
              <w:t>35655443</w:t>
            </w:r>
          </w:p>
        </w:tc>
        <w:tc>
          <w:tcPr>
            <w:tcW w:w="2158" w:type="dxa"/>
            <w:tcBorders>
              <w:bottom w:val="single" w:sz="12" w:space="0" w:color="auto"/>
            </w:tcBorders>
          </w:tcPr>
          <w:p w:rsidR="008A28CC" w:rsidRPr="009B6A4D" w:rsidRDefault="008A28CC" w:rsidP="00894232">
            <w:pPr>
              <w:pStyle w:val="ab"/>
              <w:ind w:firstLineChars="0" w:firstLine="0"/>
              <w:jc w:val="center"/>
            </w:pPr>
            <w:r w:rsidRPr="009B6A4D">
              <w:rPr>
                <w:rFonts w:ascii="CMR9" w:hAnsi="CMR9" w:cs="CMR9"/>
              </w:rPr>
              <w:t>31-12-2010:13.32</w:t>
            </w:r>
          </w:p>
        </w:tc>
        <w:tc>
          <w:tcPr>
            <w:tcW w:w="2158" w:type="dxa"/>
            <w:tcBorders>
              <w:bottom w:val="single" w:sz="12" w:space="0" w:color="auto"/>
            </w:tcBorders>
          </w:tcPr>
          <w:p w:rsidR="008A28CC" w:rsidRDefault="008A28CC" w:rsidP="00894232">
            <w:pPr>
              <w:pStyle w:val="ab"/>
              <w:ind w:firstLineChars="0" w:firstLine="0"/>
              <w:jc w:val="center"/>
            </w:pPr>
            <w:r>
              <w:rPr>
                <w:rFonts w:hint="eastAsia"/>
              </w:rPr>
              <w:t>F</w:t>
            </w:r>
          </w:p>
        </w:tc>
      </w:tr>
    </w:tbl>
    <w:p w:rsidR="008A28CC" w:rsidRDefault="008A28CC" w:rsidP="00320CA8">
      <w:pPr>
        <w:pStyle w:val="ab"/>
        <w:spacing w:beforeLines="0" w:before="0" w:afterLines="0" w:after="0" w:line="400" w:lineRule="exact"/>
      </w:pPr>
      <w:r>
        <w:rPr>
          <w:rFonts w:hint="eastAsia"/>
        </w:rPr>
        <w:lastRenderedPageBreak/>
        <w:t>为了方便表达，</w:t>
      </w:r>
      <w:r w:rsidRPr="00320CA8">
        <w:rPr>
          <w:rFonts w:hint="eastAsia"/>
        </w:rPr>
        <w:t>表</w:t>
      </w:r>
      <w:r w:rsidR="00320CA8" w:rsidRPr="00320CA8">
        <w:rPr>
          <w:rFonts w:hint="eastAsia"/>
        </w:rPr>
        <w:t>3</w:t>
      </w:r>
      <w:r w:rsidR="00320CA8" w:rsidRPr="00320CA8">
        <w:t>.5</w:t>
      </w:r>
      <w:r w:rsidRPr="00320CA8">
        <w:rPr>
          <w:rFonts w:hint="eastAsia"/>
        </w:rPr>
        <w:t>的事件日志可以简写为W</w:t>
      </w:r>
      <w:r>
        <w:t>=</w:t>
      </w:r>
      <w:r>
        <w:rPr>
          <w:rFonts w:hint="eastAsia"/>
        </w:rPr>
        <w:t>{</w:t>
      </w:r>
      <w:r>
        <w:t>AF</w:t>
      </w:r>
      <w:r w:rsidRPr="008558FB">
        <w:rPr>
          <w:vertAlign w:val="superscript"/>
        </w:rPr>
        <w:t>2</w:t>
      </w:r>
      <w:r>
        <w:t>,ADEG,ACDEGI</w:t>
      </w:r>
      <w:r>
        <w:rPr>
          <w:rFonts w:hint="eastAsia"/>
        </w:rPr>
        <w:t>}</w:t>
      </w:r>
      <w:r>
        <w:t>,其中上标</w:t>
      </w:r>
      <w:r w:rsidRPr="00894232">
        <w:rPr>
          <w:rFonts w:hint="eastAsia"/>
        </w:rPr>
        <w:t>2</w:t>
      </w:r>
      <w:r>
        <w:rPr>
          <w:rFonts w:hint="eastAsia"/>
        </w:rPr>
        <w:t>表示事件轨迹AF在事件日志中出现了两次。所有任务的集合为T</w:t>
      </w:r>
      <w:r>
        <w:t>={A,C,D,E,G,I,F}</w:t>
      </w:r>
    </w:p>
    <w:p w:rsidR="008A28CC" w:rsidRDefault="008A28CC" w:rsidP="00320CA8">
      <w:pPr>
        <w:pStyle w:val="ab"/>
        <w:spacing w:beforeLines="0" w:before="0" w:afterLines="0" w:after="0" w:line="400" w:lineRule="exact"/>
      </w:pPr>
      <w:r>
        <w:rPr>
          <w:rFonts w:hint="eastAsia"/>
        </w:rPr>
        <w:t>第一步是计算事件日志W中的所有事件</w:t>
      </w:r>
      <m:oMath>
        <m:sSub>
          <m:sSubPr>
            <m:ctrlPr>
              <w:rPr>
                <w:rFonts w:ascii="Cambria Math" w:hAnsi="Cambria Math"/>
              </w:rPr>
            </m:ctrlPr>
          </m:sSubPr>
          <m:e>
            <m:r>
              <w:rPr>
                <w:rFonts w:ascii="Cambria Math" w:hAnsi="Cambria Math"/>
              </w:rPr>
              <m:t>T</m:t>
            </m:r>
          </m:e>
          <m:sub>
            <m:r>
              <w:rPr>
                <w:rFonts w:ascii="Cambria Math" w:hAnsi="Cambria Math"/>
              </w:rPr>
              <m:t>log</m:t>
            </m:r>
          </m:sub>
        </m:sSub>
      </m:oMath>
      <w:r>
        <w:rPr>
          <w:rFonts w:hint="eastAsia"/>
        </w:rPr>
        <w:t>:</w:t>
      </w:r>
    </w:p>
    <w:p w:rsidR="008A28CC" w:rsidRPr="0088218E" w:rsidRDefault="007F666D" w:rsidP="00320CA8">
      <w:pPr>
        <w:pStyle w:val="ab"/>
        <w:spacing w:beforeLines="0" w:before="0" w:afterLines="0" w:after="0" w:line="400" w:lineRule="exact"/>
      </w:pPr>
      <m:oMathPara>
        <m:oMath>
          <m:sSub>
            <m:sSubPr>
              <m:ctrlPr>
                <w:rPr>
                  <w:rFonts w:ascii="Cambria Math" w:hAnsi="Cambria Math"/>
                </w:rPr>
              </m:ctrlPr>
            </m:sSubPr>
            <m:e>
              <m:r>
                <w:rPr>
                  <w:rFonts w:ascii="Cambria Math" w:hAnsi="Cambria Math"/>
                </w:rPr>
                <m:t>T</m:t>
              </m:r>
            </m:e>
            <m:sub>
              <m:r>
                <w:rPr>
                  <w:rFonts w:ascii="Cambria Math" w:hAnsi="Cambria Math"/>
                </w:rPr>
                <m:t>log</m:t>
              </m:r>
            </m:sub>
          </m:sSub>
          <m:r>
            <w:rPr>
              <w:rFonts w:ascii="Cambria Math" w:hAnsi="Cambria Math"/>
            </w:rPr>
            <m:t>=</m:t>
          </m:r>
          <m:d>
            <m:dPr>
              <m:begChr m:val="{"/>
              <m:endChr m:val="}"/>
              <m:ctrlPr>
                <w:rPr>
                  <w:rFonts w:ascii="Cambria Math" w:hAnsi="Cambria Math"/>
                  <w:i/>
                </w:rPr>
              </m:ctrlPr>
            </m:dPr>
            <m:e>
              <m:r>
                <w:rPr>
                  <w:rFonts w:ascii="Cambria Math" w:hAnsi="Cambria Math"/>
                </w:rPr>
                <m:t>t∈T</m:t>
              </m:r>
            </m:e>
            <m:e>
              <m:sSub>
                <m:sSubPr>
                  <m:ctrlPr>
                    <w:rPr>
                      <w:rFonts w:ascii="Cambria Math" w:hAnsi="Cambria Math"/>
                      <w:i/>
                    </w:rPr>
                  </m:ctrlPr>
                </m:sSubPr>
                <m:e>
                  <m:r>
                    <w:rPr>
                      <w:rFonts w:ascii="Cambria Math" w:hAnsi="Cambria Math"/>
                    </w:rPr>
                    <m:t>∃</m:t>
                  </m:r>
                </m:e>
                <m:sub>
                  <m:r>
                    <w:rPr>
                      <w:rFonts w:ascii="Cambria Math" w:hAnsi="Cambria Math"/>
                    </w:rPr>
                    <m:t>σ∈W</m:t>
                  </m:r>
                </m:sub>
              </m:sSub>
              <m:r>
                <w:rPr>
                  <w:rFonts w:ascii="Cambria Math" w:hAnsi="Cambria Math"/>
                </w:rPr>
                <m:t>t∈σ</m:t>
              </m:r>
            </m:e>
          </m:d>
          <m:r>
            <w:rPr>
              <w:rFonts w:ascii="Cambria Math" w:hAnsi="Cambria Math"/>
            </w:rPr>
            <m:t>={A,C,D,E,G,I,F}</m:t>
          </m:r>
        </m:oMath>
      </m:oMathPara>
    </w:p>
    <w:p w:rsidR="008A28CC" w:rsidRDefault="007F666D" w:rsidP="00320CA8">
      <w:pPr>
        <w:pStyle w:val="ab"/>
        <w:spacing w:beforeLines="0" w:before="0" w:afterLines="0" w:after="0" w:line="400" w:lineRule="exact"/>
      </w:pPr>
      <m:oMath>
        <m:sSub>
          <m:sSubPr>
            <m:ctrlPr>
              <w:rPr>
                <w:rFonts w:ascii="Cambria Math" w:hAnsi="Cambria Math"/>
              </w:rPr>
            </m:ctrlPr>
          </m:sSubPr>
          <m:e>
            <m:r>
              <w:rPr>
                <w:rFonts w:ascii="Cambria Math" w:hAnsi="Cambria Math"/>
              </w:rPr>
              <m:t>T</m:t>
            </m:r>
          </m:e>
          <m:sub>
            <m:r>
              <w:rPr>
                <w:rFonts w:ascii="Cambria Math" w:hAnsi="Cambria Math"/>
              </w:rPr>
              <m:t>log</m:t>
            </m:r>
          </m:sub>
        </m:sSub>
      </m:oMath>
      <w:r w:rsidR="008A28CC">
        <w:rPr>
          <w:rFonts w:hint="eastAsia"/>
        </w:rPr>
        <w:t>表示事件日志W中出现的所有事件，即事件</w:t>
      </w:r>
      <w:r w:rsidR="00525B68">
        <w:rPr>
          <w:rFonts w:hint="eastAsia"/>
        </w:rPr>
        <w:t>{</w:t>
      </w:r>
      <w:r w:rsidR="008A28CC">
        <w:rPr>
          <w:rFonts w:hint="eastAsia"/>
        </w:rPr>
        <w:t>A</w:t>
      </w:r>
      <w:r w:rsidR="00525B68">
        <w:t>,</w:t>
      </w:r>
      <w:r w:rsidR="008A28CC">
        <w:rPr>
          <w:rFonts w:hint="eastAsia"/>
        </w:rPr>
        <w:t>C</w:t>
      </w:r>
      <w:r w:rsidR="00525B68">
        <w:t>,</w:t>
      </w:r>
      <w:r w:rsidR="008A28CC">
        <w:rPr>
          <w:rFonts w:hint="eastAsia"/>
        </w:rPr>
        <w:t>D</w:t>
      </w:r>
      <w:r w:rsidR="00525B68">
        <w:t>,</w:t>
      </w:r>
      <w:r w:rsidR="008A28CC">
        <w:rPr>
          <w:rFonts w:hint="eastAsia"/>
        </w:rPr>
        <w:t>E</w:t>
      </w:r>
      <w:r w:rsidR="00525B68">
        <w:t>,</w:t>
      </w:r>
      <w:r w:rsidR="008A28CC">
        <w:rPr>
          <w:rFonts w:hint="eastAsia"/>
        </w:rPr>
        <w:t>G</w:t>
      </w:r>
      <w:r w:rsidR="00525B68">
        <w:t>,</w:t>
      </w:r>
      <w:r w:rsidR="008A28CC">
        <w:rPr>
          <w:rFonts w:hint="eastAsia"/>
        </w:rPr>
        <w:t>I</w:t>
      </w:r>
      <w:r w:rsidR="00525B68">
        <w:t>,</w:t>
      </w:r>
      <w:r w:rsidR="008A28CC">
        <w:rPr>
          <w:rFonts w:hint="eastAsia"/>
        </w:rPr>
        <w:t>F</w:t>
      </w:r>
      <w:r w:rsidR="00525B68">
        <w:t>}</w:t>
      </w:r>
      <w:r w:rsidR="008A28CC">
        <w:rPr>
          <w:rFonts w:hint="eastAsia"/>
        </w:rPr>
        <w:t>是事件日志W中出现的所有事件。</w:t>
      </w:r>
    </w:p>
    <w:p w:rsidR="008A28CC" w:rsidRDefault="008A28CC" w:rsidP="00320CA8">
      <w:pPr>
        <w:pStyle w:val="ab"/>
        <w:spacing w:beforeLines="0" w:before="0" w:afterLines="0" w:after="0" w:line="400" w:lineRule="exact"/>
      </w:pPr>
      <w:r>
        <w:t>第二步是计算</w:t>
      </w:r>
      <w:r>
        <w:rPr>
          <w:rFonts w:hint="eastAsia"/>
        </w:rPr>
        <w:t>所有处在短循环中的事件</w:t>
      </w:r>
      <m:oMath>
        <m:sSub>
          <m:sSubPr>
            <m:ctrlPr>
              <w:rPr>
                <w:rFonts w:ascii="Cambria Math" w:hAnsi="Cambria Math"/>
              </w:rPr>
            </m:ctrlPr>
          </m:sSubPr>
          <m:e>
            <m:r>
              <w:rPr>
                <w:rFonts w:ascii="Cambria Math" w:hAnsi="Cambria Math"/>
              </w:rPr>
              <m:t>L1L</m:t>
            </m:r>
          </m:e>
          <m:sub>
            <m:r>
              <w:rPr>
                <w:rFonts w:ascii="Cambria Math" w:hAnsi="Cambria Math"/>
              </w:rPr>
              <m:t>raw</m:t>
            </m:r>
          </m:sub>
        </m:sSub>
      </m:oMath>
      <w:r>
        <w:rPr>
          <w:rFonts w:hint="eastAsia"/>
        </w:rPr>
        <w:t>:</w:t>
      </w:r>
    </w:p>
    <w:p w:rsidR="008A28CC" w:rsidRPr="0047593A" w:rsidRDefault="007F666D" w:rsidP="00320CA8">
      <w:pPr>
        <w:pStyle w:val="ab"/>
        <w:spacing w:beforeLines="0" w:before="0" w:afterLines="0" w:after="0" w:line="400" w:lineRule="exact"/>
      </w:pPr>
      <m:oMathPara>
        <m:oMath>
          <m:sSub>
            <m:sSubPr>
              <m:ctrlPr>
                <w:rPr>
                  <w:rFonts w:ascii="Cambria Math" w:hAnsi="Cambria Math"/>
                </w:rPr>
              </m:ctrlPr>
            </m:sSubPr>
            <m:e>
              <m:r>
                <w:rPr>
                  <w:rFonts w:ascii="Cambria Math" w:hAnsi="Cambria Math"/>
                </w:rPr>
                <m:t>L1L</m:t>
              </m:r>
            </m:e>
            <m:sub>
              <m:r>
                <w:rPr>
                  <w:rFonts w:ascii="Cambria Math" w:hAnsi="Cambria Math"/>
                </w:rPr>
                <m:t>raw</m:t>
              </m:r>
            </m:sub>
          </m:sSub>
          <m:r>
            <m:rPr>
              <m:sty m:val="p"/>
            </m:rPr>
            <w:rPr>
              <w:rFonts w:ascii="Cambria Math" w:hAnsi="Cambria Math" w:hint="eastAsia"/>
            </w:rPr>
            <m:t>=</m:t>
          </m:r>
          <m:d>
            <m:dPr>
              <m:begChr m:val="{"/>
              <m:endChr m:val="}"/>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log</m:t>
                  </m:r>
                </m:sub>
              </m:sSub>
              <m:ctrlPr>
                <w:rPr>
                  <w:rFonts w:ascii="Cambria Math" w:hAnsi="Cambria Math"/>
                  <w:i/>
                </w:rPr>
              </m:ctrlPr>
            </m:e>
            <m:e>
              <m:sSub>
                <m:sSubPr>
                  <m:ctrlPr>
                    <w:rPr>
                      <w:rFonts w:ascii="Cambria Math" w:hAnsi="Cambria Math"/>
                      <w:i/>
                    </w:rPr>
                  </m:ctrlPr>
                </m:sSubPr>
                <m:e>
                  <m:r>
                    <w:rPr>
                      <w:rFonts w:ascii="Cambria Math" w:hAnsi="Cambria Math"/>
                    </w:rPr>
                    <m:t>∃</m:t>
                  </m:r>
                </m:e>
                <m:sub>
                  <m:r>
                    <w:rPr>
                      <w:rFonts w:ascii="Cambria Math" w:hAnsi="Cambria Math"/>
                    </w:rPr>
                    <m:t>σ∈</m:t>
                  </m:r>
                  <m:sSub>
                    <m:sSubPr>
                      <m:ctrlPr>
                        <w:rPr>
                          <w:rFonts w:ascii="Cambria Math" w:hAnsi="Cambria Math"/>
                          <w:i/>
                        </w:rPr>
                      </m:ctrlPr>
                    </m:sSubPr>
                    <m:e>
                      <m:r>
                        <w:rPr>
                          <w:rFonts w:ascii="Cambria Math" w:hAnsi="Cambria Math"/>
                        </w:rPr>
                        <m:t>t</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∈W;i∈2,…,n</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r>
            <m:rPr>
              <m:sty m:val="p"/>
            </m:rPr>
            <w:rPr>
              <w:rFonts w:ascii="Cambria Math" w:hAnsi="Cambria Math"/>
            </w:rPr>
            <m:t>=∅</m:t>
          </m:r>
        </m:oMath>
      </m:oMathPara>
    </w:p>
    <w:p w:rsidR="008A28CC" w:rsidRDefault="007F666D" w:rsidP="00320CA8">
      <w:pPr>
        <w:pStyle w:val="ab"/>
        <w:spacing w:beforeLines="0" w:before="0" w:afterLines="0" w:after="0" w:line="400" w:lineRule="exact"/>
      </w:pPr>
      <m:oMath>
        <m:sSub>
          <m:sSubPr>
            <m:ctrlPr>
              <w:rPr>
                <w:rFonts w:ascii="Cambria Math" w:hAnsi="Cambria Math"/>
              </w:rPr>
            </m:ctrlPr>
          </m:sSubPr>
          <m:e>
            <m:r>
              <w:rPr>
                <w:rFonts w:ascii="Cambria Math" w:hAnsi="Cambria Math"/>
              </w:rPr>
              <m:t>L1L</m:t>
            </m:r>
          </m:e>
          <m:sub>
            <m:r>
              <w:rPr>
                <w:rFonts w:ascii="Cambria Math" w:hAnsi="Cambria Math"/>
              </w:rPr>
              <m:t>raw</m:t>
            </m:r>
          </m:sub>
        </m:sSub>
      </m:oMath>
      <w:r w:rsidR="008A28CC">
        <w:rPr>
          <w:rFonts w:hint="eastAsia"/>
        </w:rPr>
        <w:t>表示事件日志W中所有的处于短循环中的日志，但是在本例中，因为没有任务处于短循环中的，因此</w:t>
      </w:r>
      <m:oMath>
        <m:sSub>
          <m:sSubPr>
            <m:ctrlPr>
              <w:rPr>
                <w:rFonts w:ascii="Cambria Math" w:hAnsi="Cambria Math"/>
              </w:rPr>
            </m:ctrlPr>
          </m:sSubPr>
          <m:e>
            <m:r>
              <w:rPr>
                <w:rFonts w:ascii="Cambria Math" w:hAnsi="Cambria Math"/>
              </w:rPr>
              <m:t>L1L</m:t>
            </m:r>
          </m:e>
          <m:sub>
            <m:r>
              <w:rPr>
                <w:rFonts w:ascii="Cambria Math" w:hAnsi="Cambria Math"/>
              </w:rPr>
              <m:t>raw</m:t>
            </m:r>
          </m:sub>
        </m:sSub>
      </m:oMath>
      <w:r w:rsidR="008A28CC">
        <w:rPr>
          <w:rFonts w:hint="eastAsia"/>
        </w:rPr>
        <w:t>是空集</w:t>
      </w:r>
      <m:oMath>
        <m:r>
          <m:rPr>
            <m:sty m:val="p"/>
          </m:rPr>
          <w:rPr>
            <w:rFonts w:ascii="Cambria Math" w:hAnsi="Cambria Math"/>
          </w:rPr>
          <m:t>∅</m:t>
        </m:r>
      </m:oMath>
      <w:r w:rsidR="008A28CC">
        <w:rPr>
          <w:rFonts w:hint="eastAsia"/>
        </w:rPr>
        <w:t>。</w:t>
      </w:r>
    </w:p>
    <w:p w:rsidR="008A28CC" w:rsidRDefault="008A28CC" w:rsidP="00320CA8">
      <w:pPr>
        <w:pStyle w:val="ab"/>
        <w:spacing w:beforeLines="0" w:before="0" w:afterLines="0" w:after="0" w:line="400" w:lineRule="exact"/>
      </w:pPr>
      <w:r>
        <w:t>同理</w:t>
      </w:r>
      <w:r>
        <w:rPr>
          <w:rFonts w:hint="eastAsia"/>
        </w:rPr>
        <w:t>，</w:t>
      </w:r>
      <w:r>
        <w:t>第三步和第四步分别计算</w:t>
      </w:r>
      <w:r>
        <w:rPr>
          <w:rFonts w:hint="eastAsia"/>
        </w:rPr>
        <w:t>同时处于短循环与隐式依赖关系的事件集合</w:t>
      </w:r>
      <m:oMath>
        <m:sSub>
          <m:sSubPr>
            <m:ctrlPr>
              <w:rPr>
                <w:rFonts w:ascii="Cambria Math" w:hAnsi="Cambria Math"/>
              </w:rPr>
            </m:ctrlPr>
          </m:sSubPr>
          <m:e>
            <m:r>
              <w:rPr>
                <w:rFonts w:ascii="Cambria Math" w:hAnsi="Cambria Math"/>
              </w:rPr>
              <m:t>L1L</m:t>
            </m:r>
          </m:e>
          <m:sub>
            <m:r>
              <w:rPr>
                <w:rFonts w:ascii="Cambria Math" w:hAnsi="Cambria Math"/>
              </w:rPr>
              <m:t>free</m:t>
            </m:r>
          </m:sub>
        </m:sSub>
      </m:oMath>
      <w:r>
        <w:t>和仅处于短循环中的事件集合</w:t>
      </w:r>
      <m:oMath>
        <m:r>
          <w:rPr>
            <w:rFonts w:ascii="Cambria Math" w:hAnsi="Cambria Math"/>
          </w:rPr>
          <m:t>L1L</m:t>
        </m:r>
      </m:oMath>
      <w:r>
        <w:rPr>
          <w:rFonts w:hint="eastAsia"/>
        </w:rPr>
        <w:t>，</w:t>
      </w:r>
      <w:r>
        <w:t>由于本例中没有处于短循环中的事件</w:t>
      </w:r>
      <w:r>
        <w:rPr>
          <w:rFonts w:hint="eastAsia"/>
        </w:rPr>
        <w:t>，</w:t>
      </w:r>
      <w:r>
        <w:t>因此</w:t>
      </w:r>
      <w:r>
        <w:rPr>
          <w:rFonts w:hint="eastAsia"/>
        </w:rPr>
        <w:t>集合</w:t>
      </w:r>
      <m:oMath>
        <m:sSub>
          <m:sSubPr>
            <m:ctrlPr>
              <w:rPr>
                <w:rFonts w:ascii="Cambria Math" w:hAnsi="Cambria Math"/>
              </w:rPr>
            </m:ctrlPr>
          </m:sSubPr>
          <m:e>
            <m:r>
              <w:rPr>
                <w:rFonts w:ascii="Cambria Math" w:hAnsi="Cambria Math"/>
              </w:rPr>
              <m:t>L1L</m:t>
            </m:r>
          </m:e>
          <m:sub>
            <m:r>
              <w:rPr>
                <w:rFonts w:ascii="Cambria Math" w:hAnsi="Cambria Math"/>
              </w:rPr>
              <m:t>free</m:t>
            </m:r>
          </m:sub>
        </m:sSub>
      </m:oMath>
      <w:r>
        <w:rPr>
          <w:rFonts w:hint="eastAsia"/>
        </w:rPr>
        <w:t>和集合</w:t>
      </w:r>
      <m:oMath>
        <m:r>
          <w:rPr>
            <w:rFonts w:ascii="Cambria Math" w:hAnsi="Cambria Math"/>
          </w:rPr>
          <m:t>L1L</m:t>
        </m:r>
      </m:oMath>
      <w:r>
        <w:rPr>
          <w:rFonts w:hint="eastAsia"/>
        </w:rPr>
        <w:t>均为空集</w:t>
      </w:r>
      <m:oMath>
        <m:r>
          <m:rPr>
            <m:sty m:val="p"/>
          </m:rPr>
          <w:rPr>
            <w:rFonts w:ascii="Cambria Math" w:hAnsi="Cambria Math"/>
          </w:rPr>
          <m:t>∅</m:t>
        </m:r>
      </m:oMath>
      <w:r>
        <w:rPr>
          <w:rFonts w:hint="eastAsia"/>
        </w:rPr>
        <w:t>，即有</w:t>
      </w:r>
      <m:oMath>
        <m:sSub>
          <m:sSubPr>
            <m:ctrlPr>
              <w:rPr>
                <w:rFonts w:ascii="Cambria Math" w:hAnsi="Cambria Math"/>
              </w:rPr>
            </m:ctrlPr>
          </m:sSubPr>
          <m:e>
            <m:r>
              <w:rPr>
                <w:rFonts w:ascii="Cambria Math" w:hAnsi="Cambria Math"/>
              </w:rPr>
              <m:t>L1L</m:t>
            </m:r>
          </m:e>
          <m:sub>
            <m:r>
              <w:rPr>
                <w:rFonts w:ascii="Cambria Math" w:hAnsi="Cambria Math"/>
              </w:rPr>
              <m:t>free</m:t>
            </m:r>
          </m:sub>
        </m:sSub>
        <m:r>
          <w:rPr>
            <w:rFonts w:ascii="Cambria Math" w:hAnsi="Cambria Math" w:hint="eastAsia"/>
          </w:rPr>
          <m:t>=</m:t>
        </m:r>
        <m:r>
          <m:rPr>
            <m:sty m:val="p"/>
          </m:rPr>
          <w:rPr>
            <w:rFonts w:ascii="Cambria Math" w:hAnsi="Cambria Math"/>
          </w:rPr>
          <m:t>∅</m:t>
        </m:r>
      </m:oMath>
      <w:r>
        <w:t>和</w:t>
      </w:r>
      <m:oMath>
        <m:r>
          <w:rPr>
            <w:rFonts w:ascii="Cambria Math" w:hAnsi="Cambria Math"/>
          </w:rPr>
          <m:t>L1L</m:t>
        </m:r>
        <m:r>
          <w:rPr>
            <w:rFonts w:ascii="Cambria Math" w:hAnsi="Cambria Math" w:hint="eastAsia"/>
          </w:rPr>
          <m:t>=</m:t>
        </m:r>
        <m:r>
          <m:rPr>
            <m:sty m:val="p"/>
          </m:rPr>
          <w:rPr>
            <w:rFonts w:ascii="Cambria Math" w:hAnsi="Cambria Math"/>
          </w:rPr>
          <m:t>∅</m:t>
        </m:r>
      </m:oMath>
      <w:r>
        <w:rPr>
          <w:rFonts w:hint="eastAsia"/>
        </w:rPr>
        <w:t>。</w:t>
      </w:r>
    </w:p>
    <w:p w:rsidR="008A28CC" w:rsidRDefault="008A28CC" w:rsidP="00320CA8">
      <w:pPr>
        <w:pStyle w:val="ab"/>
        <w:spacing w:beforeLines="0" w:before="0" w:afterLines="0" w:after="0" w:line="400" w:lineRule="exact"/>
      </w:pPr>
      <w:r>
        <w:t>第五步是将事件日志中所有短循环事件从事件日志W</w:t>
      </w:r>
      <w:r>
        <w:rPr>
          <w:rFonts w:hint="eastAsia"/>
        </w:rPr>
        <w:t>中剔除，构造剔除以后的事件日志</w:t>
      </w:r>
      <m:oMath>
        <m:sSub>
          <m:sSubPr>
            <m:ctrlPr>
              <w:rPr>
                <w:rFonts w:ascii="Cambria Math" w:hAnsi="Cambria Math"/>
              </w:rPr>
            </m:ctrlPr>
          </m:sSubPr>
          <m:e>
            <m:r>
              <w:rPr>
                <w:rFonts w:ascii="Cambria Math" w:hAnsi="Cambria Math"/>
              </w:rPr>
              <m:t>W</m:t>
            </m:r>
          </m:e>
          <m:sub>
            <m:r>
              <w:rPr>
                <w:rFonts w:ascii="Cambria Math" w:hAnsi="Cambria Math"/>
              </w:rPr>
              <m:t>-L1L</m:t>
            </m:r>
          </m:sub>
        </m:sSub>
      </m:oMath>
      <w:r>
        <w:rPr>
          <w:rFonts w:hint="eastAsia"/>
        </w:rPr>
        <w:t>.</w:t>
      </w:r>
    </w:p>
    <w:p w:rsidR="008A28CC" w:rsidRPr="00E16081" w:rsidRDefault="007F666D" w:rsidP="00320CA8">
      <w:pPr>
        <w:pStyle w:val="ab"/>
        <w:spacing w:beforeLines="0" w:before="0" w:afterLines="0" w:after="0" w:line="400" w:lineRule="exact"/>
      </w:pPr>
      <m:oMathPara>
        <m:oMath>
          <m:sSub>
            <m:sSubPr>
              <m:ctrlPr>
                <w:rPr>
                  <w:rFonts w:ascii="Cambria Math" w:hAnsi="Cambria Math"/>
                </w:rPr>
              </m:ctrlPr>
            </m:sSubPr>
            <m:e>
              <m:r>
                <w:rPr>
                  <w:rFonts w:ascii="Cambria Math" w:hAnsi="Cambria Math"/>
                </w:rPr>
                <m:t>W</m:t>
              </m:r>
            </m:e>
            <m:sub>
              <m:r>
                <w:rPr>
                  <w:rFonts w:ascii="Cambria Math" w:hAnsi="Cambria Math"/>
                </w:rPr>
                <m:t>-L1L</m:t>
              </m:r>
            </m:sub>
          </m:sSub>
          <m:r>
            <w:rPr>
              <w:rFonts w:ascii="Cambria Math" w:hAnsi="Cambria Math"/>
            </w:rPr>
            <m:t>=removeL1L</m:t>
          </m:r>
          <m:d>
            <m:dPr>
              <m:ctrlPr>
                <w:rPr>
                  <w:rFonts w:ascii="Cambria Math" w:hAnsi="Cambria Math"/>
                  <w:i/>
                </w:rPr>
              </m:ctrlPr>
            </m:dPr>
            <m:e>
              <m:r>
                <w:rPr>
                  <w:rFonts w:ascii="Cambria Math" w:hAnsi="Cambria Math"/>
                </w:rPr>
                <m:t>W,L1L</m:t>
              </m:r>
            </m:e>
          </m:d>
          <m:r>
            <w:rPr>
              <w:rFonts w:ascii="Cambria Math" w:hAnsi="Cambria Math"/>
            </w:rPr>
            <m:t>={</m:t>
          </m:r>
          <m:sSup>
            <m:sSupPr>
              <m:ctrlPr>
                <w:rPr>
                  <w:rFonts w:ascii="Cambria Math" w:hAnsi="Cambria Math"/>
                </w:rPr>
              </m:ctrlPr>
            </m:sSupPr>
            <m:e>
              <m:r>
                <m:rPr>
                  <m:sty m:val="p"/>
                </m:rPr>
                <w:rPr>
                  <w:rFonts w:ascii="Cambria Math" w:hAnsi="Cambria Math"/>
                </w:rPr>
                <m:t>AF</m:t>
              </m:r>
            </m:e>
            <m:sup>
              <m:r>
                <w:rPr>
                  <w:rFonts w:ascii="Cambria Math" w:hAnsi="Cambria Math"/>
                </w:rPr>
                <m:t>2</m:t>
              </m:r>
            </m:sup>
          </m:sSup>
          <m:r>
            <m:rPr>
              <m:sty m:val="p"/>
            </m:rPr>
            <w:rPr>
              <w:rFonts w:ascii="Cambria Math" w:hAnsi="Cambria Math"/>
            </w:rPr>
            <m:t>,ADEG,ACDEGI</m:t>
          </m:r>
          <m:r>
            <w:rPr>
              <w:rFonts w:ascii="Cambria Math" w:hAnsi="Cambria Math"/>
            </w:rPr>
            <m:t>}</m:t>
          </m:r>
        </m:oMath>
      </m:oMathPara>
    </w:p>
    <w:p w:rsidR="008A28CC" w:rsidRDefault="008A28CC" w:rsidP="00320CA8">
      <w:pPr>
        <w:pStyle w:val="ab"/>
        <w:spacing w:beforeLines="0" w:before="0" w:afterLines="0" w:after="0" w:line="400" w:lineRule="exact"/>
      </w:pPr>
      <w:r>
        <w:t>因为本例中不含有短循环的事件</w:t>
      </w:r>
      <w:r>
        <w:rPr>
          <w:rFonts w:hint="eastAsia"/>
        </w:rPr>
        <w:t>，</w:t>
      </w:r>
      <w:r>
        <w:t>因此</w:t>
      </w:r>
      <w:r w:rsidR="00C72E9B">
        <w:rPr>
          <w:rFonts w:hint="eastAsia"/>
        </w:rPr>
        <w:t>除</w:t>
      </w:r>
      <w:r>
        <w:t>去了短循环任务后的事件日志</w:t>
      </w:r>
      <m:oMath>
        <m:sSub>
          <m:sSubPr>
            <m:ctrlPr>
              <w:rPr>
                <w:rFonts w:ascii="Cambria Math" w:hAnsi="Cambria Math"/>
              </w:rPr>
            </m:ctrlPr>
          </m:sSubPr>
          <m:e>
            <m:r>
              <w:rPr>
                <w:rFonts w:ascii="Cambria Math" w:hAnsi="Cambria Math"/>
              </w:rPr>
              <m:t>W</m:t>
            </m:r>
          </m:e>
          <m:sub>
            <m:r>
              <w:rPr>
                <w:rFonts w:ascii="Cambria Math" w:hAnsi="Cambria Math"/>
              </w:rPr>
              <m:t>-L1L</m:t>
            </m:r>
          </m:sub>
        </m:sSub>
      </m:oMath>
      <w:r>
        <w:t>与原始的事件日志</w:t>
      </w:r>
      <m:oMath>
        <m:r>
          <w:rPr>
            <w:rFonts w:ascii="Cambria Math" w:hAnsi="Cambria Math"/>
          </w:rPr>
          <m:t>W</m:t>
        </m:r>
      </m:oMath>
      <w:r>
        <w:t>是相同的</w:t>
      </w:r>
      <w:r>
        <w:rPr>
          <w:rFonts w:hint="eastAsia"/>
        </w:rPr>
        <w:t>，</w:t>
      </w:r>
      <w:r>
        <w:t>即有</w:t>
      </w:r>
      <w:bookmarkStart w:id="91" w:name="OLE_LINK54"/>
      <w:bookmarkStart w:id="92" w:name="OLE_LINK55"/>
      <m:oMath>
        <m:sSub>
          <m:sSubPr>
            <m:ctrlPr>
              <w:rPr>
                <w:rFonts w:ascii="Cambria Math" w:hAnsi="Cambria Math"/>
              </w:rPr>
            </m:ctrlPr>
          </m:sSubPr>
          <m:e>
            <m:r>
              <w:rPr>
                <w:rFonts w:ascii="Cambria Math" w:hAnsi="Cambria Math"/>
              </w:rPr>
              <m:t>W</m:t>
            </m:r>
          </m:e>
          <m:sub>
            <m:r>
              <w:rPr>
                <w:rFonts w:ascii="Cambria Math" w:hAnsi="Cambria Math"/>
              </w:rPr>
              <m:t>-L1L</m:t>
            </m:r>
          </m:sub>
        </m:sSub>
        <w:bookmarkEnd w:id="91"/>
        <w:bookmarkEnd w:id="92"/>
        <m:r>
          <w:rPr>
            <w:rFonts w:ascii="Cambria Math" w:hAnsi="Cambria Math"/>
          </w:rPr>
          <m:t>={</m:t>
        </m:r>
        <m:sSup>
          <m:sSupPr>
            <m:ctrlPr>
              <w:rPr>
                <w:rFonts w:ascii="Cambria Math" w:hAnsi="Cambria Math"/>
              </w:rPr>
            </m:ctrlPr>
          </m:sSupPr>
          <m:e>
            <m:r>
              <m:rPr>
                <m:sty m:val="p"/>
              </m:rPr>
              <w:rPr>
                <w:rFonts w:ascii="Cambria Math" w:hAnsi="Cambria Math"/>
              </w:rPr>
              <m:t>AF</m:t>
            </m:r>
          </m:e>
          <m:sup>
            <m:r>
              <w:rPr>
                <w:rFonts w:ascii="Cambria Math" w:hAnsi="Cambria Math"/>
              </w:rPr>
              <m:t>2</m:t>
            </m:r>
          </m:sup>
        </m:sSup>
        <m:r>
          <m:rPr>
            <m:sty m:val="p"/>
          </m:rPr>
          <w:rPr>
            <w:rFonts w:ascii="Cambria Math" w:hAnsi="Cambria Math"/>
          </w:rPr>
          <m:t>,ADEG,ACDEGI</m:t>
        </m:r>
        <m:r>
          <w:rPr>
            <w:rFonts w:ascii="Cambria Math" w:hAnsi="Cambria Math"/>
          </w:rPr>
          <m:t>}</m:t>
        </m:r>
      </m:oMath>
      <w:r>
        <w:rPr>
          <w:rFonts w:hint="eastAsia"/>
        </w:rPr>
        <w:t>。</w:t>
      </w:r>
    </w:p>
    <w:p w:rsidR="008A28CC" w:rsidRDefault="008A28CC" w:rsidP="00320CA8">
      <w:pPr>
        <w:pStyle w:val="ab"/>
        <w:spacing w:beforeLines="0" w:before="0" w:afterLines="0" w:after="0" w:line="400" w:lineRule="exact"/>
      </w:pPr>
      <w:r>
        <w:t>第六步是利用改进的</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t>算法</w:t>
      </w:r>
      <w:r>
        <w:rPr>
          <w:rFonts w:hint="eastAsia"/>
        </w:rPr>
        <w:t>挖掘事件日志</w:t>
      </w:r>
      <m:oMath>
        <m:sSub>
          <m:sSubPr>
            <m:ctrlPr>
              <w:rPr>
                <w:rFonts w:ascii="Cambria Math" w:hAnsi="Cambria Math"/>
              </w:rPr>
            </m:ctrlPr>
          </m:sSubPr>
          <m:e>
            <m:r>
              <w:rPr>
                <w:rFonts w:ascii="Cambria Math" w:hAnsi="Cambria Math"/>
              </w:rPr>
              <m:t>W</m:t>
            </m:r>
          </m:e>
          <m:sub>
            <m:r>
              <w:rPr>
                <w:rFonts w:ascii="Cambria Math" w:hAnsi="Cambria Math"/>
              </w:rPr>
              <m:t>-L1L</m:t>
            </m:r>
          </m:sub>
        </m:sSub>
      </m:oMath>
      <w:r>
        <w:rPr>
          <w:rFonts w:hint="eastAsia"/>
        </w:rPr>
        <w:t>，这里的改进是指3.2节针对虚假依赖与并行结构相互干扰的情形。</w:t>
      </w:r>
    </w:p>
    <w:p w:rsidR="008A28CC" w:rsidRPr="00F1031F" w:rsidRDefault="007F666D" w:rsidP="00320CA8">
      <w:pPr>
        <w:pStyle w:val="ab"/>
        <w:spacing w:beforeLines="0" w:before="0" w:afterLines="0" w:after="0" w:line="400" w:lineRule="exact"/>
        <w:ind w:left="482" w:firstLineChars="0" w:firstLine="0"/>
      </w:pPr>
      <m:oMathPara>
        <m:oMath>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improved</m:t>
              </m:r>
            </m:sub>
            <m:sup>
              <m:r>
                <w:rPr>
                  <w:rFonts w:ascii="Cambria Math" w:hAnsi="Cambria Math"/>
                </w:rPr>
                <m:t>#</m:t>
              </m:r>
            </m:sup>
          </m:sSubSup>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oMath>
      </m:oMathPara>
    </w:p>
    <w:p w:rsidR="008A28CC" w:rsidRDefault="008A28CC" w:rsidP="00320CA8">
      <w:pPr>
        <w:pStyle w:val="ab"/>
        <w:spacing w:beforeLines="0" w:before="0" w:afterLines="0" w:after="0" w:line="400" w:lineRule="exact"/>
      </w:pPr>
      <w:r>
        <w:rPr>
          <w:rFonts w:hint="eastAsia"/>
        </w:rPr>
        <w:t>其中有</w:t>
      </w:r>
    </w:p>
    <w:p w:rsidR="008A28CC" w:rsidRPr="000B608D" w:rsidRDefault="007F666D"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P0,P1,P2,P5,P6,P7,P8</m:t>
            </m:r>
          </m:e>
        </m:d>
      </m:oMath>
    </w:p>
    <w:p w:rsidR="008A28CC" w:rsidRPr="000B608D" w:rsidRDefault="007F666D"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A,C,D,E,G,I</m:t>
            </m:r>
          </m:e>
        </m:d>
      </m:oMath>
    </w:p>
    <w:p w:rsidR="008A28CC" w:rsidRPr="000B608D" w:rsidRDefault="007F666D"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d>
          <m:dPr>
            <m:begChr m:val="{"/>
            <m:endChr m:val="}"/>
            <m:ctrlPr>
              <w:rPr>
                <w:rFonts w:ascii="Cambria Math" w:hAnsi="Cambria Math"/>
                <w:i/>
              </w:rPr>
            </m:ctrlPr>
          </m:dPr>
          <m:e>
            <m:r>
              <w:rPr>
                <w:rFonts w:ascii="Cambria Math" w:hAnsi="Cambria Math"/>
              </w:rPr>
              <m:t>I1,I2</m:t>
            </m:r>
          </m:e>
        </m:d>
      </m:oMath>
    </w:p>
    <w:p w:rsidR="008A28CC" w:rsidRDefault="007F666D" w:rsidP="00320CA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={P0→A,A→P1,P1→I1,P1→C,I1→P5,C→P5,P5→D,D→P6,P6→E,E→P7,P7→G,G→P2,P2→I2, P2</m:t>
        </m:r>
        <m:r>
          <w:rPr>
            <w:rFonts w:ascii="Cambria Math" w:hAnsi="MS Mincho" w:cs="MS Mincho"/>
          </w:rPr>
          <m:t>→</m:t>
        </m:r>
        <m:r>
          <w:rPr>
            <w:rFonts w:ascii="Cambria Math" w:hAnsi="Cambria Math"/>
          </w:rPr>
          <m:t>I,I→P8,I2→P8,P1→F,F→P8}</m:t>
        </m:r>
      </m:oMath>
    </w:p>
    <w:p w:rsidR="008A28CC" w:rsidRDefault="007F666D" w:rsidP="00320CA8">
      <w:pPr>
        <w:pStyle w:val="ab"/>
        <w:spacing w:beforeLines="0" w:before="0" w:afterLines="0" w:after="0" w:line="400" w:lineRule="exact"/>
      </w:pPr>
      <m:oMath>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rPr>
          <w:rFonts w:hint="eastAsia"/>
        </w:rPr>
        <w:t>表示挖掘出的流程模型中的库所</w:t>
      </w:r>
      <w:r w:rsidR="00C72E9B">
        <w:rPr>
          <w:rFonts w:hint="eastAsia"/>
        </w:rPr>
        <w:t>集合</w:t>
      </w:r>
      <w:r w:rsidR="008A28CC">
        <w:rPr>
          <w:rFonts w:hint="eastAsia"/>
        </w:rPr>
        <w:t>，</w:t>
      </w:r>
      <m:oMath>
        <m:sSub>
          <m:sSubPr>
            <m:ctrlPr>
              <w:rPr>
                <w:rFonts w:ascii="Cambria Math" w:hAnsi="Cambria Math"/>
              </w:rPr>
            </m:ctrlPr>
          </m:sSubPr>
          <m:e>
            <m:sSub>
              <m:sSubPr>
                <m:ctrlPr>
                  <w:rPr>
                    <w:rFonts w:ascii="Cambria Math" w:hAnsi="Cambria Math"/>
                    <w:i/>
                  </w:rPr>
                </m:ctrlPr>
              </m:sSubPr>
              <m:e>
                <m:r>
                  <w:rPr>
                    <w:rFonts w:ascii="Cambria Math" w:hAnsi="Cambria Math"/>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挖掘出来的模型中的变迁</w:t>
      </w:r>
      <w:r w:rsidR="00C72E9B">
        <w:rPr>
          <w:rFonts w:hint="eastAsia"/>
        </w:rPr>
        <w:t>集合</w:t>
      </w:r>
      <w:r w:rsidR="008A28CC">
        <w:rPr>
          <w:rFonts w:hint="eastAsia"/>
        </w:rPr>
        <w:t>，</w:t>
      </w:r>
      <m:oMath>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表示挖掘出来的流程模型中的不可见任务构成的变迁</w:t>
      </w:r>
      <w:r w:rsidR="00C72E9B">
        <w:rPr>
          <w:rFonts w:hint="eastAsia"/>
        </w:rPr>
        <w:t>集合</w:t>
      </w:r>
      <w:r w:rsidR="008A28CC">
        <w:rPr>
          <w:rFonts w:hint="eastAsia"/>
        </w:rPr>
        <w:t>，</w:t>
      </w: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表示挖掘出来的模型中的边</w:t>
      </w:r>
      <w:r w:rsidR="00FD7981">
        <w:rPr>
          <w:rFonts w:hint="eastAsia"/>
        </w:rPr>
        <w:t>集合</w:t>
      </w:r>
      <w:r w:rsidR="008A28CC">
        <w:rPr>
          <w:rFonts w:hint="eastAsia"/>
        </w:rPr>
        <w:t>。</w:t>
      </w:r>
      <w:r w:rsidR="008A28CC" w:rsidRPr="00320CA8">
        <w:rPr>
          <w:rFonts w:hint="eastAsia"/>
        </w:rPr>
        <w:t>图</w:t>
      </w:r>
      <w:r w:rsidR="00320CA8" w:rsidRPr="00320CA8">
        <w:rPr>
          <w:rFonts w:hint="eastAsia"/>
        </w:rPr>
        <w:t>3</w:t>
      </w:r>
      <w:r w:rsidR="00320CA8" w:rsidRPr="00320CA8">
        <w:t>.13</w:t>
      </w:r>
      <w:r w:rsidR="008A28CC" w:rsidRPr="00320CA8">
        <w:rPr>
          <w:rFonts w:hint="eastAsia"/>
        </w:rPr>
        <w:t>为在第六步中挖掘所得的流程模型，</w:t>
      </w:r>
      <w:r w:rsidR="008A28CC">
        <w:rPr>
          <w:rFonts w:hint="eastAsia"/>
        </w:rPr>
        <w:t>可以看到改进的</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8A28CC">
        <w:t>算法已经挖掘出一个流程模型</w:t>
      </w:r>
      <w:r w:rsidR="008A28CC">
        <w:rPr>
          <w:rFonts w:hint="eastAsia"/>
        </w:rPr>
        <w:t>。</w:t>
      </w:r>
      <w:r w:rsidR="008A28CC">
        <w:t>但是这个模型中存在行为较原始日志W多的问题</w:t>
      </w:r>
      <w:r w:rsidR="008A28CC">
        <w:rPr>
          <w:rFonts w:hint="eastAsia"/>
        </w:rPr>
        <w:t>，</w:t>
      </w:r>
      <w:r w:rsidR="008A28CC">
        <w:t>除了原始日志W中含有的四条事件轨迹外</w:t>
      </w:r>
      <w:r w:rsidR="008A28CC">
        <w:rPr>
          <w:rFonts w:hint="eastAsia"/>
        </w:rPr>
        <w:t>，事件轨迹</w:t>
      </w:r>
      <w:r w:rsidR="008A28CC">
        <w:rPr>
          <w:rFonts w:hint="eastAsia"/>
        </w:rPr>
        <w:lastRenderedPageBreak/>
        <w:t>A</w:t>
      </w:r>
      <w:r w:rsidR="008A28CC">
        <w:t>CDEG和ADEGI均是这个模型的合理事件轨迹</w:t>
      </w:r>
      <w:r w:rsidR="008A28CC">
        <w:rPr>
          <w:rFonts w:hint="eastAsia"/>
        </w:rPr>
        <w:t>。</w:t>
      </w:r>
    </w:p>
    <w:p w:rsidR="008A28CC" w:rsidRPr="0090619C" w:rsidRDefault="008A28CC" w:rsidP="00320CA8">
      <w:pPr>
        <w:pStyle w:val="ab"/>
        <w:spacing w:beforeLines="0" w:before="0" w:afterLines="0" w:after="0" w:line="400" w:lineRule="exact"/>
      </w:pPr>
    </w:p>
    <w:p w:rsidR="008A28CC" w:rsidRDefault="008A28CC" w:rsidP="001151FF">
      <w:pPr>
        <w:pStyle w:val="ab"/>
        <w:spacing w:beforeLines="0" w:before="0" w:afterLines="0" w:after="0"/>
      </w:pPr>
      <w:r>
        <w:rPr>
          <w:rFonts w:hint="eastAsia"/>
          <w:noProof/>
        </w:rPr>
        <w:drawing>
          <wp:inline distT="0" distB="0" distL="0" distR="0" wp14:anchorId="78329958" wp14:editId="4831C2EC">
            <wp:extent cx="5486400" cy="136652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ph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1366520"/>
                    </a:xfrm>
                    <a:prstGeom prst="rect">
                      <a:avLst/>
                    </a:prstGeom>
                  </pic:spPr>
                </pic:pic>
              </a:graphicData>
            </a:graphic>
          </wp:inline>
        </w:drawing>
      </w:r>
    </w:p>
    <w:p w:rsidR="008A28CC" w:rsidRDefault="008A28CC" w:rsidP="00320CA8">
      <w:pPr>
        <w:pStyle w:val="ab"/>
        <w:spacing w:beforeLines="0" w:before="0" w:afterLines="0" w:after="0" w:line="400" w:lineRule="exact"/>
        <w:ind w:firstLine="440"/>
        <w:jc w:val="center"/>
        <w:rPr>
          <w:sz w:val="22"/>
          <w:szCs w:val="22"/>
        </w:rPr>
      </w:pPr>
      <w:r w:rsidRPr="00320CA8">
        <w:rPr>
          <w:rFonts w:hint="eastAsia"/>
          <w:sz w:val="22"/>
          <w:szCs w:val="22"/>
        </w:rPr>
        <w:t>图</w:t>
      </w:r>
      <w:r w:rsidR="00320CA8" w:rsidRPr="00320CA8">
        <w:rPr>
          <w:rFonts w:hint="eastAsia"/>
          <w:sz w:val="22"/>
          <w:szCs w:val="22"/>
        </w:rPr>
        <w:t>3</w:t>
      </w:r>
      <w:r w:rsidR="00320CA8" w:rsidRPr="00320CA8">
        <w:rPr>
          <w:sz w:val="22"/>
          <w:szCs w:val="22"/>
        </w:rPr>
        <w:t>.13</w:t>
      </w:r>
      <w:r w:rsidRPr="00320CA8">
        <w:rPr>
          <w:sz w:val="22"/>
          <w:szCs w:val="22"/>
        </w:rPr>
        <w:t xml:space="preserve"> 第六步挖掘获得的流程模型</w:t>
      </w:r>
    </w:p>
    <w:p w:rsidR="008A28CC" w:rsidRDefault="008A28CC" w:rsidP="00320CA8">
      <w:pPr>
        <w:pStyle w:val="ab"/>
        <w:spacing w:beforeLines="0" w:before="0" w:afterLines="0" w:after="0" w:line="400" w:lineRule="exact"/>
      </w:pPr>
      <w:r>
        <w:rPr>
          <w:rFonts w:hint="eastAsia"/>
        </w:rPr>
        <w:t>第七步是计算与不可见任务相关的可达关系</w:t>
      </w:r>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Pr>
          <w:rFonts w:hint="eastAsia"/>
        </w:rPr>
        <w:t>。</w:t>
      </w:r>
    </w:p>
    <w:p w:rsidR="008A28CC" w:rsidRPr="00ED3FF7" w:rsidRDefault="007F666D" w:rsidP="00320CA8">
      <w:pPr>
        <w:pStyle w:val="ab"/>
        <w:spacing w:beforeLines="0" w:before="0" w:afterLines="0" w:after="0" w:line="400" w:lineRule="exact"/>
        <w:ind w:left="480" w:firstLineChars="0" w:firstLine="0"/>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=getReachableDependecy</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MS Mincho" w:hAnsi="MS Mincho" w:cs="MS Mincho"/>
                    </w:rPr>
                    <m:t>-</m:t>
                  </m:r>
                  <m:r>
                    <w:rPr>
                      <w:rFonts w:ascii="Cambria Math" w:hAnsi="Cambria Math"/>
                    </w:rPr>
                    <m:t>L1L</m:t>
                  </m:r>
                </m:sub>
              </m:sSub>
            </m:e>
          </m:d>
          <m:r>
            <w:rPr>
              <w:rFonts w:ascii="Cambria Math" w:hAnsi="Cambria Math"/>
            </w:rPr>
            <m:t>={A≻I1,I1≻D,I1≻E,I1≻G,I1≻I,I1≻I2,A≻I2,C≻I2,D≻I2,E≻I2,G≻I2}</m:t>
          </m:r>
        </m:oMath>
      </m:oMathPara>
    </w:p>
    <w:p w:rsidR="008A28CC" w:rsidRDefault="007F666D" w:rsidP="00320CA8">
      <w:pPr>
        <w:pStyle w:val="ab"/>
        <w:spacing w:beforeLines="0" w:before="0" w:afterLines="0" w:after="0" w:line="400" w:lineRule="exact"/>
      </w:pPr>
      <m:oMath>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oMath>
      <w:r w:rsidR="008A28CC">
        <w:t>表示不可见任务相关的可达关系</w:t>
      </w:r>
      <w:r w:rsidR="008A28CC">
        <w:rPr>
          <w:rFonts w:hint="eastAsia"/>
        </w:rPr>
        <w:t>。</w:t>
      </w:r>
      <w:r w:rsidR="008A28CC">
        <w:t>在本例中</w:t>
      </w:r>
      <w:r w:rsidR="008A28CC">
        <w:rPr>
          <w:rFonts w:hint="eastAsia"/>
        </w:rPr>
        <w:t>，</w:t>
      </w:r>
      <w:r w:rsidR="008A28CC">
        <w:t>有两个不可见任务I1和I2</w:t>
      </w:r>
      <w:r w:rsidR="008A28CC">
        <w:rPr>
          <w:rFonts w:hint="eastAsia"/>
        </w:rPr>
        <w:t>，通过第3.3节介绍的补充可达关系的方法，可以计算出与不可见任务I</w:t>
      </w:r>
      <w:r w:rsidR="008A28CC">
        <w:t>1和I2相关的可达关系</w:t>
      </w:r>
      <w:r w:rsidR="008A28CC">
        <w:rPr>
          <w:rFonts w:hint="eastAsia"/>
        </w:rPr>
        <w:t>。</w:t>
      </w:r>
    </w:p>
    <w:p w:rsidR="008A28CC" w:rsidRDefault="008A28CC" w:rsidP="00320CA8">
      <w:pPr>
        <w:pStyle w:val="ab"/>
        <w:spacing w:beforeLines="0" w:before="0" w:afterLines="0" w:after="0" w:line="400" w:lineRule="exact"/>
      </w:pPr>
      <w:r>
        <w:t>第八步是计算隐式依赖</w:t>
      </w:r>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oMath>
    </w:p>
    <w:p w:rsidR="008A28CC" w:rsidRPr="004C2691" w:rsidRDefault="007F666D" w:rsidP="00320CA8">
      <w:pPr>
        <w:pStyle w:val="ab"/>
        <w:spacing w:beforeLines="0" w:before="0" w:afterLines="0" w:after="0" w:line="400" w:lineRule="exact"/>
        <w:ind w:left="480" w:firstLineChars="0" w:firstLine="0"/>
      </w:pPr>
      <m:oMathPara>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hint="eastAsia"/>
                        </w:rPr>
                        <m:t>T</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R</m:t>
                      </m:r>
                    </m:e>
                    <m:sub>
                      <m:r>
                        <w:rPr>
                          <w:rFonts w:ascii="Cambria Math" w:hAnsi="Cambria Math" w:hint="eastAsia"/>
                        </w:rPr>
                        <m:t>W</m:t>
                      </m:r>
                    </m:sub>
                  </m:sSub>
                </m:e>
                <m:sub>
                  <m:r>
                    <w:rPr>
                      <w:rFonts w:ascii="MS Mincho" w:hAnsi="MS Mincho" w:cs="MS Mincho"/>
                    </w:rPr>
                    <m:t>-</m:t>
                  </m:r>
                  <m:r>
                    <w:rPr>
                      <w:rFonts w:ascii="Cambria Math" w:hAnsi="Cambria Math"/>
                    </w:rPr>
                    <m:t>L1L</m:t>
                  </m:r>
                </m:sub>
              </m:sSub>
            </m:e>
          </m:d>
          <m:r>
            <w:rPr>
              <w:rFonts w:ascii="Cambria Math" w:hAnsi="Cambria Math" w:hint="eastAsia"/>
            </w:rPr>
            <m:t>={</m:t>
          </m:r>
          <m:r>
            <w:rPr>
              <w:rFonts w:ascii="Cambria Math" w:hAnsi="Cambria Math"/>
            </w:rPr>
            <m:t>I1⟼I2,C⟼I</m:t>
          </m:r>
          <m:r>
            <w:rPr>
              <w:rFonts w:ascii="Cambria Math" w:hAnsi="Cambria Math" w:hint="eastAsia"/>
            </w:rPr>
            <m:t>}</m:t>
          </m:r>
        </m:oMath>
      </m:oMathPara>
    </w:p>
    <w:p w:rsidR="008A28CC" w:rsidRDefault="007F666D" w:rsidP="00F14404">
      <w:pPr>
        <w:pStyle w:val="ab"/>
        <w:spacing w:beforeLines="0" w:before="0" w:afterLines="0" w:after="0" w:line="400" w:lineRule="exact"/>
      </w:pPr>
      <m:oMath>
        <m:sSub>
          <m:sSubPr>
            <m:ctrlPr>
              <w:rPr>
                <w:rFonts w:ascii="Cambria Math" w:hAnsi="Cambria Math"/>
              </w:rPr>
            </m:ctrlPr>
          </m:sSubPr>
          <m:e>
            <m:r>
              <m:rPr>
                <m:sty m:val="p"/>
              </m:rPr>
              <w:rPr>
                <w:rFonts w:ascii="Cambria Math" w:hAnsi="Cambria Math" w:hint="eastAsia"/>
              </w:rPr>
              <m:t>ID</m:t>
            </m:r>
          </m:e>
          <m:sub>
            <m:sSup>
              <m:sSupPr>
                <m:ctrlPr>
                  <w:rPr>
                    <w:rFonts w:ascii="Cambria Math" w:hAnsi="Cambria Math"/>
                    <w:i/>
                  </w:rPr>
                </m:ctrlPr>
              </m:sSupPr>
              <m:e>
                <m:r>
                  <w:rPr>
                    <w:rFonts w:ascii="Cambria Math" w:hAnsi="Cambria Math"/>
                  </w:rPr>
                  <m:t>w</m:t>
                </m:r>
              </m:e>
              <m:sup>
                <m:r>
                  <w:rPr>
                    <w:rFonts w:ascii="Cambria Math" w:hAnsi="Cambria Math"/>
                  </w:rPr>
                  <m:t>-L1L</m:t>
                </m:r>
              </m:sup>
            </m:sSup>
          </m:sub>
        </m:sSub>
      </m:oMath>
      <w:r w:rsidR="008A28CC">
        <w:rPr>
          <w:rFonts w:hint="eastAsia"/>
        </w:rPr>
        <w:t>表示隐式依赖，即对应于流程模型中的非自由选择结构，利用</w:t>
      </w:r>
      <m:oMath>
        <m:sSup>
          <m:sSupPr>
            <m:ctrlPr>
              <w:rPr>
                <w:rFonts w:ascii="Cambria Math" w:hAnsi="Cambria Math"/>
              </w:rPr>
            </m:ctrlPr>
          </m:sSupPr>
          <m:e>
            <m:r>
              <w:rPr>
                <w:rFonts w:ascii="Cambria Math" w:hAnsi="Cambria Math"/>
              </w:rPr>
              <m:t>∝</m:t>
            </m:r>
          </m:e>
          <m:sup>
            <m:r>
              <w:rPr>
                <w:rFonts w:ascii="Cambria Math" w:hAnsi="Cambria Math"/>
              </w:rPr>
              <m:t>++</m:t>
            </m:r>
          </m:sup>
        </m:sSup>
      </m:oMath>
      <w:r w:rsidR="008A28CC">
        <w:rPr>
          <w:rFonts w:hint="eastAsia"/>
        </w:rPr>
        <w:t>提供的方法可以计算出流程模型中存在的隐式依赖</w:t>
      </w:r>
      <m:oMath>
        <m:r>
          <w:rPr>
            <w:rFonts w:ascii="Cambria Math" w:hAnsi="Cambria Math" w:hint="eastAsia"/>
          </w:rPr>
          <m:t>{</m:t>
        </m:r>
        <m:r>
          <w:rPr>
            <w:rFonts w:ascii="Cambria Math" w:hAnsi="Cambria Math"/>
          </w:rPr>
          <m:t>I1⟼I2,C⟼I</m:t>
        </m:r>
        <m:r>
          <w:rPr>
            <w:rFonts w:ascii="Cambria Math" w:hAnsi="Cambria Math" w:hint="eastAsia"/>
          </w:rPr>
          <m:t>}</m:t>
        </m:r>
      </m:oMath>
      <w:r w:rsidR="00F14404">
        <w:rPr>
          <w:rFonts w:hint="eastAsia"/>
        </w:rPr>
        <w:t>.</w:t>
      </w:r>
    </w:p>
    <w:p w:rsidR="00F14404" w:rsidRDefault="008A28CC" w:rsidP="00F14404">
      <w:pPr>
        <w:pStyle w:val="ab"/>
        <w:spacing w:beforeLines="0" w:before="0" w:afterLines="0" w:after="0" w:line="400" w:lineRule="exact"/>
      </w:pPr>
      <w:r>
        <w:rPr>
          <w:rFonts w:hint="eastAsia"/>
        </w:rPr>
        <w:t>第九步是将</w:t>
      </w:r>
      <w:r w:rsidR="00F14404">
        <w:rPr>
          <w:rFonts w:hint="eastAsia"/>
        </w:rPr>
        <w:t>上一步</w:t>
      </w:r>
      <w:r w:rsidR="00F14404">
        <w:t>发现的</w:t>
      </w:r>
      <w:r w:rsidR="00F14404">
        <w:rPr>
          <w:rFonts w:hint="eastAsia"/>
        </w:rPr>
        <w:t>隐式依赖</w:t>
      </w:r>
      <w:r w:rsidR="00F14404">
        <w:t>添加到现有的流程模型中，</w:t>
      </w:r>
      <w:r w:rsidR="00F14404">
        <w:rPr>
          <w:rFonts w:hint="eastAsia"/>
        </w:rPr>
        <w:t>添加</w:t>
      </w:r>
      <w:r w:rsidR="00F14404">
        <w:t>隐式依赖时需要添加对应</w:t>
      </w:r>
      <w:r w:rsidR="00F14404">
        <w:rPr>
          <w:rFonts w:hint="eastAsia"/>
        </w:rPr>
        <w:t>库所之间</w:t>
      </w:r>
      <w:r w:rsidR="00F14404">
        <w:t>的边</w:t>
      </w:r>
      <w:r w:rsidR="00F14404">
        <w:rPr>
          <w:rFonts w:hint="eastAsia"/>
        </w:rPr>
        <w:t>，</w:t>
      </w:r>
      <w:r w:rsidR="00F14404">
        <w:t>同时因为</w:t>
      </w:r>
      <w:r w:rsidR="00F14404">
        <w:rPr>
          <w:rFonts w:hint="eastAsia"/>
        </w:rPr>
        <w:t>库所</w:t>
      </w:r>
      <w:r w:rsidR="00F14404">
        <w:t>之间</w:t>
      </w:r>
      <w:r w:rsidR="00F14404">
        <w:rPr>
          <w:rFonts w:hint="eastAsia"/>
        </w:rPr>
        <w:t>不能</w:t>
      </w:r>
      <w:r w:rsidR="00F14404">
        <w:t>直接</w:t>
      </w:r>
      <w:r w:rsidR="00F14404">
        <w:rPr>
          <w:rFonts w:hint="eastAsia"/>
        </w:rPr>
        <w:t>相连</w:t>
      </w:r>
      <w:r w:rsidR="00F14404">
        <w:t>，</w:t>
      </w:r>
      <w:r w:rsidR="00F14404">
        <w:rPr>
          <w:rFonts w:hint="eastAsia"/>
        </w:rPr>
        <w:t>必要时</w:t>
      </w:r>
      <w:r w:rsidR="00F14404">
        <w:t>需要添加一些库所。</w:t>
      </w:r>
    </w:p>
    <w:p w:rsidR="008A28CC" w:rsidRPr="00202DF6" w:rsidRDefault="007F666D" w:rsidP="00F14404">
      <w:pPr>
        <w:pStyle w:val="ab"/>
        <w:spacing w:beforeLines="0" w:before="0" w:afterLines="0" w:after="0" w:line="400" w:lineRule="exact"/>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hint="eastAsia"/>
            </w:rPr>
            <m:t>,</m:t>
          </m:r>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m:rPr>
              <m:sty m:val="p"/>
            </m:rPr>
            <w:rPr>
              <w:rFonts w:ascii="Cambria Math" w:hAnsi="Cambria Math" w:hint="eastAsia"/>
            </w:rPr>
            <m:t>)</m:t>
          </m:r>
          <m:r>
            <w:rPr>
              <w:rFonts w:ascii="Cambria Math" w:hAnsi="Cambria Math"/>
            </w:rPr>
            <m:t>=addID(</m:t>
          </m:r>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P</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ID</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oMath>
      </m:oMathPara>
    </w:p>
    <w:p w:rsidR="00202DF6" w:rsidRDefault="00202DF6" w:rsidP="00F14404">
      <w:pPr>
        <w:pStyle w:val="ab"/>
        <w:spacing w:beforeLines="0" w:before="0" w:afterLines="0" w:after="0" w:line="400" w:lineRule="exact"/>
      </w:pPr>
      <w:r>
        <w:rPr>
          <w:rFonts w:hint="eastAsia"/>
        </w:rPr>
        <w:t>其中新添加</w:t>
      </w:r>
      <w:r>
        <w:t>的</w:t>
      </w:r>
      <w:r>
        <w:rPr>
          <w:rFonts w:hint="eastAsia"/>
        </w:rPr>
        <w:t>库所</w:t>
      </w:r>
      <w:r>
        <w:t>和边如下</w:t>
      </w:r>
      <w:r>
        <w:rPr>
          <w:rFonts w:hint="eastAsia"/>
        </w:rPr>
        <w:t>:</w:t>
      </w:r>
    </w:p>
    <w:p w:rsidR="00202DF6" w:rsidRPr="00202DF6" w:rsidRDefault="007F666D" w:rsidP="00202DF6">
      <w:pPr>
        <w:pStyle w:val="ab"/>
        <w:numPr>
          <w:ilvl w:val="0"/>
          <w:numId w:val="36"/>
        </w:numPr>
        <w:spacing w:beforeLines="0" w:before="0" w:afterLines="0" w:after="0" w:line="400" w:lineRule="exact"/>
        <w:ind w:left="1554" w:firstLineChars="0"/>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hint="eastAsia"/>
                  </w:rPr>
                  <m:t>W</m:t>
                </m:r>
              </m:sub>
            </m:sSub>
            <m:ctrlPr>
              <w:rPr>
                <w:rFonts w:ascii="Cambria Math" w:hAnsi="Cambria Math" w:cs="MS Mincho"/>
                <w:i/>
              </w:rPr>
            </m:ctrlPr>
          </m:e>
          <m:sub>
            <m:r>
              <w:rPr>
                <w:rFonts w:ascii="MS Mincho" w:hAnsi="MS Mincho" w:cs="MS Mincho"/>
              </w:rPr>
              <m:t>-</m:t>
            </m:r>
            <m:r>
              <w:rPr>
                <w:rFonts w:ascii="Cambria Math" w:hAnsi="Cambria Math"/>
              </w:rPr>
              <m:t>L1L</m:t>
            </m:r>
          </m:sub>
          <m:sup>
            <m:r>
              <w:rPr>
                <w:rFonts w:ascii="Cambria Math" w:hAnsi="Cambria Math"/>
              </w:rPr>
              <m:t>'</m:t>
            </m:r>
          </m:sup>
        </m:sSubSup>
        <m:r>
          <w:rPr>
            <w:rFonts w:ascii="Cambria Math" w:hAnsi="Cambria Math"/>
          </w:rPr>
          <m:t>={P3,P4}</m:t>
        </m:r>
      </m:oMath>
    </w:p>
    <w:p w:rsidR="00202DF6" w:rsidRPr="00ED3FF7" w:rsidRDefault="007F666D" w:rsidP="00202DF6">
      <w:pPr>
        <w:pStyle w:val="ab"/>
        <w:numPr>
          <w:ilvl w:val="0"/>
          <w:numId w:val="36"/>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'={I1→P3,P3→I2, C→P4,P4→I}</m:t>
        </m:r>
      </m:oMath>
    </w:p>
    <w:p w:rsidR="00202DF6" w:rsidRDefault="008A28CC" w:rsidP="00320CA8">
      <w:pPr>
        <w:pStyle w:val="ab"/>
        <w:spacing w:beforeLines="0" w:before="0" w:afterLines="0" w:after="0" w:line="400" w:lineRule="exact"/>
        <w:ind w:left="480" w:firstLineChars="0" w:firstLine="0"/>
      </w:pPr>
      <w:r>
        <w:t>第</w:t>
      </w:r>
      <w:r>
        <w:rPr>
          <w:rFonts w:hint="eastAsia"/>
        </w:rPr>
        <w:t>十步是将</w:t>
      </w:r>
      <w:r w:rsidR="005E5138">
        <w:t>L1L</w:t>
      </w:r>
      <w:r w:rsidR="005E5138">
        <w:rPr>
          <w:rFonts w:hint="eastAsia"/>
        </w:rPr>
        <w:t>中</w:t>
      </w:r>
      <w:r w:rsidR="005E5138">
        <w:t>的</w:t>
      </w:r>
      <w:r w:rsidR="005E5138">
        <w:rPr>
          <w:rFonts w:hint="eastAsia"/>
        </w:rPr>
        <w:t>事件</w:t>
      </w:r>
      <w:r w:rsidR="005E5138">
        <w:t>日志补充进入流程</w:t>
      </w:r>
      <w:r w:rsidR="005E5138">
        <w:rPr>
          <w:rFonts w:hint="eastAsia"/>
        </w:rPr>
        <w:t>模型</w:t>
      </w:r>
      <w:r w:rsidR="005E5138">
        <w:t>中，</w:t>
      </w:r>
      <w:r w:rsidR="005E5138">
        <w:rPr>
          <w:rFonts w:hint="eastAsia"/>
        </w:rPr>
        <w:t>即</w:t>
      </w:r>
    </w:p>
    <w:p w:rsidR="008A28CC" w:rsidRPr="00ED3FF7" w:rsidRDefault="007F666D" w:rsidP="00320CA8">
      <w:pPr>
        <w:pStyle w:val="ab"/>
        <w:spacing w:beforeLines="0" w:before="0" w:afterLines="0" w:after="0" w:line="400" w:lineRule="exact"/>
        <w:ind w:left="480" w:firstLineChars="0" w:firstLine="0"/>
      </w:pPr>
      <m:oMathPara>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r>
            <w:rPr>
              <w:rFonts w:ascii="Cambria Math" w:hAnsi="Cambria Math"/>
            </w:rPr>
            <m:t>=adjustInvisibleTask</m:t>
          </m:r>
          <m:d>
            <m:dPr>
              <m:ctrlPr>
                <w:rPr>
                  <w:rFonts w:ascii="Cambria Math" w:hAnsi="Cambria Math"/>
                  <w:i/>
                </w:rPr>
              </m:ctrlPr>
            </m:dPr>
            <m:e>
              <m:sSub>
                <m:sSubPr>
                  <m:ctrlPr>
                    <w:rPr>
                      <w:rFonts w:ascii="Cambria Math" w:hAnsi="Cambria Math"/>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hint="eastAsia"/>
                            </w:rPr>
                            <m:t>T</m:t>
                          </m:r>
                        </m:e>
                        <m:sup>
                          <m:r>
                            <w:rPr>
                              <w:rFonts w:ascii="Cambria Math" w:hAnsi="Cambria Math"/>
                            </w:rPr>
                            <m:t>I</m:t>
                          </m:r>
                        </m:sup>
                      </m:sSup>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m:oMathPara>
    </w:p>
    <w:p w:rsidR="008A28CC" w:rsidRDefault="00202DF6" w:rsidP="00320CA8">
      <w:pPr>
        <w:pStyle w:val="ab"/>
        <w:spacing w:beforeLines="0" w:before="0" w:afterLines="0" w:after="0" w:line="400" w:lineRule="exact"/>
        <w:ind w:left="480" w:firstLineChars="0" w:firstLine="0"/>
      </w:pPr>
      <w:r>
        <w:rPr>
          <w:rFonts w:hint="eastAsia"/>
        </w:rPr>
        <w:t>但是因为</w:t>
      </w:r>
      <w:r>
        <w:t>本例中不含有L1L</w:t>
      </w:r>
      <w:r>
        <w:rPr>
          <w:rFonts w:hint="eastAsia"/>
        </w:rPr>
        <w:t>循环</w:t>
      </w:r>
      <w:r w:rsidR="0004028E">
        <w:t>，</w:t>
      </w:r>
      <w:r w:rsidR="0004028E">
        <w:rPr>
          <w:rFonts w:hint="eastAsia"/>
        </w:rPr>
        <w:t>因此</w:t>
      </w:r>
      <w:r w:rsidR="0004028E">
        <w:t>这个步骤对流程模型不产生影响。</w:t>
      </w:r>
    </w:p>
    <w:p w:rsidR="008A28CC" w:rsidRPr="003B7F43" w:rsidRDefault="008A28CC" w:rsidP="00320CA8">
      <w:pPr>
        <w:pStyle w:val="ab"/>
        <w:spacing w:beforeLines="0" w:before="0" w:afterLines="0" w:after="0" w:line="400" w:lineRule="exact"/>
        <w:ind w:left="480" w:firstLineChars="0" w:firstLine="0"/>
      </w:pPr>
      <w:r>
        <w:t>最后</w:t>
      </w:r>
      <w:r w:rsidR="005E5138">
        <w:rPr>
          <w:rFonts w:hint="eastAsia"/>
        </w:rPr>
        <w:t>，</w:t>
      </w:r>
      <w:r>
        <w:t>获得的流程模型即为</w:t>
      </w:r>
      <w:r>
        <w:rPr>
          <w:rFonts w:hint="eastAsia"/>
        </w:rPr>
        <w:t>实际获得的流程模型。</w:t>
      </w:r>
    </w:p>
    <w:p w:rsidR="008A28CC" w:rsidRPr="005E5138" w:rsidRDefault="007F666D" w:rsidP="00320CA8">
      <w:pPr>
        <w:pStyle w:val="ab"/>
        <w:spacing w:beforeLines="0" w:before="0" w:afterLines="0" w:after="0" w:line="400" w:lineRule="exact"/>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(W)=</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oMath>
      </m:oMathPara>
    </w:p>
    <w:p w:rsidR="005E5138" w:rsidRDefault="005E5138" w:rsidP="00320CA8">
      <w:pPr>
        <w:pStyle w:val="ab"/>
        <w:spacing w:beforeLines="0" w:before="0" w:afterLines="0" w:after="0" w:line="400" w:lineRule="exact"/>
      </w:pPr>
      <w:r>
        <w:rPr>
          <w:rFonts w:hint="eastAsia"/>
        </w:rPr>
        <w:t>其中有</w:t>
      </w:r>
    </w:p>
    <w:p w:rsidR="005E5138" w:rsidRPr="000B608D" w:rsidRDefault="007F666D" w:rsidP="005E5138">
      <w:pPr>
        <w:pStyle w:val="ab"/>
        <w:numPr>
          <w:ilvl w:val="0"/>
          <w:numId w:val="31"/>
        </w:numPr>
        <w:spacing w:beforeLines="0" w:before="0" w:afterLines="0" w:after="0" w:line="400" w:lineRule="exact"/>
        <w:ind w:left="1554" w:firstLineChars="0"/>
      </w:pPr>
      <m:oMath>
        <m:sSub>
          <m:sSubPr>
            <m:ctrlPr>
              <w:rPr>
                <w:rFonts w:ascii="Cambria Math" w:hAnsi="Cambria Math"/>
                <w:i/>
              </w:rPr>
            </m:ctrlPr>
          </m:sSubPr>
          <m:e>
            <m:r>
              <w:rPr>
                <w:rFonts w:ascii="Cambria Math" w:hAnsi="Cambria Math"/>
              </w:rPr>
              <m:t>P</m:t>
            </m:r>
          </m:e>
          <m:sub>
            <m:r>
              <w:rPr>
                <w:rFonts w:ascii="Cambria Math" w:hAnsi="Cambria Math" w:hint="eastAsia"/>
              </w:rPr>
              <m:t>W</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P0,P1,P2,P3,P4,P5,P6,P7,P8</m:t>
            </m:r>
          </m:e>
        </m:d>
      </m:oMath>
    </w:p>
    <w:p w:rsidR="005E5138" w:rsidRPr="000B608D" w:rsidRDefault="007F666D" w:rsidP="005E5138">
      <w:pPr>
        <w:pStyle w:val="ab"/>
        <w:numPr>
          <w:ilvl w:val="0"/>
          <w:numId w:val="31"/>
        </w:numPr>
        <w:spacing w:beforeLines="0" w:before="0" w:afterLines="0" w:after="0" w:line="400" w:lineRule="exact"/>
        <w:ind w:left="1554" w:firstLineChars="0"/>
      </w:pPr>
      <m:oMath>
        <m:sSub>
          <m:sSubPr>
            <m:ctrlPr>
              <w:rPr>
                <w:rFonts w:ascii="Cambria Math" w:hAnsi="Cambria Math"/>
                <w:i/>
              </w:rPr>
            </m:ctrlPr>
          </m:sSubPr>
          <m:e>
            <m:r>
              <w:rPr>
                <w:rFonts w:ascii="Cambria Math" w:hAnsi="Cambria Math"/>
              </w:rPr>
              <m:t>T</m:t>
            </m:r>
          </m:e>
          <m:sub>
            <m:r>
              <w:rPr>
                <w:rFonts w:ascii="Cambria Math" w:hAnsi="Cambria Math" w:hint="eastAsia"/>
              </w:rPr>
              <m:t>W</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A,C,D,E,G,I</m:t>
            </m:r>
            <m:r>
              <m:rPr>
                <m:sty m:val="p"/>
              </m:rPr>
              <w:rPr>
                <w:rFonts w:ascii="Cambria Math" w:hAnsi="Cambria Math" w:hint="eastAsia"/>
              </w:rPr>
              <m:t>,</m:t>
            </m:r>
            <m:r>
              <m:rPr>
                <m:sty m:val="p"/>
              </m:rPr>
              <w:rPr>
                <w:rFonts w:ascii="Cambria Math" w:hAnsi="Cambria Math"/>
              </w:rPr>
              <m:t>I1,I2</m:t>
            </m:r>
          </m:e>
        </m:d>
      </m:oMath>
    </w:p>
    <w:p w:rsidR="005E5138" w:rsidRDefault="007F666D" w:rsidP="005E5138">
      <w:pPr>
        <w:pStyle w:val="ab"/>
        <w:numPr>
          <w:ilvl w:val="0"/>
          <w:numId w:val="31"/>
        </w:numPr>
        <w:spacing w:beforeLines="0" w:before="0" w:afterLines="0" w:after="0" w:line="400" w:lineRule="exact"/>
        <w:ind w:left="1554" w:firstLineChars="0"/>
      </w:pPr>
      <m:oMath>
        <m:sSub>
          <m:sSubPr>
            <m:ctrlPr>
              <w:rPr>
                <w:rFonts w:ascii="Cambria Math" w:hAnsi="Cambria Math"/>
              </w:rPr>
            </m:ctrlPr>
          </m:sSubPr>
          <m:e>
            <m:sSub>
              <m:sSubPr>
                <m:ctrlPr>
                  <w:rPr>
                    <w:rFonts w:ascii="Cambria Math" w:hAnsi="Cambria Math"/>
                    <w:i/>
                  </w:rPr>
                </m:ctrlPr>
              </m:sSubPr>
              <m:e>
                <m:r>
                  <w:rPr>
                    <w:rFonts w:ascii="Cambria Math" w:hAnsi="Cambria Math"/>
                  </w:rPr>
                  <m:t>F</m:t>
                </m:r>
              </m:e>
              <m:sub>
                <m:r>
                  <w:rPr>
                    <w:rFonts w:ascii="Cambria Math" w:hAnsi="Cambria Math" w:hint="eastAsia"/>
                  </w:rPr>
                  <m:t>W</m:t>
                </m:r>
              </m:sub>
            </m:sSub>
          </m:e>
          <m:sub>
            <m:r>
              <w:rPr>
                <w:rFonts w:ascii="MS Mincho" w:hAnsi="MS Mincho" w:cs="MS Mincho"/>
              </w:rPr>
              <m:t>-</m:t>
            </m:r>
            <m:r>
              <w:rPr>
                <w:rFonts w:ascii="Cambria Math" w:hAnsi="Cambria Math"/>
              </w:rPr>
              <m:t>L1L</m:t>
            </m:r>
          </m:sub>
        </m:sSub>
        <m:r>
          <w:rPr>
            <w:rFonts w:ascii="Cambria Math" w:hAnsi="Cambria Math"/>
          </w:rPr>
          <m:t>={P0→A,A→P1,P1→I1,P1→C,I1→P5,C→P5,P5→D,D→P6,P6→E,E→P7,P7→G,G→P2,P2→I2, P2</m:t>
        </m:r>
        <m:r>
          <w:rPr>
            <w:rFonts w:ascii="Cambria Math" w:hAnsi="MS Mincho" w:cs="MS Mincho"/>
          </w:rPr>
          <m:t>→</m:t>
        </m:r>
        <m:r>
          <w:rPr>
            <w:rFonts w:ascii="Cambria Math" w:hAnsi="Cambria Math"/>
          </w:rPr>
          <m:t>I,I→P8,I2→P8,P1→F,F→P8,I1→P3,P3→I2, C→P4,P4→I}</m:t>
        </m:r>
      </m:oMath>
    </w:p>
    <w:p w:rsidR="005E5138" w:rsidRPr="005A033D" w:rsidRDefault="005E5138" w:rsidP="0087179F">
      <w:pPr>
        <w:pStyle w:val="ab"/>
        <w:spacing w:beforeLines="0" w:before="0" w:afterLines="0" w:after="0" w:line="400" w:lineRule="exact"/>
      </w:pPr>
      <w:r>
        <w:rPr>
          <w:rFonts w:hint="eastAsia"/>
        </w:rPr>
        <w:t>图</w:t>
      </w:r>
      <w:r>
        <w:t>3.14展示了最后</w:t>
      </w:r>
      <w:r>
        <w:rPr>
          <w:rFonts w:hint="eastAsia"/>
        </w:rPr>
        <w:t>获得</w:t>
      </w:r>
      <w:r>
        <w:t>的流程模型</w:t>
      </w:r>
      <w:r>
        <w:rPr>
          <w:rFonts w:hint="eastAsia"/>
        </w:rPr>
        <w:t>，其中</w:t>
      </w:r>
      <w:r>
        <w:t>包含一个不可见</w:t>
      </w:r>
      <w:r>
        <w:rPr>
          <w:rFonts w:hint="eastAsia"/>
        </w:rPr>
        <w:t>任务</w:t>
      </w:r>
      <w:r>
        <w:t>与</w:t>
      </w:r>
      <w:r>
        <w:rPr>
          <w:rFonts w:hint="eastAsia"/>
        </w:rPr>
        <w:t>非自由</w:t>
      </w:r>
      <w:r>
        <w:t>选择结构</w:t>
      </w:r>
      <w:r>
        <w:rPr>
          <w:rFonts w:hint="eastAsia"/>
        </w:rPr>
        <w:t>嵌套</w:t>
      </w:r>
      <w:r>
        <w:t>的结构</w:t>
      </w:r>
      <w:r>
        <w:rPr>
          <w:rFonts w:hint="eastAsia"/>
        </w:rPr>
        <w:t>，</w:t>
      </w:r>
      <w:r>
        <w:t>即图中的I1</w:t>
      </w:r>
      <w:bookmarkStart w:id="93" w:name="OLE_LINK4"/>
      <w:r w:rsidR="00F503F2">
        <w:rPr>
          <w:rFonts w:hint="eastAsia"/>
        </w:rPr>
        <w:t>、</w:t>
      </w:r>
      <w:bookmarkEnd w:id="93"/>
      <w:r>
        <w:t>I2</w:t>
      </w:r>
      <w:r>
        <w:rPr>
          <w:rFonts w:hint="eastAsia"/>
        </w:rPr>
        <w:t>为</w:t>
      </w:r>
      <w:r>
        <w:t>不可见任务，</w:t>
      </w:r>
      <w:r>
        <w:rPr>
          <w:rFonts w:hint="eastAsia"/>
        </w:rPr>
        <w:t>而</w:t>
      </w:r>
      <w:r>
        <w:t>P3</w:t>
      </w:r>
      <w:r w:rsidR="00F503F2">
        <w:rPr>
          <w:rFonts w:hint="eastAsia"/>
        </w:rPr>
        <w:t>、</w:t>
      </w:r>
      <w:r>
        <w:t>P4</w:t>
      </w:r>
      <w:r w:rsidR="00F503F2">
        <w:rPr>
          <w:rFonts w:hint="eastAsia"/>
        </w:rPr>
        <w:t>、</w:t>
      </w:r>
      <w:r>
        <w:t>P2</w:t>
      </w:r>
      <w:r w:rsidR="00F503F2">
        <w:rPr>
          <w:rFonts w:hint="eastAsia"/>
        </w:rPr>
        <w:t>、</w:t>
      </w:r>
      <w:r>
        <w:t>I2</w:t>
      </w:r>
      <w:r>
        <w:rPr>
          <w:rFonts w:hint="eastAsia"/>
        </w:rPr>
        <w:t>和</w:t>
      </w:r>
      <w:r>
        <w:t>I</w:t>
      </w:r>
      <w:r>
        <w:rPr>
          <w:rFonts w:hint="eastAsia"/>
        </w:rPr>
        <w:t>以及</w:t>
      </w:r>
      <w:r>
        <w:t>对应的边构成了一个非自由选择结构。</w:t>
      </w:r>
    </w:p>
    <w:p w:rsidR="008A28CC" w:rsidRDefault="008A28CC" w:rsidP="008A28CC">
      <w:pPr>
        <w:pStyle w:val="ab"/>
      </w:pPr>
      <w:r>
        <w:rPr>
          <w:rFonts w:hint="eastAsia"/>
          <w:noProof/>
        </w:rPr>
        <w:drawing>
          <wp:inline distT="0" distB="0" distL="0" distR="0" wp14:anchorId="380FBE9D" wp14:editId="4F104F92">
            <wp:extent cx="5486400" cy="1443355"/>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fteral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1443355"/>
                    </a:xfrm>
                    <a:prstGeom prst="rect">
                      <a:avLst/>
                    </a:prstGeom>
                  </pic:spPr>
                </pic:pic>
              </a:graphicData>
            </a:graphic>
          </wp:inline>
        </w:drawing>
      </w:r>
    </w:p>
    <w:p w:rsidR="005E5138" w:rsidRPr="005E5138" w:rsidRDefault="005E5138" w:rsidP="005E5138">
      <w:pPr>
        <w:pStyle w:val="ab"/>
        <w:spacing w:beforeLines="0" w:before="0" w:afterLines="0" w:after="0" w:line="400" w:lineRule="exact"/>
        <w:ind w:firstLine="440"/>
        <w:jc w:val="center"/>
        <w:rPr>
          <w:sz w:val="22"/>
          <w:szCs w:val="22"/>
        </w:rPr>
      </w:pPr>
      <w:r w:rsidRPr="00320CA8">
        <w:rPr>
          <w:rFonts w:hint="eastAsia"/>
          <w:sz w:val="22"/>
          <w:szCs w:val="22"/>
        </w:rPr>
        <w:t>图3</w:t>
      </w:r>
      <w:r w:rsidRPr="00320CA8">
        <w:rPr>
          <w:sz w:val="22"/>
          <w:szCs w:val="22"/>
        </w:rPr>
        <w:t>.1</w:t>
      </w:r>
      <w:r>
        <w:rPr>
          <w:sz w:val="22"/>
          <w:szCs w:val="22"/>
        </w:rPr>
        <w:t>4</w:t>
      </w:r>
      <w:r w:rsidRPr="00320CA8">
        <w:rPr>
          <w:sz w:val="22"/>
          <w:szCs w:val="22"/>
        </w:rPr>
        <w:t xml:space="preserve"> </w:t>
      </w:r>
      <w:r>
        <w:rPr>
          <w:rFonts w:hint="eastAsia"/>
          <w:sz w:val="22"/>
          <w:szCs w:val="22"/>
        </w:rPr>
        <w:t>最终</w:t>
      </w:r>
      <w:r w:rsidRPr="00320CA8">
        <w:rPr>
          <w:sz w:val="22"/>
          <w:szCs w:val="22"/>
        </w:rPr>
        <w:t>挖掘获得的流程模型</w:t>
      </w:r>
    </w:p>
    <w:p w:rsidR="008A28CC" w:rsidRDefault="008A28CC" w:rsidP="008A28CC">
      <w:pPr>
        <w:pStyle w:val="2"/>
      </w:pPr>
      <w:bookmarkStart w:id="94" w:name="_Toc415228178"/>
      <w:r>
        <w:t>本章小结</w:t>
      </w:r>
      <w:bookmarkEnd w:id="94"/>
    </w:p>
    <w:p w:rsidR="00981D55" w:rsidRPr="00CF6361" w:rsidRDefault="008A28CC" w:rsidP="00D539A0">
      <w:pPr>
        <w:spacing w:line="400" w:lineRule="exact"/>
        <w:ind w:firstLineChars="200" w:firstLine="480"/>
        <w:rPr>
          <w:sz w:val="24"/>
          <w:szCs w:val="24"/>
        </w:rPr>
      </w:pPr>
      <w:r w:rsidRPr="00320CA8">
        <w:rPr>
          <w:rFonts w:hint="eastAsia"/>
          <w:sz w:val="24"/>
          <w:szCs w:val="24"/>
        </w:rPr>
        <w:t>本章介绍了面向</w:t>
      </w:r>
      <w:r w:rsidR="00D1321A">
        <w:rPr>
          <w:rFonts w:hint="eastAsia"/>
          <w:sz w:val="24"/>
          <w:szCs w:val="24"/>
        </w:rPr>
        <w:t>复杂结构的流程挖掘</w:t>
      </w:r>
      <w:r w:rsidR="00580BEC">
        <w:rPr>
          <w:rFonts w:hint="eastAsia"/>
          <w:sz w:val="24"/>
          <w:szCs w:val="24"/>
        </w:rPr>
        <w:t>的</w:t>
      </w:r>
      <w:r w:rsidR="00D1321A">
        <w:rPr>
          <w:rFonts w:hint="eastAsia"/>
          <w:sz w:val="24"/>
          <w:szCs w:val="24"/>
        </w:rPr>
        <w:t>算法设计与实现。</w:t>
      </w:r>
      <w:r w:rsidR="00D1321A">
        <w:rPr>
          <w:sz w:val="24"/>
          <w:szCs w:val="24"/>
        </w:rPr>
        <w:t>为了</w:t>
      </w:r>
      <w:r w:rsidR="00D1321A">
        <w:rPr>
          <w:rFonts w:hint="eastAsia"/>
          <w:sz w:val="24"/>
          <w:szCs w:val="24"/>
        </w:rPr>
        <w:t>方便</w:t>
      </w:r>
      <w:r w:rsidR="00CF6361">
        <w:rPr>
          <w:rFonts w:hint="eastAsia"/>
          <w:sz w:val="24"/>
          <w:szCs w:val="24"/>
        </w:rPr>
        <w:t>表述</w:t>
      </w:r>
      <w:r w:rsidR="00D1321A">
        <w:rPr>
          <w:sz w:val="24"/>
          <w:szCs w:val="24"/>
        </w:rPr>
        <w:t>，</w:t>
      </w:r>
      <w:r w:rsidR="00CF6361">
        <w:rPr>
          <w:rFonts w:hint="eastAsia"/>
          <w:sz w:val="24"/>
          <w:szCs w:val="24"/>
        </w:rPr>
        <w:t>这个流程</w:t>
      </w:r>
      <w:r w:rsidR="00CF6361">
        <w:rPr>
          <w:sz w:val="24"/>
          <w:szCs w:val="24"/>
        </w:rPr>
        <w:t>挖掘</w:t>
      </w:r>
      <w:r w:rsidR="00D1321A">
        <w:rPr>
          <w:sz w:val="24"/>
          <w:szCs w:val="24"/>
        </w:rPr>
        <w:t>算法命名为</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CF6361">
        <w:rPr>
          <w:rFonts w:hint="eastAsia"/>
          <w:sz w:val="24"/>
          <w:szCs w:val="24"/>
        </w:rPr>
        <w:t>。</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算法</w:t>
      </w:r>
      <w:r w:rsidR="00D539A0">
        <w:rPr>
          <w:sz w:val="24"/>
          <w:szCs w:val="24"/>
        </w:rPr>
        <w:t>可以挖掘出</w:t>
      </w:r>
      <w:r w:rsidR="00D539A0">
        <w:rPr>
          <w:rFonts w:hint="eastAsia"/>
          <w:sz w:val="24"/>
          <w:szCs w:val="24"/>
        </w:rPr>
        <w:t>非自由</w:t>
      </w:r>
      <w:r w:rsidR="00D539A0">
        <w:rPr>
          <w:sz w:val="24"/>
          <w:szCs w:val="24"/>
        </w:rPr>
        <w:t>选择结构与不可见任务嵌套的流程模型。</w:t>
      </w:r>
      <w:r w:rsidR="00D539A0">
        <w:rPr>
          <w:rFonts w:hint="eastAsia"/>
          <w:sz w:val="24"/>
          <w:szCs w:val="24"/>
        </w:rPr>
        <w:t>本章</w:t>
      </w:r>
      <w:r w:rsidR="00D539A0">
        <w:rPr>
          <w:sz w:val="24"/>
          <w:szCs w:val="24"/>
        </w:rPr>
        <w:t>介绍了</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算法</w:t>
      </w:r>
      <w:r w:rsidR="00D539A0">
        <w:rPr>
          <w:sz w:val="24"/>
          <w:szCs w:val="24"/>
        </w:rPr>
        <w:t>的设计</w:t>
      </w:r>
      <w:r w:rsidR="00D539A0">
        <w:rPr>
          <w:rFonts w:hint="eastAsia"/>
          <w:sz w:val="24"/>
          <w:szCs w:val="24"/>
        </w:rPr>
        <w:t>背景</w:t>
      </w:r>
      <w:r w:rsidR="00D539A0">
        <w:rPr>
          <w:sz w:val="24"/>
          <w:szCs w:val="24"/>
        </w:rPr>
        <w:t>，并且</w:t>
      </w:r>
      <w:r w:rsidR="00D539A0">
        <w:rPr>
          <w:rFonts w:hint="eastAsia"/>
          <w:sz w:val="24"/>
          <w:szCs w:val="24"/>
        </w:rPr>
        <w:t>通过</w:t>
      </w:r>
      <w:r w:rsidR="00D539A0">
        <w:rPr>
          <w:sz w:val="24"/>
          <w:szCs w:val="24"/>
        </w:rPr>
        <w:t>一个真实的例子详细介绍了算法的步骤</w:t>
      </w:r>
      <w:r w:rsidR="00D539A0">
        <w:rPr>
          <w:rFonts w:hint="eastAsia"/>
          <w:sz w:val="24"/>
          <w:szCs w:val="24"/>
        </w:rPr>
        <w:t>。最后</w:t>
      </w:r>
      <w:r w:rsidR="00D539A0">
        <w:rPr>
          <w:sz w:val="24"/>
          <w:szCs w:val="24"/>
        </w:rPr>
        <w:t>，</w:t>
      </w:r>
      <w:r w:rsidR="00D539A0">
        <w:rPr>
          <w:rFonts w:hint="eastAsia"/>
          <w:sz w:val="24"/>
          <w:szCs w:val="24"/>
        </w:rPr>
        <w:t>分别在手工</w:t>
      </w:r>
      <w:r w:rsidR="00D539A0">
        <w:rPr>
          <w:sz w:val="24"/>
          <w:szCs w:val="24"/>
        </w:rPr>
        <w:t>模型和真实数据</w:t>
      </w:r>
      <w:r w:rsidR="00D539A0">
        <w:rPr>
          <w:rFonts w:hint="eastAsia"/>
          <w:sz w:val="24"/>
          <w:szCs w:val="24"/>
        </w:rPr>
        <w:t>模型</w:t>
      </w:r>
      <w:r w:rsidR="00D539A0">
        <w:rPr>
          <w:sz w:val="24"/>
          <w:szCs w:val="24"/>
        </w:rPr>
        <w:t>上对</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和</w:t>
      </w:r>
      <w:r w:rsidR="00D539A0">
        <w:rPr>
          <w:sz w:val="24"/>
          <w:szCs w:val="24"/>
        </w:rPr>
        <w:t>一些主流的流程挖掘算法做了对比，</w:t>
      </w:r>
      <w:r w:rsidR="00D539A0">
        <w:rPr>
          <w:rFonts w:hint="eastAsia"/>
          <w:sz w:val="24"/>
          <w:szCs w:val="24"/>
        </w:rPr>
        <w:t>实验</w:t>
      </w:r>
      <w:r w:rsidR="00D539A0">
        <w:rPr>
          <w:sz w:val="24"/>
          <w:szCs w:val="24"/>
        </w:rPr>
        <w:t>证明</w:t>
      </w:r>
      <m:oMath>
        <m:sSup>
          <m:sSupPr>
            <m:ctrlPr>
              <w:rPr>
                <w:rFonts w:ascii="Cambria Math" w:hAnsi="Cambria Math"/>
                <w:sz w:val="24"/>
                <w:szCs w:val="24"/>
              </w:rPr>
            </m:ctrlPr>
          </m:sSupPr>
          <m:e>
            <m:r>
              <w:rPr>
                <w:rFonts w:ascii="Cambria Math" w:hAnsi="Cambria Math"/>
                <w:sz w:val="24"/>
                <w:szCs w:val="24"/>
              </w:rPr>
              <m:t>∝</m:t>
            </m:r>
          </m:e>
          <m:sup>
            <m:r>
              <m:rPr>
                <m:sty m:val="p"/>
              </m:rPr>
              <w:rPr>
                <w:rFonts w:ascii="Cambria Math" w:hAnsi="Cambria Math" w:hint="eastAsia"/>
                <w:sz w:val="24"/>
                <w:szCs w:val="24"/>
              </w:rPr>
              <m:t>$</m:t>
            </m:r>
          </m:sup>
        </m:sSup>
      </m:oMath>
      <w:r w:rsidR="00D539A0">
        <w:rPr>
          <w:rFonts w:hint="eastAsia"/>
          <w:sz w:val="24"/>
          <w:szCs w:val="24"/>
        </w:rPr>
        <w:t>算法能够</w:t>
      </w:r>
      <w:r w:rsidR="00D539A0">
        <w:rPr>
          <w:sz w:val="24"/>
          <w:szCs w:val="24"/>
        </w:rPr>
        <w:t>按预期挖掘出非自由选择结构与不可见任务嵌套的流程模型，并且性能较</w:t>
      </w:r>
      <w:r w:rsidR="00D539A0">
        <w:rPr>
          <w:rFonts w:hint="eastAsia"/>
          <w:sz w:val="24"/>
          <w:szCs w:val="24"/>
        </w:rPr>
        <w:t>当今</w:t>
      </w:r>
      <w:r w:rsidR="00D539A0">
        <w:rPr>
          <w:sz w:val="24"/>
          <w:szCs w:val="24"/>
        </w:rPr>
        <w:t>主流的</w:t>
      </w:r>
      <w:r w:rsidR="00D539A0">
        <w:rPr>
          <w:rFonts w:hint="eastAsia"/>
          <w:sz w:val="24"/>
          <w:szCs w:val="24"/>
        </w:rPr>
        <w:t>流程</w:t>
      </w:r>
      <w:r w:rsidR="00D539A0">
        <w:rPr>
          <w:sz w:val="24"/>
          <w:szCs w:val="24"/>
        </w:rPr>
        <w:t>挖掘算法有提升。</w:t>
      </w:r>
    </w:p>
    <w:sectPr w:rsidR="00981D55" w:rsidRPr="00CF63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470" w:rsidRDefault="00797470" w:rsidP="008A28CC">
      <w:r>
        <w:separator/>
      </w:r>
    </w:p>
  </w:endnote>
  <w:endnote w:type="continuationSeparator" w:id="0">
    <w:p w:rsidR="00797470" w:rsidRDefault="00797470" w:rsidP="008A2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SY9">
    <w:panose1 w:val="00000000000000000000"/>
    <w:charset w:val="00"/>
    <w:family w:val="roman"/>
    <w:notTrueType/>
    <w:pitch w:val="default"/>
  </w:font>
  <w:font w:name="CMR9">
    <w:altName w:val="Times New Roman"/>
    <w:panose1 w:val="00000000000000000000"/>
    <w:charset w:val="00"/>
    <w:family w:val="roman"/>
    <w:notTrueType/>
    <w:pitch w:val="default"/>
  </w:font>
  <w:font w:name="CMR6">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470" w:rsidRDefault="00797470" w:rsidP="008A28CC">
      <w:r>
        <w:separator/>
      </w:r>
    </w:p>
  </w:footnote>
  <w:footnote w:type="continuationSeparator" w:id="0">
    <w:p w:rsidR="00797470" w:rsidRDefault="00797470" w:rsidP="008A28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3557F"/>
    <w:multiLevelType w:val="hybridMultilevel"/>
    <w:tmpl w:val="794268A8"/>
    <w:lvl w:ilvl="0" w:tplc="110C59A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DDD0AE8"/>
    <w:multiLevelType w:val="hybridMultilevel"/>
    <w:tmpl w:val="146E48BC"/>
    <w:lvl w:ilvl="0" w:tplc="0CD0F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1D2AC0"/>
    <w:multiLevelType w:val="hybridMultilevel"/>
    <w:tmpl w:val="8E749C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71599"/>
    <w:multiLevelType w:val="hybridMultilevel"/>
    <w:tmpl w:val="65222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4006B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69A442E"/>
    <w:multiLevelType w:val="hybridMultilevel"/>
    <w:tmpl w:val="BE4E26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17E843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064661F"/>
    <w:multiLevelType w:val="hybridMultilevel"/>
    <w:tmpl w:val="0AF4A55C"/>
    <w:lvl w:ilvl="0" w:tplc="88D4B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041778"/>
    <w:multiLevelType w:val="hybridMultilevel"/>
    <w:tmpl w:val="36CE0D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E4D6E88"/>
    <w:multiLevelType w:val="hybridMultilevel"/>
    <w:tmpl w:val="3FE49610"/>
    <w:lvl w:ilvl="0" w:tplc="B66820B2">
      <w:start w:val="1"/>
      <w:numFmt w:val="bullet"/>
      <w:lvlText w:val=""/>
      <w:lvlJc w:val="left"/>
      <w:pPr>
        <w:ind w:left="840" w:hanging="420"/>
      </w:pPr>
      <w:rPr>
        <w:rFonts w:ascii="Wingdings" w:hAnsi="Wingdings" w:hint="default"/>
      </w:rPr>
    </w:lvl>
    <w:lvl w:ilvl="1" w:tplc="B66820B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9E0DC0"/>
    <w:multiLevelType w:val="hybridMultilevel"/>
    <w:tmpl w:val="6DF0227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F1750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2DC6AE9"/>
    <w:multiLevelType w:val="hybridMultilevel"/>
    <w:tmpl w:val="96C468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4BC56C4"/>
    <w:multiLevelType w:val="hybridMultilevel"/>
    <w:tmpl w:val="EC74D1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D215C5D"/>
    <w:multiLevelType w:val="hybridMultilevel"/>
    <w:tmpl w:val="49DE33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3BD76C5"/>
    <w:multiLevelType w:val="hybridMultilevel"/>
    <w:tmpl w:val="6F0C7F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5E106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6847519"/>
    <w:multiLevelType w:val="hybridMultilevel"/>
    <w:tmpl w:val="3280DB08"/>
    <w:lvl w:ilvl="0" w:tplc="4C909D36">
      <w:start w:val="1"/>
      <w:numFmt w:val="bullet"/>
      <w:lvlText w:val="-"/>
      <w:lvlJc w:val="left"/>
      <w:pPr>
        <w:ind w:left="90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B638C6"/>
    <w:multiLevelType w:val="hybridMultilevel"/>
    <w:tmpl w:val="88EEABE6"/>
    <w:lvl w:ilvl="0" w:tplc="746CD5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B28726C"/>
    <w:multiLevelType w:val="hybridMultilevel"/>
    <w:tmpl w:val="C22CA8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C9F3808"/>
    <w:multiLevelType w:val="hybridMultilevel"/>
    <w:tmpl w:val="663698E2"/>
    <w:lvl w:ilvl="0" w:tplc="ECFE91A8">
      <w:start w:val="1"/>
      <w:numFmt w:val="decimal"/>
      <w:lvlText w:val="(%1)"/>
      <w:lvlJc w:val="left"/>
      <w:pPr>
        <w:ind w:left="882" w:hanging="36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21" w15:restartNumberingAfterBreak="0">
    <w:nsid w:val="5181067E"/>
    <w:multiLevelType w:val="hybridMultilevel"/>
    <w:tmpl w:val="7F5EE1B4"/>
    <w:lvl w:ilvl="0" w:tplc="1CF0A3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86153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A9C687A"/>
    <w:multiLevelType w:val="multilevel"/>
    <w:tmpl w:val="27CE873A"/>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CAA2BFA"/>
    <w:multiLevelType w:val="hybridMultilevel"/>
    <w:tmpl w:val="61905C20"/>
    <w:lvl w:ilvl="0" w:tplc="ECD0B02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D584A4A"/>
    <w:multiLevelType w:val="hybridMultilevel"/>
    <w:tmpl w:val="7B1EA1F2"/>
    <w:lvl w:ilvl="0" w:tplc="AF1088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E0D74E6"/>
    <w:multiLevelType w:val="hybridMultilevel"/>
    <w:tmpl w:val="E46A73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2F46CAE"/>
    <w:multiLevelType w:val="hybridMultilevel"/>
    <w:tmpl w:val="57909722"/>
    <w:lvl w:ilvl="0" w:tplc="9140CE1A">
      <w:start w:val="1"/>
      <w:numFmt w:val="lowerLetter"/>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41007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9CE3F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C0B28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2560C34"/>
    <w:multiLevelType w:val="hybridMultilevel"/>
    <w:tmpl w:val="975075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65F62BF"/>
    <w:multiLevelType w:val="hybridMultilevel"/>
    <w:tmpl w:val="E50A37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A060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F89701D"/>
    <w:multiLevelType w:val="hybridMultilevel"/>
    <w:tmpl w:val="ACEEC3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2"/>
  </w:num>
  <w:num w:numId="5">
    <w:abstractNumId w:val="4"/>
  </w:num>
  <w:num w:numId="6">
    <w:abstractNumId w:val="30"/>
  </w:num>
  <w:num w:numId="7">
    <w:abstractNumId w:val="6"/>
  </w:num>
  <w:num w:numId="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0"/>
  </w:num>
  <w:num w:numId="11">
    <w:abstractNumId w:val="20"/>
  </w:num>
  <w:num w:numId="12">
    <w:abstractNumId w:val="28"/>
  </w:num>
  <w:num w:numId="13">
    <w:abstractNumId w:val="1"/>
  </w:num>
  <w:num w:numId="14">
    <w:abstractNumId w:val="9"/>
  </w:num>
  <w:num w:numId="15">
    <w:abstractNumId w:val="2"/>
  </w:num>
  <w:num w:numId="16">
    <w:abstractNumId w:val="25"/>
  </w:num>
  <w:num w:numId="17">
    <w:abstractNumId w:val="24"/>
  </w:num>
  <w:num w:numId="18">
    <w:abstractNumId w:val="11"/>
  </w:num>
  <w:num w:numId="19">
    <w:abstractNumId w:val="17"/>
  </w:num>
  <w:num w:numId="20">
    <w:abstractNumId w:val="34"/>
  </w:num>
  <w:num w:numId="21">
    <w:abstractNumId w:val="31"/>
  </w:num>
  <w:num w:numId="22">
    <w:abstractNumId w:val="32"/>
  </w:num>
  <w:num w:numId="23">
    <w:abstractNumId w:val="8"/>
  </w:num>
  <w:num w:numId="24">
    <w:abstractNumId w:val="19"/>
  </w:num>
  <w:num w:numId="25">
    <w:abstractNumId w:val="3"/>
  </w:num>
  <w:num w:numId="26">
    <w:abstractNumId w:val="13"/>
  </w:num>
  <w:num w:numId="27">
    <w:abstractNumId w:val="5"/>
  </w:num>
  <w:num w:numId="28">
    <w:abstractNumId w:val="29"/>
  </w:num>
  <w:num w:numId="29">
    <w:abstractNumId w:val="7"/>
  </w:num>
  <w:num w:numId="30">
    <w:abstractNumId w:val="18"/>
  </w:num>
  <w:num w:numId="31">
    <w:abstractNumId w:val="26"/>
  </w:num>
  <w:num w:numId="32">
    <w:abstractNumId w:val="10"/>
  </w:num>
  <w:num w:numId="33">
    <w:abstractNumId w:val="15"/>
  </w:num>
  <w:num w:numId="34">
    <w:abstractNumId w:val="12"/>
  </w:num>
  <w:num w:numId="35">
    <w:abstractNumId w:val="21"/>
  </w:num>
  <w:num w:numId="36">
    <w:abstractNumId w:val="14"/>
  </w:num>
  <w:num w:numId="37">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O Qinlong">
    <w15:presenceInfo w15:providerId="None" w15:userId="GUO Qin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E5"/>
    <w:rsid w:val="00006F54"/>
    <w:rsid w:val="000172A9"/>
    <w:rsid w:val="00023EE8"/>
    <w:rsid w:val="0004028E"/>
    <w:rsid w:val="00046051"/>
    <w:rsid w:val="0004660C"/>
    <w:rsid w:val="0005086F"/>
    <w:rsid w:val="00072EB1"/>
    <w:rsid w:val="00073B4B"/>
    <w:rsid w:val="000864DC"/>
    <w:rsid w:val="001151FF"/>
    <w:rsid w:val="00141694"/>
    <w:rsid w:val="00144AF3"/>
    <w:rsid w:val="001672C1"/>
    <w:rsid w:val="001744DC"/>
    <w:rsid w:val="001A569F"/>
    <w:rsid w:val="001D6F12"/>
    <w:rsid w:val="001E56BD"/>
    <w:rsid w:val="00202DF6"/>
    <w:rsid w:val="00203E7F"/>
    <w:rsid w:val="002130D6"/>
    <w:rsid w:val="00213CDA"/>
    <w:rsid w:val="00230329"/>
    <w:rsid w:val="00261A7C"/>
    <w:rsid w:val="002C4E98"/>
    <w:rsid w:val="002D5FBF"/>
    <w:rsid w:val="002F599D"/>
    <w:rsid w:val="00311419"/>
    <w:rsid w:val="00320CA8"/>
    <w:rsid w:val="00323210"/>
    <w:rsid w:val="00326D39"/>
    <w:rsid w:val="00335B94"/>
    <w:rsid w:val="00347136"/>
    <w:rsid w:val="00356240"/>
    <w:rsid w:val="00356319"/>
    <w:rsid w:val="00360EFD"/>
    <w:rsid w:val="00367A10"/>
    <w:rsid w:val="0037318C"/>
    <w:rsid w:val="003A279F"/>
    <w:rsid w:val="003B647A"/>
    <w:rsid w:val="003D5CF7"/>
    <w:rsid w:val="003E5B83"/>
    <w:rsid w:val="003F0A43"/>
    <w:rsid w:val="003F2822"/>
    <w:rsid w:val="00400648"/>
    <w:rsid w:val="004006BE"/>
    <w:rsid w:val="00415653"/>
    <w:rsid w:val="00441B7B"/>
    <w:rsid w:val="00447A91"/>
    <w:rsid w:val="00462C4E"/>
    <w:rsid w:val="00486E46"/>
    <w:rsid w:val="00495F7F"/>
    <w:rsid w:val="00497A66"/>
    <w:rsid w:val="004A0113"/>
    <w:rsid w:val="004B2759"/>
    <w:rsid w:val="0050442F"/>
    <w:rsid w:val="00520CEC"/>
    <w:rsid w:val="00524BA2"/>
    <w:rsid w:val="00525B68"/>
    <w:rsid w:val="0053305B"/>
    <w:rsid w:val="005544BB"/>
    <w:rsid w:val="00580BEC"/>
    <w:rsid w:val="0058276F"/>
    <w:rsid w:val="005D0349"/>
    <w:rsid w:val="005D1A09"/>
    <w:rsid w:val="005E5138"/>
    <w:rsid w:val="0060146E"/>
    <w:rsid w:val="006158C6"/>
    <w:rsid w:val="00635E98"/>
    <w:rsid w:val="00650E18"/>
    <w:rsid w:val="00656F22"/>
    <w:rsid w:val="0066748A"/>
    <w:rsid w:val="00670FD9"/>
    <w:rsid w:val="006A5B7D"/>
    <w:rsid w:val="006C3C47"/>
    <w:rsid w:val="006D7363"/>
    <w:rsid w:val="007125DF"/>
    <w:rsid w:val="00721859"/>
    <w:rsid w:val="00731900"/>
    <w:rsid w:val="00736D98"/>
    <w:rsid w:val="00747CC9"/>
    <w:rsid w:val="007573AE"/>
    <w:rsid w:val="007607F0"/>
    <w:rsid w:val="00797470"/>
    <w:rsid w:val="007A31E8"/>
    <w:rsid w:val="007C3560"/>
    <w:rsid w:val="007E14B3"/>
    <w:rsid w:val="007F23F8"/>
    <w:rsid w:val="007F666D"/>
    <w:rsid w:val="0080083D"/>
    <w:rsid w:val="00805BE1"/>
    <w:rsid w:val="008322EA"/>
    <w:rsid w:val="00834E2C"/>
    <w:rsid w:val="00864757"/>
    <w:rsid w:val="00867769"/>
    <w:rsid w:val="0087179F"/>
    <w:rsid w:val="0089233F"/>
    <w:rsid w:val="00894232"/>
    <w:rsid w:val="008A28CC"/>
    <w:rsid w:val="008B01F3"/>
    <w:rsid w:val="008C72BD"/>
    <w:rsid w:val="00950C27"/>
    <w:rsid w:val="00953074"/>
    <w:rsid w:val="00955EB4"/>
    <w:rsid w:val="00981D55"/>
    <w:rsid w:val="009B59EC"/>
    <w:rsid w:val="009C0D3E"/>
    <w:rsid w:val="009C6D22"/>
    <w:rsid w:val="009D7CFF"/>
    <w:rsid w:val="00A35453"/>
    <w:rsid w:val="00A479D7"/>
    <w:rsid w:val="00A703F0"/>
    <w:rsid w:val="00AB0F19"/>
    <w:rsid w:val="00AC0C41"/>
    <w:rsid w:val="00AF64E4"/>
    <w:rsid w:val="00B20990"/>
    <w:rsid w:val="00B21B74"/>
    <w:rsid w:val="00B22DCE"/>
    <w:rsid w:val="00B358E5"/>
    <w:rsid w:val="00B62C0F"/>
    <w:rsid w:val="00BF3343"/>
    <w:rsid w:val="00C25157"/>
    <w:rsid w:val="00C72E9B"/>
    <w:rsid w:val="00C74EEC"/>
    <w:rsid w:val="00CD3785"/>
    <w:rsid w:val="00CF6361"/>
    <w:rsid w:val="00D1278A"/>
    <w:rsid w:val="00D1321A"/>
    <w:rsid w:val="00D158C4"/>
    <w:rsid w:val="00D371B8"/>
    <w:rsid w:val="00D539A0"/>
    <w:rsid w:val="00D63593"/>
    <w:rsid w:val="00D74276"/>
    <w:rsid w:val="00D93EF3"/>
    <w:rsid w:val="00DC3B8F"/>
    <w:rsid w:val="00DE2768"/>
    <w:rsid w:val="00DF331A"/>
    <w:rsid w:val="00E32167"/>
    <w:rsid w:val="00E6721B"/>
    <w:rsid w:val="00EA057C"/>
    <w:rsid w:val="00EF480A"/>
    <w:rsid w:val="00EF50FA"/>
    <w:rsid w:val="00F11991"/>
    <w:rsid w:val="00F14404"/>
    <w:rsid w:val="00F27B26"/>
    <w:rsid w:val="00F4097A"/>
    <w:rsid w:val="00F430B3"/>
    <w:rsid w:val="00F503F2"/>
    <w:rsid w:val="00FA2314"/>
    <w:rsid w:val="00FB7BE6"/>
    <w:rsid w:val="00FC4843"/>
    <w:rsid w:val="00FD7981"/>
    <w:rsid w:val="00FF3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CA8D6A-8625-44DD-B8B3-57CAD4EE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28CC"/>
    <w:pPr>
      <w:widowControl w:val="0"/>
      <w:jc w:val="both"/>
    </w:pPr>
  </w:style>
  <w:style w:type="paragraph" w:styleId="1">
    <w:name w:val="heading 1"/>
    <w:basedOn w:val="a"/>
    <w:next w:val="a"/>
    <w:link w:val="1Char"/>
    <w:uiPriority w:val="9"/>
    <w:qFormat/>
    <w:rsid w:val="008A28CC"/>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8A28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A28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A28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A28CC"/>
    <w:rPr>
      <w:sz w:val="18"/>
      <w:szCs w:val="18"/>
    </w:rPr>
  </w:style>
  <w:style w:type="paragraph" w:styleId="a4">
    <w:name w:val="footer"/>
    <w:basedOn w:val="a"/>
    <w:link w:val="Char0"/>
    <w:uiPriority w:val="99"/>
    <w:unhideWhenUsed/>
    <w:rsid w:val="008A28CC"/>
    <w:pPr>
      <w:tabs>
        <w:tab w:val="center" w:pos="4153"/>
        <w:tab w:val="right" w:pos="8306"/>
      </w:tabs>
      <w:snapToGrid w:val="0"/>
      <w:jc w:val="left"/>
    </w:pPr>
    <w:rPr>
      <w:sz w:val="18"/>
      <w:szCs w:val="18"/>
    </w:rPr>
  </w:style>
  <w:style w:type="character" w:customStyle="1" w:styleId="Char0">
    <w:name w:val="页脚 Char"/>
    <w:basedOn w:val="a0"/>
    <w:link w:val="a4"/>
    <w:uiPriority w:val="99"/>
    <w:rsid w:val="008A28CC"/>
    <w:rPr>
      <w:sz w:val="18"/>
      <w:szCs w:val="18"/>
    </w:rPr>
  </w:style>
  <w:style w:type="character" w:customStyle="1" w:styleId="1Char">
    <w:name w:val="标题 1 Char"/>
    <w:basedOn w:val="a0"/>
    <w:link w:val="1"/>
    <w:uiPriority w:val="9"/>
    <w:rsid w:val="008A28CC"/>
    <w:rPr>
      <w:b/>
      <w:bCs/>
      <w:kern w:val="44"/>
      <w:sz w:val="44"/>
      <w:szCs w:val="44"/>
    </w:rPr>
  </w:style>
  <w:style w:type="character" w:customStyle="1" w:styleId="2Char">
    <w:name w:val="标题 2 Char"/>
    <w:basedOn w:val="a0"/>
    <w:link w:val="20"/>
    <w:uiPriority w:val="9"/>
    <w:rsid w:val="008A28C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A28CC"/>
    <w:rPr>
      <w:b/>
      <w:bCs/>
      <w:sz w:val="32"/>
      <w:szCs w:val="32"/>
    </w:rPr>
  </w:style>
  <w:style w:type="table" w:styleId="a5">
    <w:name w:val="Table Grid"/>
    <w:basedOn w:val="a1"/>
    <w:uiPriority w:val="59"/>
    <w:rsid w:val="008A28C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标题1"/>
    <w:basedOn w:val="a6"/>
    <w:rsid w:val="008A28CC"/>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a7">
    <w:name w:val="段落"/>
    <w:basedOn w:val="a"/>
    <w:rsid w:val="008A28CC"/>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6">
    <w:name w:val="Title"/>
    <w:basedOn w:val="a"/>
    <w:next w:val="a"/>
    <w:link w:val="Char1"/>
    <w:uiPriority w:val="10"/>
    <w:qFormat/>
    <w:rsid w:val="008A28C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A28CC"/>
    <w:rPr>
      <w:rFonts w:asciiTheme="majorHAnsi" w:eastAsia="宋体" w:hAnsiTheme="majorHAnsi" w:cstheme="majorBidi"/>
      <w:b/>
      <w:bCs/>
      <w:sz w:val="32"/>
      <w:szCs w:val="32"/>
    </w:rPr>
  </w:style>
  <w:style w:type="character" w:styleId="a8">
    <w:name w:val="Hyperlink"/>
    <w:aliases w:val="超级链接"/>
    <w:basedOn w:val="a0"/>
    <w:uiPriority w:val="99"/>
    <w:rsid w:val="008A28CC"/>
    <w:rPr>
      <w:color w:val="0000FF"/>
      <w:u w:val="single"/>
    </w:rPr>
  </w:style>
  <w:style w:type="paragraph" w:styleId="11">
    <w:name w:val="toc 1"/>
    <w:basedOn w:val="a"/>
    <w:next w:val="a"/>
    <w:autoRedefine/>
    <w:uiPriority w:val="39"/>
    <w:rsid w:val="008A28CC"/>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1">
    <w:name w:val="toc 2"/>
    <w:basedOn w:val="a"/>
    <w:next w:val="a"/>
    <w:autoRedefine/>
    <w:uiPriority w:val="39"/>
    <w:rsid w:val="008A28CC"/>
    <w:pPr>
      <w:tabs>
        <w:tab w:val="right" w:leader="dot" w:pos="8268"/>
      </w:tabs>
      <w:adjustRightInd w:val="0"/>
      <w:spacing w:line="420" w:lineRule="atLeast"/>
      <w:ind w:leftChars="100" w:left="260"/>
      <w:jc w:val="left"/>
      <w:textAlignment w:val="baseline"/>
    </w:pPr>
    <w:rPr>
      <w:rFonts w:ascii="Times New Roman" w:eastAsia="宋体" w:hAnsi="Times New Roman" w:cs="Times New Roman"/>
      <w:color w:val="000000"/>
      <w:spacing w:val="10"/>
      <w:kern w:val="0"/>
      <w:sz w:val="24"/>
      <w:szCs w:val="20"/>
    </w:rPr>
  </w:style>
  <w:style w:type="paragraph" w:styleId="30">
    <w:name w:val="toc 3"/>
    <w:basedOn w:val="a"/>
    <w:next w:val="a"/>
    <w:autoRedefine/>
    <w:uiPriority w:val="39"/>
    <w:rsid w:val="008A28CC"/>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9">
    <w:name w:val="缩写表"/>
    <w:basedOn w:val="11"/>
    <w:rsid w:val="008A28CC"/>
    <w:pPr>
      <w:tabs>
        <w:tab w:val="clear" w:pos="8268"/>
      </w:tabs>
      <w:spacing w:before="0" w:after="120"/>
    </w:pPr>
    <w:rPr>
      <w:rFonts w:eastAsia="宋体"/>
      <w:color w:val="auto"/>
    </w:rPr>
  </w:style>
  <w:style w:type="paragraph" w:customStyle="1" w:styleId="22">
    <w:name w:val="标题2"/>
    <w:basedOn w:val="a6"/>
    <w:rsid w:val="008A28CC"/>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12">
    <w:name w:val="论文的标题1"/>
    <w:basedOn w:val="1"/>
    <w:qFormat/>
    <w:rsid w:val="008A28CC"/>
    <w:pPr>
      <w:keepNext w:val="0"/>
      <w:keepLines w:val="0"/>
      <w:widowControl/>
      <w:adjustRightInd w:val="0"/>
      <w:spacing w:before="480" w:after="360" w:line="240" w:lineRule="auto"/>
      <w:jc w:val="center"/>
    </w:pPr>
    <w:rPr>
      <w:rFonts w:ascii="黑体" w:eastAsia="黑体" w:hAnsi="黑体"/>
      <w:sz w:val="32"/>
      <w:szCs w:val="32"/>
    </w:rPr>
  </w:style>
  <w:style w:type="paragraph" w:customStyle="1" w:styleId="2">
    <w:name w:val="2论文"/>
    <w:basedOn w:val="20"/>
    <w:link w:val="2Char0"/>
    <w:qFormat/>
    <w:rsid w:val="008A28CC"/>
    <w:pPr>
      <w:numPr>
        <w:ilvl w:val="1"/>
        <w:numId w:val="1"/>
      </w:numPr>
      <w:spacing w:before="480" w:after="120" w:line="400" w:lineRule="exact"/>
    </w:pPr>
    <w:rPr>
      <w:rFonts w:ascii="黑体" w:eastAsia="黑体" w:hAnsi="黑体"/>
      <w:b w:val="0"/>
      <w:sz w:val="28"/>
      <w:szCs w:val="28"/>
    </w:rPr>
  </w:style>
  <w:style w:type="paragraph" w:customStyle="1" w:styleId="31">
    <w:name w:val="3论文"/>
    <w:basedOn w:val="3"/>
    <w:qFormat/>
    <w:rsid w:val="008A28CC"/>
    <w:pPr>
      <w:spacing w:before="240" w:after="120" w:line="400" w:lineRule="exact"/>
      <w:jc w:val="left"/>
    </w:pPr>
    <w:rPr>
      <w:rFonts w:ascii="黑体" w:eastAsia="黑体" w:hAnsi="黑体"/>
      <w:b w:val="0"/>
      <w:sz w:val="26"/>
      <w:szCs w:val="26"/>
    </w:rPr>
  </w:style>
  <w:style w:type="character" w:customStyle="1" w:styleId="2Char0">
    <w:name w:val="2论文 Char"/>
    <w:basedOn w:val="2Char"/>
    <w:link w:val="2"/>
    <w:rsid w:val="008A28CC"/>
    <w:rPr>
      <w:rFonts w:ascii="黑体" w:eastAsia="黑体" w:hAnsi="黑体" w:cstheme="majorBidi"/>
      <w:b w:val="0"/>
      <w:bCs/>
      <w:sz w:val="28"/>
      <w:szCs w:val="28"/>
    </w:rPr>
  </w:style>
  <w:style w:type="paragraph" w:styleId="aa">
    <w:name w:val="List Paragraph"/>
    <w:basedOn w:val="a"/>
    <w:uiPriority w:val="34"/>
    <w:qFormat/>
    <w:rsid w:val="008A28CC"/>
    <w:pPr>
      <w:ind w:firstLineChars="200" w:firstLine="420"/>
    </w:pPr>
  </w:style>
  <w:style w:type="paragraph" w:customStyle="1" w:styleId="ab">
    <w:name w:val="开题报告_正文"/>
    <w:basedOn w:val="a"/>
    <w:link w:val="Char2"/>
    <w:qFormat/>
    <w:rsid w:val="008A28CC"/>
    <w:pPr>
      <w:spacing w:beforeLines="50" w:before="156" w:afterLines="50" w:after="156"/>
      <w:ind w:firstLineChars="200" w:firstLine="480"/>
    </w:pPr>
    <w:rPr>
      <w:rFonts w:asciiTheme="minorEastAsia" w:hAnsiTheme="minorEastAsia"/>
      <w:sz w:val="24"/>
      <w:szCs w:val="24"/>
    </w:rPr>
  </w:style>
  <w:style w:type="character" w:customStyle="1" w:styleId="Char2">
    <w:name w:val="开题报告_正文 Char"/>
    <w:basedOn w:val="a0"/>
    <w:link w:val="ab"/>
    <w:rsid w:val="008A28CC"/>
    <w:rPr>
      <w:rFonts w:asciiTheme="minorEastAsia" w:hAnsiTheme="minorEastAsia"/>
      <w:sz w:val="24"/>
      <w:szCs w:val="24"/>
    </w:rPr>
  </w:style>
  <w:style w:type="paragraph" w:styleId="ac">
    <w:name w:val="caption"/>
    <w:basedOn w:val="a"/>
    <w:next w:val="a"/>
    <w:link w:val="Char3"/>
    <w:uiPriority w:val="35"/>
    <w:unhideWhenUsed/>
    <w:qFormat/>
    <w:rsid w:val="008A28CC"/>
    <w:rPr>
      <w:rFonts w:asciiTheme="majorHAnsi" w:eastAsia="黑体" w:hAnsiTheme="majorHAnsi" w:cstheme="majorBidi"/>
      <w:sz w:val="20"/>
      <w:szCs w:val="20"/>
    </w:rPr>
  </w:style>
  <w:style w:type="character" w:customStyle="1" w:styleId="Char3">
    <w:name w:val="题注 Char"/>
    <w:basedOn w:val="a0"/>
    <w:link w:val="ac"/>
    <w:uiPriority w:val="35"/>
    <w:rsid w:val="008A28CC"/>
    <w:rPr>
      <w:rFonts w:asciiTheme="majorHAnsi" w:eastAsia="黑体" w:hAnsiTheme="majorHAnsi" w:cstheme="majorBidi"/>
      <w:sz w:val="20"/>
      <w:szCs w:val="20"/>
    </w:rPr>
  </w:style>
  <w:style w:type="character" w:styleId="ad">
    <w:name w:val="Placeholder Text"/>
    <w:basedOn w:val="a0"/>
    <w:uiPriority w:val="99"/>
    <w:semiHidden/>
    <w:rsid w:val="008A28CC"/>
    <w:rPr>
      <w:color w:val="808080"/>
    </w:rPr>
  </w:style>
  <w:style w:type="paragraph" w:styleId="TOC">
    <w:name w:val="TOC Heading"/>
    <w:basedOn w:val="1"/>
    <w:next w:val="a"/>
    <w:uiPriority w:val="39"/>
    <w:semiHidden/>
    <w:unhideWhenUsed/>
    <w:qFormat/>
    <w:rsid w:val="008A28CC"/>
    <w:pPr>
      <w:outlineLvl w:val="9"/>
    </w:pPr>
  </w:style>
  <w:style w:type="paragraph" w:styleId="ae">
    <w:name w:val="Balloon Text"/>
    <w:basedOn w:val="a"/>
    <w:link w:val="Char4"/>
    <w:uiPriority w:val="99"/>
    <w:semiHidden/>
    <w:unhideWhenUsed/>
    <w:rsid w:val="00DE2768"/>
    <w:rPr>
      <w:sz w:val="18"/>
      <w:szCs w:val="18"/>
    </w:rPr>
  </w:style>
  <w:style w:type="character" w:customStyle="1" w:styleId="Char4">
    <w:name w:val="批注框文本 Char"/>
    <w:basedOn w:val="a0"/>
    <w:link w:val="ae"/>
    <w:uiPriority w:val="99"/>
    <w:semiHidden/>
    <w:rsid w:val="00DE27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20</Pages>
  <Words>2743</Words>
  <Characters>15641</Characters>
  <Application>Microsoft Office Word</Application>
  <DocSecurity>0</DocSecurity>
  <Lines>130</Lines>
  <Paragraphs>36</Paragraphs>
  <ScaleCrop>false</ScaleCrop>
  <Company/>
  <LinksUpToDate>false</LinksUpToDate>
  <CharactersWithSpaces>18348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Qinlong</dc:creator>
  <cp:keywords/>
  <dc:description/>
  <cp:lastModifiedBy>GUO Qinlong</cp:lastModifiedBy>
  <cp:revision>123</cp:revision>
  <dcterms:created xsi:type="dcterms:W3CDTF">2015-05-05T02:38:00Z</dcterms:created>
  <dcterms:modified xsi:type="dcterms:W3CDTF">2015-05-14T07:16:00Z</dcterms:modified>
</cp:coreProperties>
</file>